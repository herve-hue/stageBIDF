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69B99" w14:textId="77777777" w:rsidR="007A00A4" w:rsidRDefault="007A00A4">
      <w:pPr>
        <w:spacing w:before="80" w:after="80"/>
        <w:ind w:left="-1418" w:right="-1440"/>
        <w:jc w:val="both"/>
        <w:pPrChange w:id="0" w:author="Ir Nicole" w:date="2026-06-19T12:38:00Z">
          <w:pPr>
            <w:spacing w:before="80" w:after="80"/>
          </w:pPr>
        </w:pPrChange>
      </w:pPr>
    </w:p>
    <w:p w14:paraId="630C26E7" w14:textId="77777777" w:rsidR="007A00A4" w:rsidRDefault="007A00A4">
      <w:pPr>
        <w:spacing w:before="80" w:after="80"/>
        <w:jc w:val="both"/>
        <w:pPrChange w:id="1" w:author="Ir Nicole" w:date="2026-06-19T12:38:00Z">
          <w:pPr>
            <w:spacing w:before="80" w:after="80"/>
          </w:pPr>
        </w:pPrChange>
      </w:pPr>
    </w:p>
    <w:p w14:paraId="643D6274" w14:textId="77777777" w:rsidR="007A00A4" w:rsidRDefault="007A00A4">
      <w:pPr>
        <w:spacing w:before="80" w:after="80"/>
        <w:jc w:val="both"/>
        <w:pPrChange w:id="2" w:author="Ir Nicole" w:date="2026-06-19T12:38:00Z">
          <w:pPr>
            <w:spacing w:before="80" w:after="80"/>
          </w:pPr>
        </w:pPrChange>
      </w:pPr>
    </w:p>
    <w:p w14:paraId="21F6E39E" w14:textId="77777777" w:rsidR="007A00A4" w:rsidRDefault="007A00A4">
      <w:pPr>
        <w:pBdr>
          <w:bottom w:val="single" w:sz="6" w:space="0" w:color="FFFFFF"/>
        </w:pBdr>
        <w:shd w:val="clear" w:color="auto" w:fill="1B3A6B"/>
        <w:jc w:val="both"/>
        <w:pPrChange w:id="3" w:author="Ir Nicole" w:date="2026-06-19T12:38:00Z">
          <w:pPr>
            <w:pBdr>
              <w:bottom w:val="single" w:sz="6" w:space="0" w:color="FFFFFF"/>
            </w:pBdr>
            <w:shd w:val="clear" w:color="auto" w:fill="1B3A6B"/>
            <w:jc w:val="center"/>
          </w:pPr>
        </w:pPrChange>
      </w:pPr>
    </w:p>
    <w:p w14:paraId="1786F852" w14:textId="77777777" w:rsidR="007A00A4" w:rsidRDefault="004362B5">
      <w:pPr>
        <w:shd w:val="clear" w:color="auto" w:fill="1B3A6B"/>
        <w:spacing w:before="40" w:after="40"/>
        <w:jc w:val="both"/>
        <w:pPrChange w:id="4" w:author="Ir Nicole" w:date="2026-06-19T12:38:00Z">
          <w:pPr>
            <w:shd w:val="clear" w:color="auto" w:fill="1B3A6B"/>
            <w:spacing w:before="40" w:after="40"/>
            <w:jc w:val="center"/>
          </w:pPr>
        </w:pPrChange>
      </w:pPr>
      <w:r>
        <w:rPr>
          <w:b/>
          <w:bCs/>
          <w:color w:val="FFFFFF"/>
          <w:sz w:val="40"/>
          <w:szCs w:val="40"/>
        </w:rPr>
        <w:t>ETUDE DE FAISABILITE</w:t>
      </w:r>
    </w:p>
    <w:p w14:paraId="2FF1260D" w14:textId="77777777" w:rsidR="007A00A4" w:rsidRDefault="007A00A4">
      <w:pPr>
        <w:shd w:val="clear" w:color="auto" w:fill="1B3A6B"/>
        <w:spacing w:after="60"/>
        <w:jc w:val="both"/>
        <w:pPrChange w:id="5" w:author="Ir Nicole" w:date="2026-06-19T12:38:00Z">
          <w:pPr>
            <w:shd w:val="clear" w:color="auto" w:fill="1B3A6B"/>
            <w:spacing w:after="60"/>
            <w:jc w:val="center"/>
          </w:pPr>
        </w:pPrChange>
      </w:pPr>
    </w:p>
    <w:p w14:paraId="514D8668" w14:textId="77777777" w:rsidR="007A00A4" w:rsidRDefault="007A00A4">
      <w:pPr>
        <w:spacing w:before="80" w:after="80"/>
        <w:jc w:val="both"/>
        <w:pPrChange w:id="6" w:author="Ir Nicole" w:date="2026-06-19T12:38:00Z">
          <w:pPr>
            <w:spacing w:before="80" w:after="80"/>
          </w:pPr>
        </w:pPrChange>
      </w:pPr>
    </w:p>
    <w:p w14:paraId="262A1AC6" w14:textId="77777777" w:rsidR="007A00A4" w:rsidRDefault="007A00A4">
      <w:pPr>
        <w:spacing w:before="80" w:after="80"/>
        <w:jc w:val="both"/>
        <w:pPrChange w:id="7" w:author="Ir Nicole" w:date="2026-06-19T12:38:00Z">
          <w:pPr>
            <w:spacing w:before="80" w:after="80"/>
          </w:pPr>
        </w:pPrChange>
      </w:pPr>
    </w:p>
    <w:p w14:paraId="3851F359" w14:textId="77777777" w:rsidR="007A00A4" w:rsidRDefault="004362B5">
      <w:pPr>
        <w:spacing w:before="200" w:after="200"/>
        <w:jc w:val="both"/>
        <w:pPrChange w:id="8" w:author="Ir Nicole" w:date="2026-06-19T12:38:00Z">
          <w:pPr>
            <w:spacing w:before="200" w:after="200"/>
            <w:jc w:val="center"/>
          </w:pPr>
        </w:pPrChange>
      </w:pPr>
      <w:r>
        <w:rPr>
          <w:b/>
          <w:bCs/>
          <w:color w:val="1B3A6B"/>
          <w:sz w:val="36"/>
          <w:szCs w:val="36"/>
        </w:rPr>
        <w:t>PROJET DE CONCEPTION ET DEVELOPPEMENT D'UN</w:t>
      </w:r>
    </w:p>
    <w:p w14:paraId="3AF179DE" w14:textId="77777777" w:rsidR="007A00A4" w:rsidRDefault="004362B5">
      <w:pPr>
        <w:spacing w:after="200"/>
        <w:jc w:val="both"/>
        <w:pPrChange w:id="9" w:author="Ir Nicole" w:date="2026-06-19T12:38:00Z">
          <w:pPr>
            <w:spacing w:after="200"/>
            <w:jc w:val="center"/>
          </w:pPr>
        </w:pPrChange>
      </w:pPr>
      <w:r>
        <w:rPr>
          <w:b/>
          <w:bCs/>
          <w:color w:val="1B3A6B"/>
          <w:sz w:val="36"/>
          <w:szCs w:val="36"/>
        </w:rPr>
        <w:t>SYSTEME INTELLIGENT DE GESTION DES PRESENCES</w:t>
      </w:r>
    </w:p>
    <w:p w14:paraId="5CDD2000" w14:textId="77777777" w:rsidR="007A00A4" w:rsidRDefault="004362B5">
      <w:pPr>
        <w:spacing w:after="200"/>
        <w:jc w:val="both"/>
        <w:pPrChange w:id="10" w:author="Ir Nicole" w:date="2026-06-19T12:38:00Z">
          <w:pPr>
            <w:spacing w:after="200"/>
            <w:jc w:val="center"/>
          </w:pPr>
        </w:pPrChange>
      </w:pPr>
      <w:r>
        <w:rPr>
          <w:b/>
          <w:bCs/>
          <w:color w:val="2E6DB4"/>
          <w:sz w:val="32"/>
          <w:szCs w:val="32"/>
        </w:rPr>
        <w:t>PAR BIOMETRIE</w:t>
      </w:r>
    </w:p>
    <w:p w14:paraId="2A217E7C" w14:textId="77777777" w:rsidR="007A00A4" w:rsidRDefault="004362B5">
      <w:pPr>
        <w:spacing w:after="400"/>
        <w:jc w:val="both"/>
        <w:pPrChange w:id="11" w:author="Ir Nicole" w:date="2026-06-19T12:38:00Z">
          <w:pPr>
            <w:spacing w:after="400"/>
            <w:jc w:val="center"/>
          </w:pPr>
        </w:pPrChange>
      </w:pPr>
      <w:r>
        <w:rPr>
          <w:color w:val="2E6DB4"/>
          <w:sz w:val="28"/>
          <w:szCs w:val="28"/>
        </w:rPr>
        <w:t>(Empreinte Digitale &amp; Reconnaissance Faciale)</w:t>
      </w:r>
    </w:p>
    <w:p w14:paraId="61FE36C2" w14:textId="77777777" w:rsidR="007A00A4" w:rsidRDefault="00997364">
      <w:pPr>
        <w:spacing w:after="200"/>
        <w:jc w:val="both"/>
        <w:pPrChange w:id="12" w:author="Ir Nicole" w:date="2026-06-19T12:38:00Z">
          <w:pPr>
            <w:spacing w:after="200"/>
            <w:jc w:val="center"/>
          </w:pPr>
        </w:pPrChange>
      </w:pPr>
      <w:r>
        <w:rPr>
          <w:i/>
          <w:iCs/>
          <w:color w:val="555555"/>
          <w:sz w:val="26"/>
          <w:szCs w:val="26"/>
        </w:rPr>
        <w:t>Déployé</w:t>
      </w:r>
      <w:r w:rsidR="004362B5">
        <w:rPr>
          <w:i/>
          <w:iCs/>
          <w:color w:val="555555"/>
          <w:sz w:val="26"/>
          <w:szCs w:val="26"/>
        </w:rPr>
        <w:t xml:space="preserve"> sur </w:t>
      </w:r>
      <w:proofErr w:type="spellStart"/>
      <w:r w:rsidR="004362B5">
        <w:rPr>
          <w:i/>
          <w:iCs/>
          <w:color w:val="555555"/>
          <w:sz w:val="26"/>
          <w:szCs w:val="26"/>
        </w:rPr>
        <w:t>Raspberry</w:t>
      </w:r>
      <w:proofErr w:type="spellEnd"/>
      <w:r w:rsidR="004362B5">
        <w:rPr>
          <w:i/>
          <w:iCs/>
          <w:color w:val="555555"/>
          <w:sz w:val="26"/>
          <w:szCs w:val="26"/>
        </w:rPr>
        <w:t xml:space="preserve"> Pi</w:t>
      </w:r>
    </w:p>
    <w:p w14:paraId="708796E7" w14:textId="77777777" w:rsidR="007A00A4" w:rsidRDefault="007A00A4">
      <w:pPr>
        <w:spacing w:before="80" w:after="80"/>
        <w:jc w:val="both"/>
        <w:pPrChange w:id="13" w:author="Ir Nicole" w:date="2026-06-19T12:38:00Z">
          <w:pPr>
            <w:spacing w:before="80" w:after="80"/>
          </w:pPr>
        </w:pPrChange>
      </w:pPr>
    </w:p>
    <w:p w14:paraId="1CB50160" w14:textId="77777777" w:rsidR="007A00A4" w:rsidRDefault="007A00A4">
      <w:pPr>
        <w:spacing w:before="80" w:after="80"/>
        <w:jc w:val="both"/>
        <w:pPrChange w:id="14" w:author="Ir Nicole" w:date="2026-06-19T12:38:00Z">
          <w:pPr>
            <w:spacing w:before="80" w:after="80"/>
          </w:pPr>
        </w:pPrChange>
      </w:pPr>
    </w:p>
    <w:p w14:paraId="67027140" w14:textId="77777777" w:rsidR="007A00A4" w:rsidRDefault="007A00A4">
      <w:pPr>
        <w:pBdr>
          <w:bottom w:val="single" w:sz="6" w:space="2" w:color="2E6DB4"/>
        </w:pBdr>
        <w:jc w:val="both"/>
        <w:pPrChange w:id="15" w:author="Ir Nicole" w:date="2026-06-19T12:38:00Z">
          <w:pPr>
            <w:pBdr>
              <w:bottom w:val="single" w:sz="6" w:space="2" w:color="2E6DB4"/>
            </w:pBdr>
            <w:jc w:val="center"/>
          </w:pPr>
        </w:pPrChange>
      </w:pPr>
    </w:p>
    <w:p w14:paraId="63BF98FD" w14:textId="77777777" w:rsidR="007A00A4" w:rsidRDefault="007A00A4">
      <w:pPr>
        <w:spacing w:before="80" w:after="80"/>
        <w:jc w:val="both"/>
        <w:pPrChange w:id="16" w:author="Ir Nicole" w:date="2026-06-19T12:38:00Z">
          <w:pPr>
            <w:spacing w:before="80" w:after="80"/>
          </w:pPr>
        </w:pPrChange>
      </w:pPr>
    </w:p>
    <w:p w14:paraId="485CFB99" w14:textId="77777777" w:rsidR="007A00A4" w:rsidRDefault="007A00A4">
      <w:pPr>
        <w:spacing w:before="80" w:after="80"/>
        <w:jc w:val="both"/>
        <w:pPrChange w:id="17" w:author="Ir Nicole" w:date="2026-06-19T12:38:00Z">
          <w:pPr>
            <w:spacing w:before="80" w:after="80"/>
          </w:pPr>
        </w:pPrChange>
      </w:pPr>
    </w:p>
    <w:p w14:paraId="322D06AF" w14:textId="77777777" w:rsidR="00143008" w:rsidRDefault="004362B5">
      <w:pPr>
        <w:jc w:val="both"/>
        <w:pPrChange w:id="18" w:author="Ir Nicole" w:date="2026-06-19T12:38:00Z">
          <w:pPr>
            <w:jc w:val="center"/>
          </w:pPr>
        </w:pPrChange>
      </w:pPr>
      <w:r>
        <w:rPr>
          <w:color w:val="444444"/>
        </w:rPr>
        <w:t>Secteur : Secteur Bancaire</w:t>
      </w:r>
    </w:p>
    <w:p w14:paraId="046622D9" w14:textId="17D555F8" w:rsidR="007A00A4" w:rsidRDefault="004362B5">
      <w:pPr>
        <w:jc w:val="both"/>
        <w:pPrChange w:id="19" w:author="Ir Nicole" w:date="2026-06-19T12:38:00Z">
          <w:pPr>
            <w:jc w:val="center"/>
          </w:pPr>
        </w:pPrChange>
      </w:pPr>
      <w:r>
        <w:rPr>
          <w:color w:val="444444"/>
        </w:rPr>
        <w:t xml:space="preserve">  Date</w:t>
      </w:r>
      <w:r w:rsidR="00997364">
        <w:rPr>
          <w:color w:val="444444"/>
        </w:rPr>
        <w:t xml:space="preserve"> : Juin</w:t>
      </w:r>
      <w:ins w:id="20" w:author="Ir Nicole" w:date="2026-06-19T11:23:00Z">
        <w:r w:rsidR="00ED2D47">
          <w:rPr>
            <w:color w:val="444444"/>
          </w:rPr>
          <w:t xml:space="preserve">-juillet </w:t>
        </w:r>
      </w:ins>
      <w:r w:rsidR="00997364">
        <w:rPr>
          <w:color w:val="444444"/>
        </w:rPr>
        <w:t xml:space="preserve"> 2026</w:t>
      </w:r>
      <w:r>
        <w:br w:type="page"/>
      </w:r>
    </w:p>
    <w:p w14:paraId="5D5385F1" w14:textId="77777777" w:rsidR="007A00A4" w:rsidRDefault="007A00A4">
      <w:pPr>
        <w:jc w:val="both"/>
        <w:sectPr w:rsidR="007A00A4">
          <w:pgSz w:w="11906" w:h="16838"/>
          <w:pgMar w:top="1440" w:right="1440" w:bottom="1440" w:left="1440" w:header="708" w:footer="708" w:gutter="0"/>
          <w:cols w:space="720"/>
          <w:docGrid w:linePitch="360"/>
        </w:sectPr>
        <w:pPrChange w:id="21" w:author="Ir Nicole" w:date="2026-06-19T12:38:00Z">
          <w:pPr/>
        </w:pPrChange>
      </w:pPr>
    </w:p>
    <w:p w14:paraId="684667B5" w14:textId="77777777" w:rsidR="007A00A4" w:rsidRDefault="004362B5">
      <w:pPr>
        <w:pStyle w:val="Titre1"/>
        <w:pBdr>
          <w:bottom w:val="single" w:sz="8" w:space="4" w:color="2E6DB4"/>
        </w:pBdr>
        <w:jc w:val="both"/>
        <w:pPrChange w:id="22" w:author="Ir Nicole" w:date="2026-06-19T12:38:00Z">
          <w:pPr>
            <w:pStyle w:val="Titre1"/>
            <w:pBdr>
              <w:bottom w:val="single" w:sz="8" w:space="4" w:color="2E6DB4"/>
            </w:pBdr>
          </w:pPr>
        </w:pPrChange>
      </w:pPr>
      <w:bookmarkStart w:id="23" w:name="_Toc232765072"/>
      <w:r>
        <w:lastRenderedPageBreak/>
        <w:t>TABLE DES MATIERES</w:t>
      </w:r>
      <w:bookmarkEnd w:id="23"/>
    </w:p>
    <w:sdt>
      <w:sdtPr>
        <w:alias w:val="Table des Matieres"/>
        <w:id w:val="-1308925749"/>
      </w:sdtPr>
      <w:sdtEndPr/>
      <w:sdtContent>
        <w:p w14:paraId="1506FCFA" w14:textId="0813E9D7" w:rsidR="007D4B2B" w:rsidRDefault="004362B5">
          <w:pPr>
            <w:pStyle w:val="TM1"/>
            <w:tabs>
              <w:tab w:val="right" w:leader="dot" w:pos="9304"/>
            </w:tabs>
            <w:jc w:val="both"/>
            <w:rPr>
              <w:ins w:id="24" w:author="Ir Nicole" w:date="2026-06-19T12:37:00Z"/>
              <w:rFonts w:asciiTheme="minorHAnsi" w:eastAsiaTheme="minorEastAsia" w:hAnsiTheme="minorHAnsi" w:cstheme="minorBidi"/>
              <w:noProof/>
              <w:lang w:val="en-US" w:eastAsia="en-US"/>
            </w:rPr>
            <w:pPrChange w:id="25" w:author="Ir Nicole" w:date="2026-06-19T12:38:00Z">
              <w:pPr>
                <w:pStyle w:val="TM1"/>
                <w:tabs>
                  <w:tab w:val="right" w:leader="dot" w:pos="9304"/>
                </w:tabs>
              </w:pPr>
            </w:pPrChange>
          </w:pPr>
          <w:r>
            <w:fldChar w:fldCharType="begin"/>
          </w:r>
          <w:r>
            <w:instrText>TOC \h \o "1-3" \t "Heading1,1,Heading2,2,Heading3,3"</w:instrText>
          </w:r>
          <w:r>
            <w:fldChar w:fldCharType="separate"/>
          </w:r>
          <w:ins w:id="26" w:author="Ir Nicole" w:date="2026-06-19T12:37:00Z">
            <w:r w:rsidR="007D4B2B" w:rsidRPr="00C46D83">
              <w:rPr>
                <w:rStyle w:val="Lienhypertexte"/>
                <w:noProof/>
              </w:rPr>
              <w:fldChar w:fldCharType="begin"/>
            </w:r>
            <w:r w:rsidR="007D4B2B" w:rsidRPr="00C46D83">
              <w:rPr>
                <w:rStyle w:val="Lienhypertexte"/>
                <w:noProof/>
              </w:rPr>
              <w:instrText xml:space="preserve"> </w:instrText>
            </w:r>
            <w:r w:rsidR="007D4B2B">
              <w:rPr>
                <w:noProof/>
              </w:rPr>
              <w:instrText>HYPERLINK \l "_Toc232765072"</w:instrText>
            </w:r>
            <w:r w:rsidR="007D4B2B" w:rsidRPr="00C46D83">
              <w:rPr>
                <w:rStyle w:val="Lienhypertexte"/>
                <w:noProof/>
              </w:rPr>
              <w:instrText xml:space="preserve"> </w:instrText>
            </w:r>
            <w:r w:rsidR="007D4B2B" w:rsidRPr="00C46D83">
              <w:rPr>
                <w:rStyle w:val="Lienhypertexte"/>
                <w:noProof/>
              </w:rPr>
              <w:fldChar w:fldCharType="separate"/>
            </w:r>
            <w:r w:rsidR="007D4B2B" w:rsidRPr="00C46D83">
              <w:rPr>
                <w:rStyle w:val="Lienhypertexte"/>
                <w:noProof/>
              </w:rPr>
              <w:t>TABLE DES MATIERES</w:t>
            </w:r>
            <w:r w:rsidR="007D4B2B">
              <w:rPr>
                <w:noProof/>
              </w:rPr>
              <w:tab/>
            </w:r>
            <w:r w:rsidR="007D4B2B">
              <w:rPr>
                <w:noProof/>
              </w:rPr>
              <w:fldChar w:fldCharType="begin"/>
            </w:r>
            <w:r w:rsidR="007D4B2B">
              <w:rPr>
                <w:noProof/>
              </w:rPr>
              <w:instrText xml:space="preserve"> PAGEREF _Toc232765072 \h </w:instrText>
            </w:r>
          </w:ins>
          <w:r w:rsidR="007D4B2B">
            <w:rPr>
              <w:noProof/>
            </w:rPr>
          </w:r>
          <w:r w:rsidR="007D4B2B">
            <w:rPr>
              <w:noProof/>
            </w:rPr>
            <w:fldChar w:fldCharType="separate"/>
          </w:r>
          <w:ins w:id="27" w:author="Ir Nicole" w:date="2026-06-19T12:37:00Z">
            <w:r w:rsidR="007D4B2B">
              <w:rPr>
                <w:noProof/>
              </w:rPr>
              <w:t>2</w:t>
            </w:r>
            <w:r w:rsidR="007D4B2B">
              <w:rPr>
                <w:noProof/>
              </w:rPr>
              <w:fldChar w:fldCharType="end"/>
            </w:r>
            <w:r w:rsidR="007D4B2B" w:rsidRPr="00C46D83">
              <w:rPr>
                <w:rStyle w:val="Lienhypertexte"/>
                <w:noProof/>
              </w:rPr>
              <w:fldChar w:fldCharType="end"/>
            </w:r>
          </w:ins>
        </w:p>
        <w:p w14:paraId="4823CEDF" w14:textId="74802276" w:rsidR="007D4B2B" w:rsidRDefault="007D4B2B">
          <w:pPr>
            <w:pStyle w:val="TM1"/>
            <w:tabs>
              <w:tab w:val="right" w:leader="dot" w:pos="9304"/>
            </w:tabs>
            <w:jc w:val="both"/>
            <w:rPr>
              <w:ins w:id="28" w:author="Ir Nicole" w:date="2026-06-19T12:37:00Z"/>
              <w:rFonts w:asciiTheme="minorHAnsi" w:eastAsiaTheme="minorEastAsia" w:hAnsiTheme="minorHAnsi" w:cstheme="minorBidi"/>
              <w:noProof/>
              <w:lang w:val="en-US" w:eastAsia="en-US"/>
            </w:rPr>
            <w:pPrChange w:id="29" w:author="Ir Nicole" w:date="2026-06-19T12:38:00Z">
              <w:pPr>
                <w:pStyle w:val="TM1"/>
                <w:tabs>
                  <w:tab w:val="right" w:leader="dot" w:pos="9304"/>
                </w:tabs>
              </w:pPr>
            </w:pPrChange>
          </w:pPr>
          <w:ins w:id="3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"_Toc232765073"</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1. RESUME EXECUTIF</w:t>
            </w:r>
            <w:r>
              <w:rPr>
                <w:noProof/>
              </w:rPr>
              <w:tab/>
            </w:r>
            <w:r>
              <w:rPr>
                <w:noProof/>
              </w:rPr>
              <w:fldChar w:fldCharType="begin"/>
            </w:r>
            <w:r>
              <w:rPr>
                <w:noProof/>
              </w:rPr>
              <w:instrText xml:space="preserve"> PAGEREF _Toc232765073 \h </w:instrText>
            </w:r>
          </w:ins>
          <w:r>
            <w:rPr>
              <w:noProof/>
            </w:rPr>
          </w:r>
          <w:r>
            <w:rPr>
              <w:noProof/>
            </w:rPr>
            <w:fldChar w:fldCharType="separate"/>
          </w:r>
          <w:ins w:id="31" w:author="Ir Nicole" w:date="2026-06-19T12:37:00Z">
            <w:r>
              <w:rPr>
                <w:noProof/>
              </w:rPr>
              <w:t>8</w:t>
            </w:r>
            <w:r>
              <w:rPr>
                <w:noProof/>
              </w:rPr>
              <w:fldChar w:fldCharType="end"/>
            </w:r>
            <w:r w:rsidRPr="00C46D83">
              <w:rPr>
                <w:rStyle w:val="Lienhypertexte"/>
                <w:noProof/>
              </w:rPr>
              <w:fldChar w:fldCharType="end"/>
            </w:r>
          </w:ins>
        </w:p>
        <w:p w14:paraId="20C428DD" w14:textId="687829B7" w:rsidR="007D4B2B" w:rsidRDefault="007D4B2B">
          <w:pPr>
            <w:pStyle w:val="TM1"/>
            <w:tabs>
              <w:tab w:val="right" w:leader="dot" w:pos="9304"/>
            </w:tabs>
            <w:jc w:val="both"/>
            <w:rPr>
              <w:ins w:id="32" w:author="Ir Nicole" w:date="2026-06-19T12:37:00Z"/>
              <w:rFonts w:asciiTheme="minorHAnsi" w:eastAsiaTheme="minorEastAsia" w:hAnsiTheme="minorHAnsi" w:cstheme="minorBidi"/>
              <w:noProof/>
              <w:lang w:val="en-US" w:eastAsia="en-US"/>
            </w:rPr>
            <w:pPrChange w:id="33" w:author="Ir Nicole" w:date="2026-06-19T12:38:00Z">
              <w:pPr>
                <w:pStyle w:val="TM1"/>
                <w:tabs>
                  <w:tab w:val="right" w:leader="dot" w:pos="9304"/>
                </w:tabs>
              </w:pPr>
            </w:pPrChange>
          </w:pPr>
          <w:ins w:id="3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"_Toc232765074"</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2. CONTEXTE ET PROBLEMATIQUE</w:t>
            </w:r>
            <w:r>
              <w:rPr>
                <w:noProof/>
              </w:rPr>
              <w:tab/>
            </w:r>
            <w:r>
              <w:rPr>
                <w:noProof/>
              </w:rPr>
              <w:fldChar w:fldCharType="begin"/>
            </w:r>
            <w:r>
              <w:rPr>
                <w:noProof/>
              </w:rPr>
              <w:instrText xml:space="preserve"> PAGEREF _Toc232765074 \h </w:instrText>
            </w:r>
          </w:ins>
          <w:r>
            <w:rPr>
              <w:noProof/>
            </w:rPr>
          </w:r>
          <w:r>
            <w:rPr>
              <w:noProof/>
            </w:rPr>
            <w:fldChar w:fldCharType="separate"/>
          </w:r>
          <w:ins w:id="35" w:author="Ir Nicole" w:date="2026-06-19T12:37:00Z">
            <w:r>
              <w:rPr>
                <w:noProof/>
              </w:rPr>
              <w:t>9</w:t>
            </w:r>
            <w:r>
              <w:rPr>
                <w:noProof/>
              </w:rPr>
              <w:fldChar w:fldCharType="end"/>
            </w:r>
            <w:r w:rsidRPr="00C46D83">
              <w:rPr>
                <w:rStyle w:val="Lienhypertexte"/>
                <w:noProof/>
              </w:rPr>
              <w:fldChar w:fldCharType="end"/>
            </w:r>
          </w:ins>
        </w:p>
        <w:p w14:paraId="206076AF" w14:textId="0DEECB8C" w:rsidR="007D4B2B" w:rsidRDefault="007D4B2B">
          <w:pPr>
            <w:pStyle w:val="TM2"/>
            <w:tabs>
              <w:tab w:val="right" w:leader="dot" w:pos="9304"/>
            </w:tabs>
            <w:jc w:val="both"/>
            <w:rPr>
              <w:ins w:id="36" w:author="Ir Nicole" w:date="2026-06-19T12:37:00Z"/>
              <w:rFonts w:asciiTheme="minorHAnsi" w:eastAsiaTheme="minorEastAsia" w:hAnsiTheme="minorHAnsi" w:cstheme="minorBidi"/>
              <w:noProof/>
              <w:lang w:val="en-US" w:eastAsia="en-US"/>
            </w:rPr>
            <w:pPrChange w:id="37" w:author="Ir Nicole" w:date="2026-06-19T12:38:00Z">
              <w:pPr>
                <w:pStyle w:val="TM2"/>
                <w:tabs>
                  <w:tab w:val="right" w:leader="dot" w:pos="9304"/>
                </w:tabs>
              </w:pPr>
            </w:pPrChange>
          </w:pPr>
          <w:ins w:id="3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"_Toc232765075"</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2.1. Contexte General</w:t>
            </w:r>
            <w:r>
              <w:rPr>
                <w:noProof/>
              </w:rPr>
              <w:tab/>
            </w:r>
            <w:r>
              <w:rPr>
                <w:noProof/>
              </w:rPr>
              <w:fldChar w:fldCharType="begin"/>
            </w:r>
            <w:r>
              <w:rPr>
                <w:noProof/>
              </w:rPr>
              <w:instrText xml:space="preserve"> PAGEREF _Toc232765075 \h </w:instrText>
            </w:r>
          </w:ins>
          <w:r>
            <w:rPr>
              <w:noProof/>
            </w:rPr>
          </w:r>
          <w:r>
            <w:rPr>
              <w:noProof/>
            </w:rPr>
            <w:fldChar w:fldCharType="separate"/>
          </w:r>
          <w:ins w:id="39" w:author="Ir Nicole" w:date="2026-06-19T12:37:00Z">
            <w:r>
              <w:rPr>
                <w:noProof/>
              </w:rPr>
              <w:t>9</w:t>
            </w:r>
            <w:r>
              <w:rPr>
                <w:noProof/>
              </w:rPr>
              <w:fldChar w:fldCharType="end"/>
            </w:r>
            <w:r w:rsidRPr="00C46D83">
              <w:rPr>
                <w:rStyle w:val="Lienhypertexte"/>
                <w:noProof/>
              </w:rPr>
              <w:fldChar w:fldCharType="end"/>
            </w:r>
          </w:ins>
        </w:p>
        <w:p w14:paraId="2FB5ED98" w14:textId="219F0B55" w:rsidR="007D4B2B" w:rsidRDefault="007D4B2B">
          <w:pPr>
            <w:pStyle w:val="TM2"/>
            <w:tabs>
              <w:tab w:val="right" w:leader="dot" w:pos="9304"/>
            </w:tabs>
            <w:jc w:val="both"/>
            <w:rPr>
              <w:ins w:id="40" w:author="Ir Nicole" w:date="2026-06-19T12:37:00Z"/>
              <w:rFonts w:asciiTheme="minorHAnsi" w:eastAsiaTheme="minorEastAsia" w:hAnsiTheme="minorHAnsi" w:cstheme="minorBidi"/>
              <w:noProof/>
              <w:lang w:val="en-US" w:eastAsia="en-US"/>
            </w:rPr>
            <w:pPrChange w:id="41" w:author="Ir Nicole" w:date="2026-06-19T12:38:00Z">
              <w:pPr>
                <w:pStyle w:val="TM2"/>
                <w:tabs>
                  <w:tab w:val="right" w:leader="dot" w:pos="9304"/>
                </w:tabs>
              </w:pPr>
            </w:pPrChange>
          </w:pPr>
          <w:ins w:id="4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"_Toc232765076"</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2.2. Problématique Identifiée</w:t>
            </w:r>
            <w:r>
              <w:rPr>
                <w:noProof/>
              </w:rPr>
              <w:tab/>
            </w:r>
            <w:r>
              <w:rPr>
                <w:noProof/>
              </w:rPr>
              <w:fldChar w:fldCharType="begin"/>
            </w:r>
            <w:r>
              <w:rPr>
                <w:noProof/>
              </w:rPr>
              <w:instrText xml:space="preserve"> PAGEREF _Toc232765076 \h </w:instrText>
            </w:r>
          </w:ins>
          <w:r>
            <w:rPr>
              <w:noProof/>
            </w:rPr>
          </w:r>
          <w:r>
            <w:rPr>
              <w:noProof/>
            </w:rPr>
            <w:fldChar w:fldCharType="separate"/>
          </w:r>
          <w:ins w:id="43" w:author="Ir Nicole" w:date="2026-06-19T12:37:00Z">
            <w:r>
              <w:rPr>
                <w:noProof/>
              </w:rPr>
              <w:t>9</w:t>
            </w:r>
            <w:r>
              <w:rPr>
                <w:noProof/>
              </w:rPr>
              <w:fldChar w:fldCharType="end"/>
            </w:r>
            <w:r w:rsidRPr="00C46D83">
              <w:rPr>
                <w:rStyle w:val="Lienhypertexte"/>
                <w:noProof/>
              </w:rPr>
              <w:fldChar w:fldCharType="end"/>
            </w:r>
          </w:ins>
        </w:p>
        <w:p w14:paraId="7168A7C6" w14:textId="42CFE6E0" w:rsidR="007D4B2B" w:rsidRDefault="007D4B2B">
          <w:pPr>
            <w:pStyle w:val="TM2"/>
            <w:tabs>
              <w:tab w:val="right" w:leader="dot" w:pos="9304"/>
            </w:tabs>
            <w:jc w:val="both"/>
            <w:rPr>
              <w:ins w:id="44" w:author="Ir Nicole" w:date="2026-06-19T12:37:00Z"/>
              <w:rFonts w:asciiTheme="minorHAnsi" w:eastAsiaTheme="minorEastAsia" w:hAnsiTheme="minorHAnsi" w:cstheme="minorBidi"/>
              <w:noProof/>
              <w:lang w:val="en-US" w:eastAsia="en-US"/>
            </w:rPr>
            <w:pPrChange w:id="45" w:author="Ir Nicole" w:date="2026-06-19T12:38:00Z">
              <w:pPr>
                <w:pStyle w:val="TM2"/>
                <w:tabs>
                  <w:tab w:val="right" w:leader="dot" w:pos="9304"/>
                </w:tabs>
              </w:pPr>
            </w:pPrChange>
          </w:pPr>
          <w:ins w:id="4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"_Toc232765077"</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2.3. Opportunité Technologique</w:t>
            </w:r>
            <w:r>
              <w:rPr>
                <w:noProof/>
              </w:rPr>
              <w:tab/>
            </w:r>
            <w:r>
              <w:rPr>
                <w:noProof/>
              </w:rPr>
              <w:fldChar w:fldCharType="begin"/>
            </w:r>
            <w:r>
              <w:rPr>
                <w:noProof/>
              </w:rPr>
              <w:instrText xml:space="preserve"> PAGEREF _Toc232765077 \h </w:instrText>
            </w:r>
          </w:ins>
          <w:r>
            <w:rPr>
              <w:noProof/>
            </w:rPr>
          </w:r>
          <w:r>
            <w:rPr>
              <w:noProof/>
            </w:rPr>
            <w:fldChar w:fldCharType="separate"/>
          </w:r>
          <w:ins w:id="47" w:author="Ir Nicole" w:date="2026-06-19T12:37:00Z">
            <w:r>
              <w:rPr>
                <w:noProof/>
              </w:rPr>
              <w:t>9</w:t>
            </w:r>
            <w:r>
              <w:rPr>
                <w:noProof/>
              </w:rPr>
              <w:fldChar w:fldCharType="end"/>
            </w:r>
            <w:r w:rsidRPr="00C46D83">
              <w:rPr>
                <w:rStyle w:val="Lienhypertexte"/>
                <w:noProof/>
              </w:rPr>
              <w:fldChar w:fldCharType="end"/>
            </w:r>
          </w:ins>
        </w:p>
        <w:p w14:paraId="56F942AD" w14:textId="3492CD2C" w:rsidR="007D4B2B" w:rsidRDefault="007D4B2B">
          <w:pPr>
            <w:pStyle w:val="TM1"/>
            <w:tabs>
              <w:tab w:val="right" w:leader="dot" w:pos="9304"/>
            </w:tabs>
            <w:jc w:val="both"/>
            <w:rPr>
              <w:ins w:id="48" w:author="Ir Nicole" w:date="2026-06-19T12:37:00Z"/>
              <w:rFonts w:asciiTheme="minorHAnsi" w:eastAsiaTheme="minorEastAsia" w:hAnsiTheme="minorHAnsi" w:cstheme="minorBidi"/>
              <w:noProof/>
              <w:lang w:val="en-US" w:eastAsia="en-US"/>
            </w:rPr>
            <w:pPrChange w:id="49" w:author="Ir Nicole" w:date="2026-06-19T12:38:00Z">
              <w:pPr>
                <w:pStyle w:val="TM1"/>
                <w:tabs>
                  <w:tab w:val="right" w:leader="dot" w:pos="9304"/>
                </w:tabs>
              </w:pPr>
            </w:pPrChange>
          </w:pPr>
          <w:ins w:id="5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"_Toc232765078"</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3. OBJECTIFS DU PROJET</w:t>
            </w:r>
            <w:r>
              <w:rPr>
                <w:noProof/>
              </w:rPr>
              <w:tab/>
            </w:r>
            <w:r>
              <w:rPr>
                <w:noProof/>
              </w:rPr>
              <w:fldChar w:fldCharType="begin"/>
            </w:r>
            <w:r>
              <w:rPr>
                <w:noProof/>
              </w:rPr>
              <w:instrText xml:space="preserve"> PAGEREF _Toc232765078 \h </w:instrText>
            </w:r>
          </w:ins>
          <w:r>
            <w:rPr>
              <w:noProof/>
            </w:rPr>
          </w:r>
          <w:r>
            <w:rPr>
              <w:noProof/>
            </w:rPr>
            <w:fldChar w:fldCharType="separate"/>
          </w:r>
          <w:ins w:id="51" w:author="Ir Nicole" w:date="2026-06-19T12:37:00Z">
            <w:r>
              <w:rPr>
                <w:noProof/>
              </w:rPr>
              <w:t>10</w:t>
            </w:r>
            <w:r>
              <w:rPr>
                <w:noProof/>
              </w:rPr>
              <w:fldChar w:fldCharType="end"/>
            </w:r>
            <w:r w:rsidRPr="00C46D83">
              <w:rPr>
                <w:rStyle w:val="Lienhypertexte"/>
                <w:noProof/>
              </w:rPr>
              <w:fldChar w:fldCharType="end"/>
            </w:r>
          </w:ins>
        </w:p>
        <w:p w14:paraId="337FC87B" w14:textId="55A16096" w:rsidR="007D4B2B" w:rsidRDefault="007D4B2B">
          <w:pPr>
            <w:pStyle w:val="TM2"/>
            <w:tabs>
              <w:tab w:val="right" w:leader="dot" w:pos="9304"/>
            </w:tabs>
            <w:jc w:val="both"/>
            <w:rPr>
              <w:ins w:id="52" w:author="Ir Nicole" w:date="2026-06-19T12:37:00Z"/>
              <w:rFonts w:asciiTheme="minorHAnsi" w:eastAsiaTheme="minorEastAsia" w:hAnsiTheme="minorHAnsi" w:cstheme="minorBidi"/>
              <w:noProof/>
              <w:lang w:val="en-US" w:eastAsia="en-US"/>
            </w:rPr>
            <w:pPrChange w:id="53" w:author="Ir Nicole" w:date="2026-06-19T12:38:00Z">
              <w:pPr>
                <w:pStyle w:val="TM2"/>
                <w:tabs>
                  <w:tab w:val="right" w:leader="dot" w:pos="9304"/>
                </w:tabs>
              </w:pPr>
            </w:pPrChange>
          </w:pPr>
          <w:ins w:id="5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"_Toc232765079"</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3.1. Objectif Général</w:t>
            </w:r>
            <w:r>
              <w:rPr>
                <w:noProof/>
              </w:rPr>
              <w:tab/>
            </w:r>
            <w:r>
              <w:rPr>
                <w:noProof/>
              </w:rPr>
              <w:fldChar w:fldCharType="begin"/>
            </w:r>
            <w:r>
              <w:rPr>
                <w:noProof/>
              </w:rPr>
              <w:instrText xml:space="preserve"> PAGEREF _Toc232765079 \h </w:instrText>
            </w:r>
          </w:ins>
          <w:r>
            <w:rPr>
              <w:noProof/>
            </w:rPr>
          </w:r>
          <w:r>
            <w:rPr>
              <w:noProof/>
            </w:rPr>
            <w:fldChar w:fldCharType="separate"/>
          </w:r>
          <w:ins w:id="55" w:author="Ir Nicole" w:date="2026-06-19T12:37:00Z">
            <w:r>
              <w:rPr>
                <w:noProof/>
              </w:rPr>
              <w:t>10</w:t>
            </w:r>
            <w:r>
              <w:rPr>
                <w:noProof/>
              </w:rPr>
              <w:fldChar w:fldCharType="end"/>
            </w:r>
            <w:r w:rsidRPr="00C46D83">
              <w:rPr>
                <w:rStyle w:val="Lienhypertexte"/>
                <w:noProof/>
              </w:rPr>
              <w:fldChar w:fldCharType="end"/>
            </w:r>
          </w:ins>
        </w:p>
        <w:p w14:paraId="483AE429" w14:textId="1C600B3A" w:rsidR="007D4B2B" w:rsidRDefault="007D4B2B">
          <w:pPr>
            <w:pStyle w:val="TM2"/>
            <w:tabs>
              <w:tab w:val="right" w:leader="dot" w:pos="9304"/>
            </w:tabs>
            <w:jc w:val="both"/>
            <w:rPr>
              <w:ins w:id="56" w:author="Ir Nicole" w:date="2026-06-19T12:37:00Z"/>
              <w:rFonts w:asciiTheme="minorHAnsi" w:eastAsiaTheme="minorEastAsia" w:hAnsiTheme="minorHAnsi" w:cstheme="minorBidi"/>
              <w:noProof/>
              <w:lang w:val="en-US" w:eastAsia="en-US"/>
            </w:rPr>
            <w:pPrChange w:id="57" w:author="Ir Nicole" w:date="2026-06-19T12:38:00Z">
              <w:pPr>
                <w:pStyle w:val="TM2"/>
                <w:tabs>
                  <w:tab w:val="right" w:leader="dot" w:pos="9304"/>
                </w:tabs>
              </w:pPr>
            </w:pPrChange>
          </w:pPr>
          <w:ins w:id="5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"_Toc232765080"</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3.2. Objectifs Spécifiques</w:t>
            </w:r>
            <w:r>
              <w:rPr>
                <w:noProof/>
              </w:rPr>
              <w:tab/>
            </w:r>
            <w:r>
              <w:rPr>
                <w:noProof/>
              </w:rPr>
              <w:fldChar w:fldCharType="begin"/>
            </w:r>
            <w:r>
              <w:rPr>
                <w:noProof/>
              </w:rPr>
              <w:instrText xml:space="preserve"> PAGEREF _Toc232765080 \h </w:instrText>
            </w:r>
          </w:ins>
          <w:r>
            <w:rPr>
              <w:noProof/>
            </w:rPr>
          </w:r>
          <w:r>
            <w:rPr>
              <w:noProof/>
            </w:rPr>
            <w:fldChar w:fldCharType="separate"/>
          </w:r>
          <w:ins w:id="59" w:author="Ir Nicole" w:date="2026-06-19T12:37:00Z">
            <w:r>
              <w:rPr>
                <w:noProof/>
              </w:rPr>
              <w:t>10</w:t>
            </w:r>
            <w:r>
              <w:rPr>
                <w:noProof/>
              </w:rPr>
              <w:fldChar w:fldCharType="end"/>
            </w:r>
            <w:r w:rsidRPr="00C46D83">
              <w:rPr>
                <w:rStyle w:val="Lienhypertexte"/>
                <w:noProof/>
              </w:rPr>
              <w:fldChar w:fldCharType="end"/>
            </w:r>
          </w:ins>
        </w:p>
        <w:p w14:paraId="164FCBB1" w14:textId="71EA76A5" w:rsidR="007D4B2B" w:rsidRDefault="007D4B2B">
          <w:pPr>
            <w:pStyle w:val="TM2"/>
            <w:tabs>
              <w:tab w:val="right" w:leader="dot" w:pos="9304"/>
            </w:tabs>
            <w:jc w:val="both"/>
            <w:rPr>
              <w:ins w:id="60" w:author="Ir Nicole" w:date="2026-06-19T12:37:00Z"/>
              <w:rFonts w:asciiTheme="minorHAnsi" w:eastAsiaTheme="minorEastAsia" w:hAnsiTheme="minorHAnsi" w:cstheme="minorBidi"/>
              <w:noProof/>
              <w:lang w:val="en-US" w:eastAsia="en-US"/>
            </w:rPr>
            <w:pPrChange w:id="61" w:author="Ir Nicole" w:date="2026-06-19T12:38:00Z">
              <w:pPr>
                <w:pStyle w:val="TM2"/>
                <w:tabs>
                  <w:tab w:val="right" w:leader="dot" w:pos="9304"/>
                </w:tabs>
              </w:pPr>
            </w:pPrChange>
          </w:pPr>
          <w:ins w:id="6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"_Toc232765081"</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3.3. Indicateurs de Performance</w:t>
            </w:r>
            <w:r>
              <w:rPr>
                <w:noProof/>
              </w:rPr>
              <w:tab/>
            </w:r>
            <w:r>
              <w:rPr>
                <w:noProof/>
              </w:rPr>
              <w:fldChar w:fldCharType="begin"/>
            </w:r>
            <w:r>
              <w:rPr>
                <w:noProof/>
              </w:rPr>
              <w:instrText xml:space="preserve"> PAGEREF _Toc232765081 \h </w:instrText>
            </w:r>
          </w:ins>
          <w:r>
            <w:rPr>
              <w:noProof/>
            </w:rPr>
          </w:r>
          <w:r>
            <w:rPr>
              <w:noProof/>
            </w:rPr>
            <w:fldChar w:fldCharType="separate"/>
          </w:r>
          <w:ins w:id="63" w:author="Ir Nicole" w:date="2026-06-19T12:37:00Z">
            <w:r>
              <w:rPr>
                <w:noProof/>
              </w:rPr>
              <w:t>10</w:t>
            </w:r>
            <w:r>
              <w:rPr>
                <w:noProof/>
              </w:rPr>
              <w:fldChar w:fldCharType="end"/>
            </w:r>
            <w:r w:rsidRPr="00C46D83">
              <w:rPr>
                <w:rStyle w:val="Lienhypertexte"/>
                <w:noProof/>
              </w:rPr>
              <w:fldChar w:fldCharType="end"/>
            </w:r>
          </w:ins>
        </w:p>
        <w:p w14:paraId="0E461421" w14:textId="663DA29C" w:rsidR="007D4B2B" w:rsidRDefault="007D4B2B">
          <w:pPr>
            <w:pStyle w:val="TM1"/>
            <w:tabs>
              <w:tab w:val="right" w:leader="dot" w:pos="9304"/>
            </w:tabs>
            <w:jc w:val="both"/>
            <w:rPr>
              <w:ins w:id="64" w:author="Ir Nicole" w:date="2026-06-19T12:37:00Z"/>
              <w:rFonts w:asciiTheme="minorHAnsi" w:eastAsiaTheme="minorEastAsia" w:hAnsiTheme="minorHAnsi" w:cstheme="minorBidi"/>
              <w:noProof/>
              <w:lang w:val="en-US" w:eastAsia="en-US"/>
            </w:rPr>
            <w:pPrChange w:id="65" w:author="Ir Nicole" w:date="2026-06-19T12:38:00Z">
              <w:pPr>
                <w:pStyle w:val="TM1"/>
                <w:tabs>
                  <w:tab w:val="right" w:leader="dot" w:pos="9304"/>
                </w:tabs>
              </w:pPr>
            </w:pPrChange>
          </w:pPr>
          <w:ins w:id="6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"_Toc232765082"</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 DESCRIPTION TECHNIQUE DU SYSTEME</w:t>
            </w:r>
            <w:r>
              <w:rPr>
                <w:noProof/>
              </w:rPr>
              <w:tab/>
            </w:r>
            <w:r>
              <w:rPr>
                <w:noProof/>
              </w:rPr>
              <w:fldChar w:fldCharType="begin"/>
            </w:r>
            <w:r>
              <w:rPr>
                <w:noProof/>
              </w:rPr>
              <w:instrText xml:space="preserve"> PAGEREF _Toc232765082 \h </w:instrText>
            </w:r>
          </w:ins>
          <w:r>
            <w:rPr>
              <w:noProof/>
            </w:rPr>
          </w:r>
          <w:r>
            <w:rPr>
              <w:noProof/>
            </w:rPr>
            <w:fldChar w:fldCharType="separate"/>
          </w:r>
          <w:ins w:id="67" w:author="Ir Nicole" w:date="2026-06-19T12:37:00Z">
            <w:r>
              <w:rPr>
                <w:noProof/>
              </w:rPr>
              <w:t>11</w:t>
            </w:r>
            <w:r>
              <w:rPr>
                <w:noProof/>
              </w:rPr>
              <w:fldChar w:fldCharType="end"/>
            </w:r>
            <w:r w:rsidRPr="00C46D83">
              <w:rPr>
                <w:rStyle w:val="Lienhypertexte"/>
                <w:noProof/>
              </w:rPr>
              <w:fldChar w:fldCharType="end"/>
            </w:r>
          </w:ins>
        </w:p>
        <w:p w14:paraId="317EECC3" w14:textId="266A186C" w:rsidR="007D4B2B" w:rsidRDefault="007D4B2B">
          <w:pPr>
            <w:pStyle w:val="TM2"/>
            <w:tabs>
              <w:tab w:val="right" w:leader="dot" w:pos="9304"/>
            </w:tabs>
            <w:jc w:val="both"/>
            <w:rPr>
              <w:ins w:id="68" w:author="Ir Nicole" w:date="2026-06-19T12:37:00Z"/>
              <w:rFonts w:asciiTheme="minorHAnsi" w:eastAsiaTheme="minorEastAsia" w:hAnsiTheme="minorHAnsi" w:cstheme="minorBidi"/>
              <w:noProof/>
              <w:lang w:val="en-US" w:eastAsia="en-US"/>
            </w:rPr>
            <w:pPrChange w:id="69" w:author="Ir Nicole" w:date="2026-06-19T12:38:00Z">
              <w:pPr>
                <w:pStyle w:val="TM2"/>
                <w:tabs>
                  <w:tab w:val="right" w:leader="dot" w:pos="9304"/>
                </w:tabs>
              </w:pPr>
            </w:pPrChange>
          </w:pPr>
          <w:ins w:id="7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"_Toc232765083"</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4.1. Architecture Globale du Système</w:t>
            </w:r>
            <w:r>
              <w:rPr>
                <w:noProof/>
              </w:rPr>
              <w:tab/>
            </w:r>
            <w:r>
              <w:rPr>
                <w:noProof/>
              </w:rPr>
              <w:fldChar w:fldCharType="begin"/>
            </w:r>
            <w:r>
              <w:rPr>
                <w:noProof/>
              </w:rPr>
              <w:instrText xml:space="preserve"> PAGEREF _Toc232765083 \h </w:instrText>
            </w:r>
          </w:ins>
          <w:r>
            <w:rPr>
              <w:noProof/>
            </w:rPr>
          </w:r>
          <w:r>
            <w:rPr>
              <w:noProof/>
            </w:rPr>
            <w:fldChar w:fldCharType="separate"/>
          </w:r>
          <w:ins w:id="71" w:author="Ir Nicole" w:date="2026-06-19T12:37:00Z">
            <w:r>
              <w:rPr>
                <w:noProof/>
              </w:rPr>
              <w:t>11</w:t>
            </w:r>
            <w:r>
              <w:rPr>
                <w:noProof/>
              </w:rPr>
              <w:fldChar w:fldCharType="end"/>
            </w:r>
            <w:r w:rsidRPr="00C46D83">
              <w:rPr>
                <w:rStyle w:val="Lienhypertexte"/>
                <w:noProof/>
              </w:rPr>
              <w:fldChar w:fldCharType="end"/>
            </w:r>
          </w:ins>
        </w:p>
        <w:p w14:paraId="6D4DC636" w14:textId="5B4CA866" w:rsidR="007D4B2B" w:rsidRDefault="007D4B2B">
          <w:pPr>
            <w:pStyle w:val="TM2"/>
            <w:tabs>
              <w:tab w:val="right" w:leader="dot" w:pos="9304"/>
            </w:tabs>
            <w:jc w:val="both"/>
            <w:rPr>
              <w:ins w:id="72" w:author="Ir Nicole" w:date="2026-06-19T12:37:00Z"/>
              <w:rFonts w:asciiTheme="minorHAnsi" w:eastAsiaTheme="minorEastAsia" w:hAnsiTheme="minorHAnsi" w:cstheme="minorBidi"/>
              <w:noProof/>
              <w:lang w:val="en-US" w:eastAsia="en-US"/>
            </w:rPr>
            <w:pPrChange w:id="73" w:author="Ir Nicole" w:date="2026-06-19T12:38:00Z">
              <w:pPr>
                <w:pStyle w:val="TM2"/>
                <w:tabs>
                  <w:tab w:val="right" w:leader="dot" w:pos="9304"/>
                </w:tabs>
              </w:pPr>
            </w:pPrChange>
          </w:pPr>
          <w:ins w:id="7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"_Toc232765084"</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4.2. Composants Matériels</w:t>
            </w:r>
            <w:r>
              <w:rPr>
                <w:noProof/>
              </w:rPr>
              <w:tab/>
            </w:r>
            <w:r>
              <w:rPr>
                <w:noProof/>
              </w:rPr>
              <w:fldChar w:fldCharType="begin"/>
            </w:r>
            <w:r>
              <w:rPr>
                <w:noProof/>
              </w:rPr>
              <w:instrText xml:space="preserve"> PAGEREF _Toc232765084 \h </w:instrText>
            </w:r>
          </w:ins>
          <w:r>
            <w:rPr>
              <w:noProof/>
            </w:rPr>
          </w:r>
          <w:r>
            <w:rPr>
              <w:noProof/>
            </w:rPr>
            <w:fldChar w:fldCharType="separate"/>
          </w:r>
          <w:ins w:id="75" w:author="Ir Nicole" w:date="2026-06-19T12:37:00Z">
            <w:r>
              <w:rPr>
                <w:noProof/>
              </w:rPr>
              <w:t>12</w:t>
            </w:r>
            <w:r>
              <w:rPr>
                <w:noProof/>
              </w:rPr>
              <w:fldChar w:fldCharType="end"/>
            </w:r>
            <w:r w:rsidRPr="00C46D83">
              <w:rPr>
                <w:rStyle w:val="Lienhypertexte"/>
                <w:noProof/>
              </w:rPr>
              <w:fldChar w:fldCharType="end"/>
            </w:r>
          </w:ins>
        </w:p>
        <w:p w14:paraId="5BB9E97F" w14:textId="509253BD" w:rsidR="007D4B2B" w:rsidRDefault="007D4B2B">
          <w:pPr>
            <w:pStyle w:val="TM3"/>
            <w:tabs>
              <w:tab w:val="right" w:leader="dot" w:pos="9304"/>
            </w:tabs>
            <w:jc w:val="both"/>
            <w:rPr>
              <w:ins w:id="76" w:author="Ir Nicole" w:date="2026-06-19T12:37:00Z"/>
              <w:rFonts w:asciiTheme="minorHAnsi" w:eastAsiaTheme="minorEastAsia" w:hAnsiTheme="minorHAnsi" w:cstheme="minorBidi"/>
              <w:noProof/>
              <w:lang w:val="en-US" w:eastAsia="en-US"/>
            </w:rPr>
            <w:pPrChange w:id="77" w:author="Ir Nicole" w:date="2026-06-19T12:38:00Z">
              <w:pPr>
                <w:pStyle w:val="TM3"/>
                <w:tabs>
                  <w:tab w:val="right" w:leader="dot" w:pos="9304"/>
                </w:tabs>
              </w:pPr>
            </w:pPrChange>
          </w:pPr>
          <w:ins w:id="7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"_Toc232765085"</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4.2.1. Terminal Biométrique (par agence)</w:t>
            </w:r>
            <w:r>
              <w:rPr>
                <w:noProof/>
              </w:rPr>
              <w:tab/>
            </w:r>
            <w:r>
              <w:rPr>
                <w:noProof/>
              </w:rPr>
              <w:fldChar w:fldCharType="begin"/>
            </w:r>
            <w:r>
              <w:rPr>
                <w:noProof/>
              </w:rPr>
              <w:instrText xml:space="preserve"> PAGEREF _Toc232765085 \h </w:instrText>
            </w:r>
          </w:ins>
          <w:r>
            <w:rPr>
              <w:noProof/>
            </w:rPr>
          </w:r>
          <w:r>
            <w:rPr>
              <w:noProof/>
            </w:rPr>
            <w:fldChar w:fldCharType="separate"/>
          </w:r>
          <w:ins w:id="79" w:author="Ir Nicole" w:date="2026-06-19T12:37:00Z">
            <w:r>
              <w:rPr>
                <w:noProof/>
              </w:rPr>
              <w:t>12</w:t>
            </w:r>
            <w:r>
              <w:rPr>
                <w:noProof/>
              </w:rPr>
              <w:fldChar w:fldCharType="end"/>
            </w:r>
            <w:r w:rsidRPr="00C46D83">
              <w:rPr>
                <w:rStyle w:val="Lienhypertexte"/>
                <w:noProof/>
              </w:rPr>
              <w:fldChar w:fldCharType="end"/>
            </w:r>
          </w:ins>
        </w:p>
        <w:p w14:paraId="063F8BED" w14:textId="7E421B96" w:rsidR="007D4B2B" w:rsidRDefault="007D4B2B">
          <w:pPr>
            <w:pStyle w:val="TM3"/>
            <w:tabs>
              <w:tab w:val="right" w:leader="dot" w:pos="9304"/>
            </w:tabs>
            <w:jc w:val="both"/>
            <w:rPr>
              <w:ins w:id="80" w:author="Ir Nicole" w:date="2026-06-19T12:37:00Z"/>
              <w:rFonts w:asciiTheme="minorHAnsi" w:eastAsiaTheme="minorEastAsia" w:hAnsiTheme="minorHAnsi" w:cstheme="minorBidi"/>
              <w:noProof/>
              <w:lang w:val="en-US" w:eastAsia="en-US"/>
            </w:rPr>
            <w:pPrChange w:id="81" w:author="Ir Nicole" w:date="2026-06-19T12:38:00Z">
              <w:pPr>
                <w:pStyle w:val="TM3"/>
                <w:tabs>
                  <w:tab w:val="right" w:leader="dot" w:pos="9304"/>
                </w:tabs>
              </w:pPr>
            </w:pPrChange>
          </w:pPr>
          <w:ins w:id="8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"_Toc232765086"</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4.2.2. Serveur Central</w:t>
            </w:r>
            <w:r>
              <w:rPr>
                <w:noProof/>
              </w:rPr>
              <w:tab/>
            </w:r>
            <w:r>
              <w:rPr>
                <w:noProof/>
              </w:rPr>
              <w:fldChar w:fldCharType="begin"/>
            </w:r>
            <w:r>
              <w:rPr>
                <w:noProof/>
              </w:rPr>
              <w:instrText xml:space="preserve"> PAGEREF _Toc232765086 \h </w:instrText>
            </w:r>
          </w:ins>
          <w:r>
            <w:rPr>
              <w:noProof/>
            </w:rPr>
          </w:r>
          <w:r>
            <w:rPr>
              <w:noProof/>
            </w:rPr>
            <w:fldChar w:fldCharType="separate"/>
          </w:r>
          <w:ins w:id="83" w:author="Ir Nicole" w:date="2026-06-19T12:37:00Z">
            <w:r>
              <w:rPr>
                <w:noProof/>
              </w:rPr>
              <w:t>12</w:t>
            </w:r>
            <w:r>
              <w:rPr>
                <w:noProof/>
              </w:rPr>
              <w:fldChar w:fldCharType="end"/>
            </w:r>
            <w:r w:rsidRPr="00C46D83">
              <w:rPr>
                <w:rStyle w:val="Lienhypertexte"/>
                <w:noProof/>
              </w:rPr>
              <w:fldChar w:fldCharType="end"/>
            </w:r>
          </w:ins>
        </w:p>
        <w:p w14:paraId="4EE7ADF5" w14:textId="0DFC9D9F" w:rsidR="007D4B2B" w:rsidRDefault="007D4B2B">
          <w:pPr>
            <w:pStyle w:val="TM2"/>
            <w:tabs>
              <w:tab w:val="right" w:leader="dot" w:pos="9304"/>
            </w:tabs>
            <w:jc w:val="both"/>
            <w:rPr>
              <w:ins w:id="84" w:author="Ir Nicole" w:date="2026-06-19T12:37:00Z"/>
              <w:rFonts w:asciiTheme="minorHAnsi" w:eastAsiaTheme="minorEastAsia" w:hAnsiTheme="minorHAnsi" w:cstheme="minorBidi"/>
              <w:noProof/>
              <w:lang w:val="en-US" w:eastAsia="en-US"/>
            </w:rPr>
            <w:pPrChange w:id="85" w:author="Ir Nicole" w:date="2026-06-19T12:38:00Z">
              <w:pPr>
                <w:pStyle w:val="TM2"/>
                <w:tabs>
                  <w:tab w:val="right" w:leader="dot" w:pos="9304"/>
                </w:tabs>
              </w:pPr>
            </w:pPrChange>
          </w:pPr>
          <w:ins w:id="8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"_Toc232765087"</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4.3. Stack Technologique</w:t>
            </w:r>
            <w:r>
              <w:rPr>
                <w:noProof/>
              </w:rPr>
              <w:tab/>
            </w:r>
            <w:r>
              <w:rPr>
                <w:noProof/>
              </w:rPr>
              <w:fldChar w:fldCharType="begin"/>
            </w:r>
            <w:r>
              <w:rPr>
                <w:noProof/>
              </w:rPr>
              <w:instrText xml:space="preserve"> PAGEREF _Toc232765087 \h </w:instrText>
            </w:r>
          </w:ins>
          <w:r>
            <w:rPr>
              <w:noProof/>
            </w:rPr>
          </w:r>
          <w:r>
            <w:rPr>
              <w:noProof/>
            </w:rPr>
            <w:fldChar w:fldCharType="separate"/>
          </w:r>
          <w:ins w:id="87" w:author="Ir Nicole" w:date="2026-06-19T12:37:00Z">
            <w:r>
              <w:rPr>
                <w:noProof/>
              </w:rPr>
              <w:t>12</w:t>
            </w:r>
            <w:r>
              <w:rPr>
                <w:noProof/>
              </w:rPr>
              <w:fldChar w:fldCharType="end"/>
            </w:r>
            <w:r w:rsidRPr="00C46D83">
              <w:rPr>
                <w:rStyle w:val="Lienhypertexte"/>
                <w:noProof/>
              </w:rPr>
              <w:fldChar w:fldCharType="end"/>
            </w:r>
          </w:ins>
        </w:p>
        <w:p w14:paraId="290965F3" w14:textId="0EF109EC" w:rsidR="007D4B2B" w:rsidRDefault="007D4B2B">
          <w:pPr>
            <w:pStyle w:val="TM2"/>
            <w:tabs>
              <w:tab w:val="right" w:leader="dot" w:pos="9304"/>
            </w:tabs>
            <w:jc w:val="both"/>
            <w:rPr>
              <w:ins w:id="88" w:author="Ir Nicole" w:date="2026-06-19T12:37:00Z"/>
              <w:rFonts w:asciiTheme="minorHAnsi" w:eastAsiaTheme="minorEastAsia" w:hAnsiTheme="minorHAnsi" w:cstheme="minorBidi"/>
              <w:noProof/>
              <w:lang w:val="en-US" w:eastAsia="en-US"/>
            </w:rPr>
            <w:pPrChange w:id="89" w:author="Ir Nicole" w:date="2026-06-19T12:38:00Z">
              <w:pPr>
                <w:pStyle w:val="TM2"/>
                <w:tabs>
                  <w:tab w:val="right" w:leader="dot" w:pos="9304"/>
                </w:tabs>
              </w:pPr>
            </w:pPrChange>
          </w:pPr>
          <w:ins w:id="9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"_Toc232765088"</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 Fonctionnalites Principales</w:t>
            </w:r>
            <w:r>
              <w:rPr>
                <w:noProof/>
              </w:rPr>
              <w:tab/>
            </w:r>
            <w:r>
              <w:rPr>
                <w:noProof/>
              </w:rPr>
              <w:fldChar w:fldCharType="begin"/>
            </w:r>
            <w:r>
              <w:rPr>
                <w:noProof/>
              </w:rPr>
              <w:instrText xml:space="preserve"> PAGEREF _Toc232765088 \h </w:instrText>
            </w:r>
          </w:ins>
          <w:r>
            <w:rPr>
              <w:noProof/>
            </w:rPr>
          </w:r>
          <w:r>
            <w:rPr>
              <w:noProof/>
            </w:rPr>
            <w:fldChar w:fldCharType="separate"/>
          </w:r>
          <w:ins w:id="91" w:author="Ir Nicole" w:date="2026-06-19T12:37:00Z">
            <w:r>
              <w:rPr>
                <w:noProof/>
              </w:rPr>
              <w:t>12</w:t>
            </w:r>
            <w:r>
              <w:rPr>
                <w:noProof/>
              </w:rPr>
              <w:fldChar w:fldCharType="end"/>
            </w:r>
            <w:r w:rsidRPr="00C46D83">
              <w:rPr>
                <w:rStyle w:val="Lienhypertexte"/>
                <w:noProof/>
              </w:rPr>
              <w:fldChar w:fldCharType="end"/>
            </w:r>
          </w:ins>
        </w:p>
        <w:p w14:paraId="6898DBDD" w14:textId="65CEC008" w:rsidR="007D4B2B" w:rsidRDefault="007D4B2B">
          <w:pPr>
            <w:pStyle w:val="TM3"/>
            <w:tabs>
              <w:tab w:val="right" w:leader="dot" w:pos="9304"/>
            </w:tabs>
            <w:jc w:val="both"/>
            <w:rPr>
              <w:ins w:id="92" w:author="Ir Nicole" w:date="2026-06-19T12:37:00Z"/>
              <w:rFonts w:asciiTheme="minorHAnsi" w:eastAsiaTheme="minorEastAsia" w:hAnsiTheme="minorHAnsi" w:cstheme="minorBidi"/>
              <w:noProof/>
              <w:lang w:val="en-US" w:eastAsia="en-US"/>
            </w:rPr>
            <w:pPrChange w:id="93" w:author="Ir Nicole" w:date="2026-06-19T12:38:00Z">
              <w:pPr>
                <w:pStyle w:val="TM3"/>
                <w:tabs>
                  <w:tab w:val="right" w:leader="dot" w:pos="9304"/>
                </w:tabs>
              </w:pPr>
            </w:pPrChange>
          </w:pPr>
          <w:ins w:id="9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"_Toc232765089"</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4.4.1. Module d'Enrôlement</w:t>
            </w:r>
            <w:r>
              <w:rPr>
                <w:noProof/>
              </w:rPr>
              <w:tab/>
            </w:r>
            <w:r>
              <w:rPr>
                <w:noProof/>
              </w:rPr>
              <w:fldChar w:fldCharType="begin"/>
            </w:r>
            <w:r>
              <w:rPr>
                <w:noProof/>
              </w:rPr>
              <w:instrText xml:space="preserve"> PAGEREF _Toc232765089 \h </w:instrText>
            </w:r>
          </w:ins>
          <w:r>
            <w:rPr>
              <w:noProof/>
            </w:rPr>
          </w:r>
          <w:r>
            <w:rPr>
              <w:noProof/>
            </w:rPr>
            <w:fldChar w:fldCharType="separate"/>
          </w:r>
          <w:ins w:id="95" w:author="Ir Nicole" w:date="2026-06-19T12:37:00Z">
            <w:r>
              <w:rPr>
                <w:noProof/>
              </w:rPr>
              <w:t>12</w:t>
            </w:r>
            <w:r>
              <w:rPr>
                <w:noProof/>
              </w:rPr>
              <w:fldChar w:fldCharType="end"/>
            </w:r>
            <w:r w:rsidRPr="00C46D83">
              <w:rPr>
                <w:rStyle w:val="Lienhypertexte"/>
                <w:noProof/>
              </w:rPr>
              <w:fldChar w:fldCharType="end"/>
            </w:r>
          </w:ins>
        </w:p>
        <w:p w14:paraId="4B379D27" w14:textId="7E00B70E" w:rsidR="007D4B2B" w:rsidRDefault="007D4B2B">
          <w:pPr>
            <w:pStyle w:val="TM3"/>
            <w:tabs>
              <w:tab w:val="right" w:leader="dot" w:pos="9304"/>
            </w:tabs>
            <w:jc w:val="both"/>
            <w:rPr>
              <w:ins w:id="96" w:author="Ir Nicole" w:date="2026-06-19T12:37:00Z"/>
              <w:rFonts w:asciiTheme="minorHAnsi" w:eastAsiaTheme="minorEastAsia" w:hAnsiTheme="minorHAnsi" w:cstheme="minorBidi"/>
              <w:noProof/>
              <w:lang w:val="en-US" w:eastAsia="en-US"/>
            </w:rPr>
            <w:pPrChange w:id="97" w:author="Ir Nicole" w:date="2026-06-19T12:38:00Z">
              <w:pPr>
                <w:pStyle w:val="TM3"/>
                <w:tabs>
                  <w:tab w:val="right" w:leader="dot" w:pos="9304"/>
                </w:tabs>
              </w:pPr>
            </w:pPrChange>
          </w:pPr>
          <w:ins w:id="9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"_Toc232765090"</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4.4.2. Module de Pointage</w:t>
            </w:r>
            <w:r>
              <w:rPr>
                <w:noProof/>
              </w:rPr>
              <w:tab/>
            </w:r>
            <w:r>
              <w:rPr>
                <w:noProof/>
              </w:rPr>
              <w:fldChar w:fldCharType="begin"/>
            </w:r>
            <w:r>
              <w:rPr>
                <w:noProof/>
              </w:rPr>
              <w:instrText xml:space="preserve"> PAGEREF _Toc232765090 \h </w:instrText>
            </w:r>
          </w:ins>
          <w:r>
            <w:rPr>
              <w:noProof/>
            </w:rPr>
          </w:r>
          <w:r>
            <w:rPr>
              <w:noProof/>
            </w:rPr>
            <w:fldChar w:fldCharType="separate"/>
          </w:r>
          <w:ins w:id="99" w:author="Ir Nicole" w:date="2026-06-19T12:37:00Z">
            <w:r>
              <w:rPr>
                <w:noProof/>
              </w:rPr>
              <w:t>13</w:t>
            </w:r>
            <w:r>
              <w:rPr>
                <w:noProof/>
              </w:rPr>
              <w:fldChar w:fldCharType="end"/>
            </w:r>
            <w:r w:rsidRPr="00C46D83">
              <w:rPr>
                <w:rStyle w:val="Lienhypertexte"/>
                <w:noProof/>
              </w:rPr>
              <w:fldChar w:fldCharType="end"/>
            </w:r>
          </w:ins>
        </w:p>
        <w:p w14:paraId="2F94C247" w14:textId="23DD8746" w:rsidR="007D4B2B" w:rsidRDefault="007D4B2B">
          <w:pPr>
            <w:pStyle w:val="TM3"/>
            <w:tabs>
              <w:tab w:val="right" w:leader="dot" w:pos="9304"/>
            </w:tabs>
            <w:jc w:val="both"/>
            <w:rPr>
              <w:ins w:id="100" w:author="Ir Nicole" w:date="2026-06-19T12:37:00Z"/>
              <w:rFonts w:asciiTheme="minorHAnsi" w:eastAsiaTheme="minorEastAsia" w:hAnsiTheme="minorHAnsi" w:cstheme="minorBidi"/>
              <w:noProof/>
              <w:lang w:val="en-US" w:eastAsia="en-US"/>
            </w:rPr>
            <w:pPrChange w:id="101" w:author="Ir Nicole" w:date="2026-06-19T12:38:00Z">
              <w:pPr>
                <w:pStyle w:val="TM3"/>
                <w:tabs>
                  <w:tab w:val="right" w:leader="dot" w:pos="9304"/>
                </w:tabs>
              </w:pPr>
            </w:pPrChange>
          </w:pPr>
          <w:ins w:id="10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"_Toc232765091"</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4.4.3. Module d'Administration</w:t>
            </w:r>
            <w:r>
              <w:rPr>
                <w:noProof/>
              </w:rPr>
              <w:tab/>
            </w:r>
            <w:r>
              <w:rPr>
                <w:noProof/>
              </w:rPr>
              <w:fldChar w:fldCharType="begin"/>
            </w:r>
            <w:r>
              <w:rPr>
                <w:noProof/>
              </w:rPr>
              <w:instrText xml:space="preserve"> PAGEREF _Toc232765091 \h </w:instrText>
            </w:r>
          </w:ins>
          <w:r>
            <w:rPr>
              <w:noProof/>
            </w:rPr>
          </w:r>
          <w:r>
            <w:rPr>
              <w:noProof/>
            </w:rPr>
            <w:fldChar w:fldCharType="separate"/>
          </w:r>
          <w:ins w:id="103" w:author="Ir Nicole" w:date="2026-06-19T12:37:00Z">
            <w:r>
              <w:rPr>
                <w:noProof/>
              </w:rPr>
              <w:t>13</w:t>
            </w:r>
            <w:r>
              <w:rPr>
                <w:noProof/>
              </w:rPr>
              <w:fldChar w:fldCharType="end"/>
            </w:r>
            <w:r w:rsidRPr="00C46D83">
              <w:rPr>
                <w:rStyle w:val="Lienhypertexte"/>
                <w:noProof/>
              </w:rPr>
              <w:fldChar w:fldCharType="end"/>
            </w:r>
          </w:ins>
        </w:p>
        <w:p w14:paraId="78EDE0DA" w14:textId="57F705BF" w:rsidR="007D4B2B" w:rsidRDefault="007D4B2B">
          <w:pPr>
            <w:pStyle w:val="TM3"/>
            <w:tabs>
              <w:tab w:val="right" w:leader="dot" w:pos="9304"/>
            </w:tabs>
            <w:jc w:val="both"/>
            <w:rPr>
              <w:ins w:id="104" w:author="Ir Nicole" w:date="2026-06-19T12:37:00Z"/>
              <w:rFonts w:asciiTheme="minorHAnsi" w:eastAsiaTheme="minorEastAsia" w:hAnsiTheme="minorHAnsi" w:cstheme="minorBidi"/>
              <w:noProof/>
              <w:lang w:val="en-US" w:eastAsia="en-US"/>
            </w:rPr>
            <w:pPrChange w:id="105" w:author="Ir Nicole" w:date="2026-06-19T12:38:00Z">
              <w:pPr>
                <w:pStyle w:val="TM3"/>
                <w:tabs>
                  <w:tab w:val="right" w:leader="dot" w:pos="9304"/>
                </w:tabs>
              </w:pPr>
            </w:pPrChange>
          </w:pPr>
          <w:ins w:id="10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"_Toc232765092"</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4.4.4. Module de Reporting</w:t>
            </w:r>
            <w:r>
              <w:rPr>
                <w:noProof/>
              </w:rPr>
              <w:tab/>
            </w:r>
            <w:r>
              <w:rPr>
                <w:noProof/>
              </w:rPr>
              <w:fldChar w:fldCharType="begin"/>
            </w:r>
            <w:r>
              <w:rPr>
                <w:noProof/>
              </w:rPr>
              <w:instrText xml:space="preserve"> PAGEREF _Toc232765092 \h </w:instrText>
            </w:r>
          </w:ins>
          <w:r>
            <w:rPr>
              <w:noProof/>
            </w:rPr>
          </w:r>
          <w:r>
            <w:rPr>
              <w:noProof/>
            </w:rPr>
            <w:fldChar w:fldCharType="separate"/>
          </w:r>
          <w:ins w:id="107" w:author="Ir Nicole" w:date="2026-06-19T12:37:00Z">
            <w:r>
              <w:rPr>
                <w:noProof/>
              </w:rPr>
              <w:t>13</w:t>
            </w:r>
            <w:r>
              <w:rPr>
                <w:noProof/>
              </w:rPr>
              <w:fldChar w:fldCharType="end"/>
            </w:r>
            <w:r w:rsidRPr="00C46D83">
              <w:rPr>
                <w:rStyle w:val="Lienhypertexte"/>
                <w:noProof/>
              </w:rPr>
              <w:fldChar w:fldCharType="end"/>
            </w:r>
          </w:ins>
        </w:p>
        <w:p w14:paraId="58D7FAD6" w14:textId="7977126A" w:rsidR="007D4B2B" w:rsidRDefault="007D4B2B">
          <w:pPr>
            <w:pStyle w:val="TM3"/>
            <w:tabs>
              <w:tab w:val="right" w:leader="dot" w:pos="9304"/>
            </w:tabs>
            <w:jc w:val="both"/>
            <w:rPr>
              <w:ins w:id="108" w:author="Ir Nicole" w:date="2026-06-19T12:37:00Z"/>
              <w:rFonts w:asciiTheme="minorHAnsi" w:eastAsiaTheme="minorEastAsia" w:hAnsiTheme="minorHAnsi" w:cstheme="minorBidi"/>
              <w:noProof/>
              <w:lang w:val="en-US" w:eastAsia="en-US"/>
            </w:rPr>
            <w:pPrChange w:id="109" w:author="Ir Nicole" w:date="2026-06-19T12:38:00Z">
              <w:pPr>
                <w:pStyle w:val="TM3"/>
                <w:tabs>
                  <w:tab w:val="right" w:leader="dot" w:pos="9304"/>
                </w:tabs>
              </w:pPr>
            </w:pPrChange>
          </w:pPr>
          <w:ins w:id="11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"_Toc232765093"</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4.4.5. DIAGRAMME DE FLUX</w:t>
            </w:r>
            <w:r>
              <w:rPr>
                <w:noProof/>
              </w:rPr>
              <w:tab/>
            </w:r>
            <w:r>
              <w:rPr>
                <w:noProof/>
              </w:rPr>
              <w:fldChar w:fldCharType="begin"/>
            </w:r>
            <w:r>
              <w:rPr>
                <w:noProof/>
              </w:rPr>
              <w:instrText xml:space="preserve"> PAGEREF _Toc232765093 \h </w:instrText>
            </w:r>
          </w:ins>
          <w:r>
            <w:rPr>
              <w:noProof/>
            </w:rPr>
          </w:r>
          <w:r>
            <w:rPr>
              <w:noProof/>
            </w:rPr>
            <w:fldChar w:fldCharType="separate"/>
          </w:r>
          <w:ins w:id="111" w:author="Ir Nicole" w:date="2026-06-19T12:37:00Z">
            <w:r>
              <w:rPr>
                <w:noProof/>
              </w:rPr>
              <w:t>13</w:t>
            </w:r>
            <w:r>
              <w:rPr>
                <w:noProof/>
              </w:rPr>
              <w:fldChar w:fldCharType="end"/>
            </w:r>
            <w:r w:rsidRPr="00C46D83">
              <w:rPr>
                <w:rStyle w:val="Lienhypertexte"/>
                <w:noProof/>
              </w:rPr>
              <w:fldChar w:fldCharType="end"/>
            </w:r>
          </w:ins>
        </w:p>
        <w:p w14:paraId="70BED674" w14:textId="6E647EB0" w:rsidR="007D4B2B" w:rsidRDefault="007D4B2B">
          <w:pPr>
            <w:pStyle w:val="TM3"/>
            <w:tabs>
              <w:tab w:val="right" w:leader="dot" w:pos="9304"/>
            </w:tabs>
            <w:jc w:val="both"/>
            <w:rPr>
              <w:ins w:id="112" w:author="Ir Nicole" w:date="2026-06-19T12:37:00Z"/>
              <w:rFonts w:asciiTheme="minorHAnsi" w:eastAsiaTheme="minorEastAsia" w:hAnsiTheme="minorHAnsi" w:cstheme="minorBidi"/>
              <w:noProof/>
              <w:lang w:val="en-US" w:eastAsia="en-US"/>
            </w:rPr>
            <w:pPrChange w:id="113" w:author="Ir Nicole" w:date="2026-06-19T12:38:00Z">
              <w:pPr>
                <w:pStyle w:val="TM3"/>
                <w:tabs>
                  <w:tab w:val="right" w:leader="dot" w:pos="9304"/>
                </w:tabs>
              </w:pPr>
            </w:pPrChange>
          </w:pPr>
          <w:ins w:id="11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"_Toc232765094"</w:instrText>
            </w:r>
            <w:r w:rsidRPr="00C46D83">
              <w:rPr>
                <w:rStyle w:val="Lienhypertexte"/>
                <w:noProof/>
              </w:rPr>
              <w:instrText xml:space="preserve"> </w:instrText>
            </w:r>
            <w:r w:rsidRPr="00C46D83">
              <w:rPr>
                <w:rStyle w:val="Lienhypertexte"/>
                <w:noProof/>
              </w:rPr>
              <w:fldChar w:fldCharType="separate"/>
            </w:r>
            <w:r>
              <w:rPr>
                <w:noProof/>
              </w:rPr>
              <w:tab/>
            </w:r>
            <w:r>
              <w:rPr>
                <w:noProof/>
              </w:rPr>
              <w:fldChar w:fldCharType="begin"/>
            </w:r>
            <w:r>
              <w:rPr>
                <w:noProof/>
              </w:rPr>
              <w:instrText xml:space="preserve"> PAGEREF _Toc232765094 \h </w:instrText>
            </w:r>
          </w:ins>
          <w:r>
            <w:rPr>
              <w:noProof/>
            </w:rPr>
          </w:r>
          <w:r>
            <w:rPr>
              <w:noProof/>
            </w:rPr>
            <w:fldChar w:fldCharType="separate"/>
          </w:r>
          <w:ins w:id="115" w:author="Ir Nicole" w:date="2026-06-19T12:37:00Z">
            <w:r>
              <w:rPr>
                <w:noProof/>
              </w:rPr>
              <w:t>14</w:t>
            </w:r>
            <w:r>
              <w:rPr>
                <w:noProof/>
              </w:rPr>
              <w:fldChar w:fldCharType="end"/>
            </w:r>
            <w:r w:rsidRPr="00C46D83">
              <w:rPr>
                <w:rStyle w:val="Lienhypertexte"/>
                <w:noProof/>
              </w:rPr>
              <w:fldChar w:fldCharType="end"/>
            </w:r>
          </w:ins>
        </w:p>
        <w:p w14:paraId="643623DD" w14:textId="50CC0397" w:rsidR="007D4B2B" w:rsidRDefault="007D4B2B">
          <w:pPr>
            <w:pStyle w:val="TM1"/>
            <w:tabs>
              <w:tab w:val="right" w:leader="dot" w:pos="9304"/>
            </w:tabs>
            <w:jc w:val="both"/>
            <w:rPr>
              <w:ins w:id="116" w:author="Ir Nicole" w:date="2026-06-19T12:37:00Z"/>
              <w:rFonts w:asciiTheme="minorHAnsi" w:eastAsiaTheme="minorEastAsia" w:hAnsiTheme="minorHAnsi" w:cstheme="minorBidi"/>
              <w:noProof/>
              <w:lang w:val="en-US" w:eastAsia="en-US"/>
            </w:rPr>
            <w:pPrChange w:id="117" w:author="Ir Nicole" w:date="2026-06-19T12:38:00Z">
              <w:pPr>
                <w:pStyle w:val="TM1"/>
                <w:tabs>
                  <w:tab w:val="right" w:leader="dot" w:pos="9304"/>
                </w:tabs>
              </w:pPr>
            </w:pPrChange>
          </w:pPr>
          <w:ins w:id="11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"_Toc232765095"</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5. FAISABILITE TECHNIQUE</w:t>
            </w:r>
            <w:r>
              <w:rPr>
                <w:noProof/>
              </w:rPr>
              <w:tab/>
            </w:r>
            <w:r>
              <w:rPr>
                <w:noProof/>
              </w:rPr>
              <w:fldChar w:fldCharType="begin"/>
            </w:r>
            <w:r>
              <w:rPr>
                <w:noProof/>
              </w:rPr>
              <w:instrText xml:space="preserve"> PAGEREF _Toc232765095 \h </w:instrText>
            </w:r>
          </w:ins>
          <w:r>
            <w:rPr>
              <w:noProof/>
            </w:rPr>
          </w:r>
          <w:r>
            <w:rPr>
              <w:noProof/>
            </w:rPr>
            <w:fldChar w:fldCharType="separate"/>
          </w:r>
          <w:ins w:id="119" w:author="Ir Nicole" w:date="2026-06-19T12:37:00Z">
            <w:r>
              <w:rPr>
                <w:noProof/>
              </w:rPr>
              <w:t>16</w:t>
            </w:r>
            <w:r>
              <w:rPr>
                <w:noProof/>
              </w:rPr>
              <w:fldChar w:fldCharType="end"/>
            </w:r>
            <w:r w:rsidRPr="00C46D83">
              <w:rPr>
                <w:rStyle w:val="Lienhypertexte"/>
                <w:noProof/>
              </w:rPr>
              <w:fldChar w:fldCharType="end"/>
            </w:r>
          </w:ins>
        </w:p>
        <w:p w14:paraId="0C0ABBB7" w14:textId="7B4A145A" w:rsidR="007D4B2B" w:rsidRDefault="007D4B2B">
          <w:pPr>
            <w:pStyle w:val="TM2"/>
            <w:tabs>
              <w:tab w:val="right" w:leader="dot" w:pos="9304"/>
            </w:tabs>
            <w:jc w:val="both"/>
            <w:rPr>
              <w:ins w:id="120" w:author="Ir Nicole" w:date="2026-06-19T12:37:00Z"/>
              <w:rFonts w:asciiTheme="minorHAnsi" w:eastAsiaTheme="minorEastAsia" w:hAnsiTheme="minorHAnsi" w:cstheme="minorBidi"/>
              <w:noProof/>
              <w:lang w:val="en-US" w:eastAsia="en-US"/>
            </w:rPr>
            <w:pPrChange w:id="121" w:author="Ir Nicole" w:date="2026-06-19T12:38:00Z">
              <w:pPr>
                <w:pStyle w:val="TM2"/>
                <w:tabs>
                  <w:tab w:val="right" w:leader="dot" w:pos="9304"/>
                </w:tabs>
              </w:pPr>
            </w:pPrChange>
          </w:pPr>
          <w:ins w:id="12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"_Toc232765096"</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5.1. Evaluation des Technologies Biométriques</w:t>
            </w:r>
            <w:r>
              <w:rPr>
                <w:noProof/>
              </w:rPr>
              <w:tab/>
            </w:r>
            <w:r>
              <w:rPr>
                <w:noProof/>
              </w:rPr>
              <w:fldChar w:fldCharType="begin"/>
            </w:r>
            <w:r>
              <w:rPr>
                <w:noProof/>
              </w:rPr>
              <w:instrText xml:space="preserve"> PAGEREF _Toc232765096 \h </w:instrText>
            </w:r>
          </w:ins>
          <w:r>
            <w:rPr>
              <w:noProof/>
            </w:rPr>
          </w:r>
          <w:r>
            <w:rPr>
              <w:noProof/>
            </w:rPr>
            <w:fldChar w:fldCharType="separate"/>
          </w:r>
          <w:ins w:id="123" w:author="Ir Nicole" w:date="2026-06-19T12:37:00Z">
            <w:r>
              <w:rPr>
                <w:noProof/>
              </w:rPr>
              <w:t>16</w:t>
            </w:r>
            <w:r>
              <w:rPr>
                <w:noProof/>
              </w:rPr>
              <w:fldChar w:fldCharType="end"/>
            </w:r>
            <w:r w:rsidRPr="00C46D83">
              <w:rPr>
                <w:rStyle w:val="Lienhypertexte"/>
                <w:noProof/>
              </w:rPr>
              <w:fldChar w:fldCharType="end"/>
            </w:r>
          </w:ins>
        </w:p>
        <w:p w14:paraId="12D01A93" w14:textId="5BBD1B12" w:rsidR="007D4B2B" w:rsidRDefault="007D4B2B">
          <w:pPr>
            <w:pStyle w:val="TM2"/>
            <w:tabs>
              <w:tab w:val="right" w:leader="dot" w:pos="9304"/>
            </w:tabs>
            <w:jc w:val="both"/>
            <w:rPr>
              <w:ins w:id="124" w:author="Ir Nicole" w:date="2026-06-19T12:37:00Z"/>
              <w:rFonts w:asciiTheme="minorHAnsi" w:eastAsiaTheme="minorEastAsia" w:hAnsiTheme="minorHAnsi" w:cstheme="minorBidi"/>
              <w:noProof/>
              <w:lang w:val="en-US" w:eastAsia="en-US"/>
            </w:rPr>
            <w:pPrChange w:id="125" w:author="Ir Nicole" w:date="2026-06-19T12:38:00Z">
              <w:pPr>
                <w:pStyle w:val="TM2"/>
                <w:tabs>
                  <w:tab w:val="right" w:leader="dot" w:pos="9304"/>
                </w:tabs>
              </w:pPr>
            </w:pPrChange>
          </w:pPr>
          <w:ins w:id="12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"_Toc232765097"</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5.2. Faisabilité sur Raspberry Pi</w:t>
            </w:r>
            <w:r>
              <w:rPr>
                <w:noProof/>
              </w:rPr>
              <w:tab/>
            </w:r>
            <w:r>
              <w:rPr>
                <w:noProof/>
              </w:rPr>
              <w:fldChar w:fldCharType="begin"/>
            </w:r>
            <w:r>
              <w:rPr>
                <w:noProof/>
              </w:rPr>
              <w:instrText xml:space="preserve"> PAGEREF _Toc232765097 \h </w:instrText>
            </w:r>
          </w:ins>
          <w:r>
            <w:rPr>
              <w:noProof/>
            </w:rPr>
          </w:r>
          <w:r>
            <w:rPr>
              <w:noProof/>
            </w:rPr>
            <w:fldChar w:fldCharType="separate"/>
          </w:r>
          <w:ins w:id="127" w:author="Ir Nicole" w:date="2026-06-19T12:37:00Z">
            <w:r>
              <w:rPr>
                <w:noProof/>
              </w:rPr>
              <w:t>16</w:t>
            </w:r>
            <w:r>
              <w:rPr>
                <w:noProof/>
              </w:rPr>
              <w:fldChar w:fldCharType="end"/>
            </w:r>
            <w:r w:rsidRPr="00C46D83">
              <w:rPr>
                <w:rStyle w:val="Lienhypertexte"/>
                <w:noProof/>
              </w:rPr>
              <w:fldChar w:fldCharType="end"/>
            </w:r>
          </w:ins>
        </w:p>
        <w:p w14:paraId="54982AA1" w14:textId="1D939176" w:rsidR="007D4B2B" w:rsidRDefault="007D4B2B">
          <w:pPr>
            <w:pStyle w:val="TM2"/>
            <w:tabs>
              <w:tab w:val="right" w:leader="dot" w:pos="9304"/>
            </w:tabs>
            <w:jc w:val="both"/>
            <w:rPr>
              <w:ins w:id="128" w:author="Ir Nicole" w:date="2026-06-19T12:37:00Z"/>
              <w:rFonts w:asciiTheme="minorHAnsi" w:eastAsiaTheme="minorEastAsia" w:hAnsiTheme="minorHAnsi" w:cstheme="minorBidi"/>
              <w:noProof/>
              <w:lang w:val="en-US" w:eastAsia="en-US"/>
            </w:rPr>
            <w:pPrChange w:id="129" w:author="Ir Nicole" w:date="2026-06-19T12:38:00Z">
              <w:pPr>
                <w:pStyle w:val="TM2"/>
                <w:tabs>
                  <w:tab w:val="right" w:leader="dot" w:pos="9304"/>
                </w:tabs>
              </w:pPr>
            </w:pPrChange>
          </w:pPr>
          <w:ins w:id="13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"_Toc232765098"</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5.3. Risques Techniques et Mitigation</w:t>
            </w:r>
            <w:r>
              <w:rPr>
                <w:noProof/>
              </w:rPr>
              <w:tab/>
            </w:r>
            <w:r>
              <w:rPr>
                <w:noProof/>
              </w:rPr>
              <w:fldChar w:fldCharType="begin"/>
            </w:r>
            <w:r>
              <w:rPr>
                <w:noProof/>
              </w:rPr>
              <w:instrText xml:space="preserve"> PAGEREF _Toc232765098 \h </w:instrText>
            </w:r>
          </w:ins>
          <w:r>
            <w:rPr>
              <w:noProof/>
            </w:rPr>
          </w:r>
          <w:r>
            <w:rPr>
              <w:noProof/>
            </w:rPr>
            <w:fldChar w:fldCharType="separate"/>
          </w:r>
          <w:ins w:id="131" w:author="Ir Nicole" w:date="2026-06-19T12:37:00Z">
            <w:r>
              <w:rPr>
                <w:noProof/>
              </w:rPr>
              <w:t>16</w:t>
            </w:r>
            <w:r>
              <w:rPr>
                <w:noProof/>
              </w:rPr>
              <w:fldChar w:fldCharType="end"/>
            </w:r>
            <w:r w:rsidRPr="00C46D83">
              <w:rPr>
                <w:rStyle w:val="Lienhypertexte"/>
                <w:noProof/>
              </w:rPr>
              <w:fldChar w:fldCharType="end"/>
            </w:r>
          </w:ins>
        </w:p>
        <w:p w14:paraId="6CA8494A" w14:textId="703D19A3" w:rsidR="007D4B2B" w:rsidRDefault="007D4B2B">
          <w:pPr>
            <w:pStyle w:val="TM1"/>
            <w:tabs>
              <w:tab w:val="right" w:leader="dot" w:pos="9304"/>
            </w:tabs>
            <w:jc w:val="both"/>
            <w:rPr>
              <w:ins w:id="132" w:author="Ir Nicole" w:date="2026-06-19T12:37:00Z"/>
              <w:rFonts w:asciiTheme="minorHAnsi" w:eastAsiaTheme="minorEastAsia" w:hAnsiTheme="minorHAnsi" w:cstheme="minorBidi"/>
              <w:noProof/>
              <w:lang w:val="en-US" w:eastAsia="en-US"/>
            </w:rPr>
            <w:pPrChange w:id="133" w:author="Ir Nicole" w:date="2026-06-19T12:38:00Z">
              <w:pPr>
                <w:pStyle w:val="TM1"/>
                <w:tabs>
                  <w:tab w:val="right" w:leader="dot" w:pos="9304"/>
                </w:tabs>
              </w:pPr>
            </w:pPrChange>
          </w:pPr>
          <w:ins w:id="13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"_Toc232765099"</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 FAISABILITE FINANCIERE</w:t>
            </w:r>
            <w:r>
              <w:rPr>
                <w:noProof/>
              </w:rPr>
              <w:tab/>
            </w:r>
            <w:r>
              <w:rPr>
                <w:noProof/>
              </w:rPr>
              <w:fldChar w:fldCharType="begin"/>
            </w:r>
            <w:r>
              <w:rPr>
                <w:noProof/>
              </w:rPr>
              <w:instrText xml:space="preserve"> PAGEREF _Toc232765099 \h </w:instrText>
            </w:r>
          </w:ins>
          <w:r>
            <w:rPr>
              <w:noProof/>
            </w:rPr>
          </w:r>
          <w:r>
            <w:rPr>
              <w:noProof/>
            </w:rPr>
            <w:fldChar w:fldCharType="separate"/>
          </w:r>
          <w:ins w:id="135" w:author="Ir Nicole" w:date="2026-06-19T12:37:00Z">
            <w:r>
              <w:rPr>
                <w:noProof/>
              </w:rPr>
              <w:t>18</w:t>
            </w:r>
            <w:r>
              <w:rPr>
                <w:noProof/>
              </w:rPr>
              <w:fldChar w:fldCharType="end"/>
            </w:r>
            <w:r w:rsidRPr="00C46D83">
              <w:rPr>
                <w:rStyle w:val="Lienhypertexte"/>
                <w:noProof/>
              </w:rPr>
              <w:fldChar w:fldCharType="end"/>
            </w:r>
          </w:ins>
        </w:p>
        <w:p w14:paraId="0F107DD1" w14:textId="3BAE6209" w:rsidR="007D4B2B" w:rsidRDefault="007D4B2B">
          <w:pPr>
            <w:pStyle w:val="TM2"/>
            <w:tabs>
              <w:tab w:val="right" w:leader="dot" w:pos="9304"/>
            </w:tabs>
            <w:jc w:val="both"/>
            <w:rPr>
              <w:ins w:id="136" w:author="Ir Nicole" w:date="2026-06-19T12:37:00Z"/>
              <w:rFonts w:asciiTheme="minorHAnsi" w:eastAsiaTheme="minorEastAsia" w:hAnsiTheme="minorHAnsi" w:cstheme="minorBidi"/>
              <w:noProof/>
              <w:lang w:val="en-US" w:eastAsia="en-US"/>
            </w:rPr>
            <w:pPrChange w:id="137" w:author="Ir Nicole" w:date="2026-06-19T12:38:00Z">
              <w:pPr>
                <w:pStyle w:val="TM2"/>
                <w:tabs>
                  <w:tab w:val="right" w:leader="dot" w:pos="9304"/>
                </w:tabs>
              </w:pPr>
            </w:pPrChange>
          </w:pPr>
          <w:ins w:id="13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"_Toc232765100"</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6.1. Estimation des Coûts d'Investissement</w:t>
            </w:r>
            <w:r>
              <w:rPr>
                <w:noProof/>
              </w:rPr>
              <w:tab/>
            </w:r>
            <w:r>
              <w:rPr>
                <w:noProof/>
              </w:rPr>
              <w:fldChar w:fldCharType="begin"/>
            </w:r>
            <w:r>
              <w:rPr>
                <w:noProof/>
              </w:rPr>
              <w:instrText xml:space="preserve"> PAGEREF _Toc232765100 \h </w:instrText>
            </w:r>
          </w:ins>
          <w:r>
            <w:rPr>
              <w:noProof/>
            </w:rPr>
          </w:r>
          <w:r>
            <w:rPr>
              <w:noProof/>
            </w:rPr>
            <w:fldChar w:fldCharType="separate"/>
          </w:r>
          <w:ins w:id="139" w:author="Ir Nicole" w:date="2026-06-19T12:37:00Z">
            <w:r>
              <w:rPr>
                <w:noProof/>
              </w:rPr>
              <w:t>18</w:t>
            </w:r>
            <w:r>
              <w:rPr>
                <w:noProof/>
              </w:rPr>
              <w:fldChar w:fldCharType="end"/>
            </w:r>
            <w:r w:rsidRPr="00C46D83">
              <w:rPr>
                <w:rStyle w:val="Lienhypertexte"/>
                <w:noProof/>
              </w:rPr>
              <w:fldChar w:fldCharType="end"/>
            </w:r>
          </w:ins>
        </w:p>
        <w:p w14:paraId="06B77DFE" w14:textId="29697353" w:rsidR="007D4B2B" w:rsidRDefault="007D4B2B">
          <w:pPr>
            <w:pStyle w:val="TM3"/>
            <w:tabs>
              <w:tab w:val="right" w:leader="dot" w:pos="9304"/>
            </w:tabs>
            <w:jc w:val="both"/>
            <w:rPr>
              <w:ins w:id="140" w:author="Ir Nicole" w:date="2026-06-19T12:37:00Z"/>
              <w:rFonts w:asciiTheme="minorHAnsi" w:eastAsiaTheme="minorEastAsia" w:hAnsiTheme="minorHAnsi" w:cstheme="minorBidi"/>
              <w:noProof/>
              <w:lang w:val="en-US" w:eastAsia="en-US"/>
            </w:rPr>
            <w:pPrChange w:id="141" w:author="Ir Nicole" w:date="2026-06-19T12:38:00Z">
              <w:pPr>
                <w:pStyle w:val="TM3"/>
                <w:tabs>
                  <w:tab w:val="right" w:leader="dot" w:pos="9304"/>
                </w:tabs>
              </w:pPr>
            </w:pPrChange>
          </w:pPr>
          <w:ins w:id="14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"_Toc232765101"</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6.1.1. Estimation des coûts d’acquisition du matériels</w:t>
            </w:r>
            <w:r>
              <w:rPr>
                <w:noProof/>
              </w:rPr>
              <w:tab/>
            </w:r>
            <w:r>
              <w:rPr>
                <w:noProof/>
              </w:rPr>
              <w:fldChar w:fldCharType="begin"/>
            </w:r>
            <w:r>
              <w:rPr>
                <w:noProof/>
              </w:rPr>
              <w:instrText xml:space="preserve"> PAGEREF _Toc232765101 \h </w:instrText>
            </w:r>
          </w:ins>
          <w:r>
            <w:rPr>
              <w:noProof/>
            </w:rPr>
          </w:r>
          <w:r>
            <w:rPr>
              <w:noProof/>
            </w:rPr>
            <w:fldChar w:fldCharType="separate"/>
          </w:r>
          <w:ins w:id="143" w:author="Ir Nicole" w:date="2026-06-19T12:37:00Z">
            <w:r>
              <w:rPr>
                <w:noProof/>
              </w:rPr>
              <w:t>18</w:t>
            </w:r>
            <w:r>
              <w:rPr>
                <w:noProof/>
              </w:rPr>
              <w:fldChar w:fldCharType="end"/>
            </w:r>
            <w:r w:rsidRPr="00C46D83">
              <w:rPr>
                <w:rStyle w:val="Lienhypertexte"/>
                <w:noProof/>
              </w:rPr>
              <w:fldChar w:fldCharType="end"/>
            </w:r>
          </w:ins>
        </w:p>
        <w:p w14:paraId="48691C31" w14:textId="0074E62D" w:rsidR="007D4B2B" w:rsidRDefault="007D4B2B">
          <w:pPr>
            <w:pStyle w:val="TM3"/>
            <w:tabs>
              <w:tab w:val="right" w:leader="dot" w:pos="9304"/>
            </w:tabs>
            <w:jc w:val="both"/>
            <w:rPr>
              <w:ins w:id="144" w:author="Ir Nicole" w:date="2026-06-19T12:37:00Z"/>
              <w:rFonts w:asciiTheme="minorHAnsi" w:eastAsiaTheme="minorEastAsia" w:hAnsiTheme="minorHAnsi" w:cstheme="minorBidi"/>
              <w:noProof/>
              <w:lang w:val="en-US" w:eastAsia="en-US"/>
            </w:rPr>
            <w:pPrChange w:id="145" w:author="Ir Nicole" w:date="2026-06-19T12:38:00Z">
              <w:pPr>
                <w:pStyle w:val="TM3"/>
                <w:tabs>
                  <w:tab w:val="right" w:leader="dot" w:pos="9304"/>
                </w:tabs>
              </w:pPr>
            </w:pPrChange>
          </w:pPr>
          <w:ins w:id="14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"_Toc232765102"</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6.1.2. Coûts de Développement)</w:t>
            </w:r>
            <w:r>
              <w:rPr>
                <w:noProof/>
              </w:rPr>
              <w:tab/>
            </w:r>
            <w:r>
              <w:rPr>
                <w:noProof/>
              </w:rPr>
              <w:fldChar w:fldCharType="begin"/>
            </w:r>
            <w:r>
              <w:rPr>
                <w:noProof/>
              </w:rPr>
              <w:instrText xml:space="preserve"> PAGEREF _Toc232765102 \h </w:instrText>
            </w:r>
          </w:ins>
          <w:r>
            <w:rPr>
              <w:noProof/>
            </w:rPr>
          </w:r>
          <w:r>
            <w:rPr>
              <w:noProof/>
            </w:rPr>
            <w:fldChar w:fldCharType="separate"/>
          </w:r>
          <w:ins w:id="147" w:author="Ir Nicole" w:date="2026-06-19T12:37:00Z">
            <w:r>
              <w:rPr>
                <w:noProof/>
              </w:rPr>
              <w:t>19</w:t>
            </w:r>
            <w:r>
              <w:rPr>
                <w:noProof/>
              </w:rPr>
              <w:fldChar w:fldCharType="end"/>
            </w:r>
            <w:r w:rsidRPr="00C46D83">
              <w:rPr>
                <w:rStyle w:val="Lienhypertexte"/>
                <w:noProof/>
              </w:rPr>
              <w:fldChar w:fldCharType="end"/>
            </w:r>
          </w:ins>
        </w:p>
        <w:p w14:paraId="036B5002" w14:textId="0F055462" w:rsidR="007D4B2B" w:rsidRDefault="007D4B2B">
          <w:pPr>
            <w:pStyle w:val="TM2"/>
            <w:tabs>
              <w:tab w:val="right" w:leader="dot" w:pos="9304"/>
            </w:tabs>
            <w:jc w:val="both"/>
            <w:rPr>
              <w:ins w:id="148" w:author="Ir Nicole" w:date="2026-06-19T12:37:00Z"/>
              <w:rFonts w:asciiTheme="minorHAnsi" w:eastAsiaTheme="minorEastAsia" w:hAnsiTheme="minorHAnsi" w:cstheme="minorBidi"/>
              <w:noProof/>
              <w:lang w:val="en-US" w:eastAsia="en-US"/>
            </w:rPr>
            <w:pPrChange w:id="149" w:author="Ir Nicole" w:date="2026-06-19T12:38:00Z">
              <w:pPr>
                <w:pStyle w:val="TM2"/>
                <w:tabs>
                  <w:tab w:val="right" w:leader="dot" w:pos="9304"/>
                </w:tabs>
              </w:pPr>
            </w:pPrChange>
          </w:pPr>
          <w:ins w:id="150"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"_Toc232765103"</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6.2. Synthèse Financière Globale (Hypothèse : 1Agences, 1 Terminal/agence)</w:t>
            </w:r>
            <w:r>
              <w:rPr>
                <w:noProof/>
              </w:rPr>
              <w:tab/>
            </w:r>
            <w:r>
              <w:rPr>
                <w:noProof/>
              </w:rPr>
              <w:fldChar w:fldCharType="begin"/>
            </w:r>
            <w:r>
              <w:rPr>
                <w:noProof/>
              </w:rPr>
              <w:instrText xml:space="preserve"> PAGEREF _Toc232765103 \h </w:instrText>
            </w:r>
          </w:ins>
          <w:r>
            <w:rPr>
              <w:noProof/>
            </w:rPr>
          </w:r>
          <w:r>
            <w:rPr>
              <w:noProof/>
            </w:rPr>
            <w:fldChar w:fldCharType="separate"/>
          </w:r>
          <w:ins w:id="151" w:author="Ir Nicole" w:date="2026-06-19T12:37:00Z">
            <w:r>
              <w:rPr>
                <w:noProof/>
              </w:rPr>
              <w:t>19</w:t>
            </w:r>
            <w:r>
              <w:rPr>
                <w:noProof/>
              </w:rPr>
              <w:fldChar w:fldCharType="end"/>
            </w:r>
            <w:r w:rsidRPr="00C46D83">
              <w:rPr>
                <w:rStyle w:val="Lienhypertexte"/>
                <w:noProof/>
              </w:rPr>
              <w:fldChar w:fldCharType="end"/>
            </w:r>
          </w:ins>
        </w:p>
        <w:p w14:paraId="46E905CA" w14:textId="41E60695" w:rsidR="007D4B2B" w:rsidRDefault="007D4B2B">
          <w:pPr>
            <w:pStyle w:val="TM2"/>
            <w:tabs>
              <w:tab w:val="right" w:leader="dot" w:pos="9304"/>
            </w:tabs>
            <w:jc w:val="both"/>
            <w:rPr>
              <w:ins w:id="152" w:author="Ir Nicole" w:date="2026-06-19T12:37:00Z"/>
              <w:rFonts w:asciiTheme="minorHAnsi" w:eastAsiaTheme="minorEastAsia" w:hAnsiTheme="minorHAnsi" w:cstheme="minorBidi"/>
              <w:noProof/>
              <w:lang w:val="en-US" w:eastAsia="en-US"/>
            </w:rPr>
            <w:pPrChange w:id="153" w:author="Ir Nicole" w:date="2026-06-19T12:38:00Z">
              <w:pPr>
                <w:pStyle w:val="TM2"/>
                <w:tabs>
                  <w:tab w:val="right" w:leader="dot" w:pos="9304"/>
                </w:tabs>
              </w:pPr>
            </w:pPrChange>
          </w:pPr>
          <w:ins w:id="15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"_Toc232765104"</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6.3. Retour sur Investissement (ROI)</w:t>
            </w:r>
            <w:r>
              <w:rPr>
                <w:noProof/>
              </w:rPr>
              <w:tab/>
            </w:r>
            <w:r>
              <w:rPr>
                <w:noProof/>
              </w:rPr>
              <w:fldChar w:fldCharType="begin"/>
            </w:r>
            <w:r>
              <w:rPr>
                <w:noProof/>
              </w:rPr>
              <w:instrText xml:space="preserve"> PAGEREF _Toc232765104 \h </w:instrText>
            </w:r>
          </w:ins>
          <w:r>
            <w:rPr>
              <w:noProof/>
            </w:rPr>
          </w:r>
          <w:r>
            <w:rPr>
              <w:noProof/>
            </w:rPr>
            <w:fldChar w:fldCharType="separate"/>
          </w:r>
          <w:ins w:id="155" w:author="Ir Nicole" w:date="2026-06-19T12:37:00Z">
            <w:r>
              <w:rPr>
                <w:noProof/>
              </w:rPr>
              <w:t>19</w:t>
            </w:r>
            <w:r>
              <w:rPr>
                <w:noProof/>
              </w:rPr>
              <w:fldChar w:fldCharType="end"/>
            </w:r>
            <w:r w:rsidRPr="00C46D83">
              <w:rPr>
                <w:rStyle w:val="Lienhypertexte"/>
                <w:noProof/>
              </w:rPr>
              <w:fldChar w:fldCharType="end"/>
            </w:r>
          </w:ins>
        </w:p>
        <w:p w14:paraId="748FDE89" w14:textId="0F5DC338" w:rsidR="007D4B2B" w:rsidRDefault="007D4B2B">
          <w:pPr>
            <w:pStyle w:val="TM1"/>
            <w:tabs>
              <w:tab w:val="right" w:leader="dot" w:pos="9304"/>
            </w:tabs>
            <w:jc w:val="both"/>
            <w:rPr>
              <w:ins w:id="156" w:author="Ir Nicole" w:date="2026-06-19T12:37:00Z"/>
              <w:rFonts w:asciiTheme="minorHAnsi" w:eastAsiaTheme="minorEastAsia" w:hAnsiTheme="minorHAnsi" w:cstheme="minorBidi"/>
              <w:noProof/>
              <w:lang w:val="en-US" w:eastAsia="en-US"/>
            </w:rPr>
            <w:pPrChange w:id="157" w:author="Ir Nicole" w:date="2026-06-19T12:38:00Z">
              <w:pPr>
                <w:pStyle w:val="TM1"/>
                <w:tabs>
                  <w:tab w:val="right" w:leader="dot" w:pos="9304"/>
                </w:tabs>
              </w:pPr>
            </w:pPrChange>
          </w:pPr>
          <w:ins w:id="15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"_Toc232765105"</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7. PLAN DE MISE EN OEUVRE</w:t>
            </w:r>
            <w:r>
              <w:rPr>
                <w:noProof/>
              </w:rPr>
              <w:tab/>
            </w:r>
            <w:r>
              <w:rPr>
                <w:noProof/>
              </w:rPr>
              <w:fldChar w:fldCharType="begin"/>
            </w:r>
            <w:r>
              <w:rPr>
                <w:noProof/>
              </w:rPr>
              <w:instrText xml:space="preserve"> PAGEREF _Toc232765105 \h </w:instrText>
            </w:r>
          </w:ins>
          <w:r>
            <w:rPr>
              <w:noProof/>
            </w:rPr>
          </w:r>
          <w:r>
            <w:rPr>
              <w:noProof/>
            </w:rPr>
            <w:fldChar w:fldCharType="separate"/>
          </w:r>
          <w:ins w:id="159" w:author="Ir Nicole" w:date="2026-06-19T12:37:00Z">
            <w:r>
              <w:rPr>
                <w:noProof/>
              </w:rPr>
              <w:t>21</w:t>
            </w:r>
            <w:r>
              <w:rPr>
                <w:noProof/>
              </w:rPr>
              <w:fldChar w:fldCharType="end"/>
            </w:r>
            <w:r w:rsidRPr="00C46D83">
              <w:rPr>
                <w:rStyle w:val="Lienhypertexte"/>
                <w:noProof/>
              </w:rPr>
              <w:fldChar w:fldCharType="end"/>
            </w:r>
          </w:ins>
        </w:p>
        <w:p w14:paraId="4E592AE6" w14:textId="7EF975DD" w:rsidR="007D4B2B" w:rsidRDefault="007D4B2B">
          <w:pPr>
            <w:pStyle w:val="TM2"/>
            <w:tabs>
              <w:tab w:val="right" w:leader="dot" w:pos="9304"/>
            </w:tabs>
            <w:jc w:val="both"/>
            <w:rPr>
              <w:ins w:id="160" w:author="Ir Nicole" w:date="2026-06-19T12:37:00Z"/>
              <w:rFonts w:asciiTheme="minorHAnsi" w:eastAsiaTheme="minorEastAsia" w:hAnsiTheme="minorHAnsi" w:cstheme="minorBidi"/>
              <w:noProof/>
              <w:lang w:val="en-US" w:eastAsia="en-US"/>
            </w:rPr>
            <w:pPrChange w:id="161" w:author="Ir Nicole" w:date="2026-06-19T12:38:00Z">
              <w:pPr>
                <w:pStyle w:val="TM2"/>
                <w:tabs>
                  <w:tab w:val="right" w:leader="dot" w:pos="9304"/>
                </w:tabs>
              </w:pPr>
            </w:pPrChange>
          </w:pPr>
          <w:ins w:id="162"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"_Toc232765106"</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7.1. Méthodologie de Projet</w:t>
            </w:r>
            <w:r>
              <w:rPr>
                <w:noProof/>
              </w:rPr>
              <w:tab/>
            </w:r>
            <w:r>
              <w:rPr>
                <w:noProof/>
              </w:rPr>
              <w:fldChar w:fldCharType="begin"/>
            </w:r>
            <w:r>
              <w:rPr>
                <w:noProof/>
              </w:rPr>
              <w:instrText xml:space="preserve"> PAGEREF _Toc232765106 \h </w:instrText>
            </w:r>
          </w:ins>
          <w:r>
            <w:rPr>
              <w:noProof/>
            </w:rPr>
          </w:r>
          <w:r>
            <w:rPr>
              <w:noProof/>
            </w:rPr>
            <w:fldChar w:fldCharType="separate"/>
          </w:r>
          <w:ins w:id="163" w:author="Ir Nicole" w:date="2026-06-19T12:37:00Z">
            <w:r>
              <w:rPr>
                <w:noProof/>
              </w:rPr>
              <w:t>21</w:t>
            </w:r>
            <w:r>
              <w:rPr>
                <w:noProof/>
              </w:rPr>
              <w:fldChar w:fldCharType="end"/>
            </w:r>
            <w:r w:rsidRPr="00C46D83">
              <w:rPr>
                <w:rStyle w:val="Lienhypertexte"/>
                <w:noProof/>
              </w:rPr>
              <w:fldChar w:fldCharType="end"/>
            </w:r>
          </w:ins>
        </w:p>
        <w:p w14:paraId="4DCFA095" w14:textId="3CBE41B6" w:rsidR="007D4B2B" w:rsidRDefault="007D4B2B">
          <w:pPr>
            <w:pStyle w:val="TM2"/>
            <w:tabs>
              <w:tab w:val="right" w:leader="dot" w:pos="9304"/>
            </w:tabs>
            <w:jc w:val="both"/>
            <w:rPr>
              <w:ins w:id="164" w:author="Ir Nicole" w:date="2026-06-19T12:37:00Z"/>
              <w:rFonts w:asciiTheme="minorHAnsi" w:eastAsiaTheme="minorEastAsia" w:hAnsiTheme="minorHAnsi" w:cstheme="minorBidi"/>
              <w:noProof/>
              <w:lang w:val="en-US" w:eastAsia="en-US"/>
            </w:rPr>
            <w:pPrChange w:id="165" w:author="Ir Nicole" w:date="2026-06-19T12:38:00Z">
              <w:pPr>
                <w:pStyle w:val="TM2"/>
                <w:tabs>
                  <w:tab w:val="right" w:leader="dot" w:pos="9304"/>
                </w:tabs>
              </w:pPr>
            </w:pPrChange>
          </w:pPr>
          <w:ins w:id="166"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"_Toc232765107"</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7.2. Planning Prévisionnel</w:t>
            </w:r>
            <w:r>
              <w:rPr>
                <w:noProof/>
              </w:rPr>
              <w:tab/>
            </w:r>
            <w:r>
              <w:rPr>
                <w:noProof/>
              </w:rPr>
              <w:fldChar w:fldCharType="begin"/>
            </w:r>
            <w:r>
              <w:rPr>
                <w:noProof/>
              </w:rPr>
              <w:instrText xml:space="preserve"> PAGEREF _Toc232765107 \h </w:instrText>
            </w:r>
          </w:ins>
          <w:r>
            <w:rPr>
              <w:noProof/>
            </w:rPr>
          </w:r>
          <w:r>
            <w:rPr>
              <w:noProof/>
            </w:rPr>
            <w:fldChar w:fldCharType="separate"/>
          </w:r>
          <w:ins w:id="167" w:author="Ir Nicole" w:date="2026-06-19T12:37:00Z">
            <w:r>
              <w:rPr>
                <w:noProof/>
              </w:rPr>
              <w:t>21</w:t>
            </w:r>
            <w:r>
              <w:rPr>
                <w:noProof/>
              </w:rPr>
              <w:fldChar w:fldCharType="end"/>
            </w:r>
            <w:r w:rsidRPr="00C46D83">
              <w:rPr>
                <w:rStyle w:val="Lienhypertexte"/>
                <w:noProof/>
              </w:rPr>
              <w:fldChar w:fldCharType="end"/>
            </w:r>
          </w:ins>
        </w:p>
        <w:p w14:paraId="3150449A" w14:textId="763DAB93" w:rsidR="007D4B2B" w:rsidRDefault="007D4B2B">
          <w:pPr>
            <w:pStyle w:val="TM1"/>
            <w:tabs>
              <w:tab w:val="right" w:leader="dot" w:pos="9304"/>
            </w:tabs>
            <w:jc w:val="both"/>
            <w:rPr>
              <w:ins w:id="168" w:author="Ir Nicole" w:date="2026-06-19T12:37:00Z"/>
              <w:rFonts w:asciiTheme="minorHAnsi" w:eastAsiaTheme="minorEastAsia" w:hAnsiTheme="minorHAnsi" w:cstheme="minorBidi"/>
              <w:noProof/>
              <w:lang w:val="en-US" w:eastAsia="en-US"/>
            </w:rPr>
            <w:pPrChange w:id="169" w:author="Ir Nicole" w:date="2026-06-19T12:38:00Z">
              <w:pPr>
                <w:pStyle w:val="TM1"/>
                <w:tabs>
                  <w:tab w:val="right" w:leader="dot" w:pos="9304"/>
                </w:tabs>
              </w:pPr>
            </w:pPrChange>
          </w:pPr>
          <w:ins w:id="170" w:author="Ir Nicole" w:date="2026-06-19T12:37:00Z">
            <w:r w:rsidRPr="00C46D83">
              <w:rPr>
                <w:rStyle w:val="Lienhypertexte"/>
                <w:noProof/>
              </w:rPr>
              <w:lastRenderedPageBreak/>
              <w:fldChar w:fldCharType="begin"/>
            </w:r>
            <w:r w:rsidRPr="00C46D83">
              <w:rPr>
                <w:rStyle w:val="Lienhypertexte"/>
                <w:noProof/>
              </w:rPr>
              <w:instrText xml:space="preserve"> </w:instrText>
            </w:r>
            <w:r>
              <w:rPr>
                <w:noProof/>
              </w:rPr>
              <w:instrText>HYPERLINK \l "_Toc232765108"</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8. ANALYSE DES RISQUES GLOBAUX</w:t>
            </w:r>
            <w:r>
              <w:rPr>
                <w:noProof/>
              </w:rPr>
              <w:tab/>
            </w:r>
            <w:r>
              <w:rPr>
                <w:noProof/>
              </w:rPr>
              <w:fldChar w:fldCharType="begin"/>
            </w:r>
            <w:r>
              <w:rPr>
                <w:noProof/>
              </w:rPr>
              <w:instrText xml:space="preserve"> PAGEREF _Toc232765108 \h </w:instrText>
            </w:r>
          </w:ins>
          <w:r>
            <w:rPr>
              <w:noProof/>
            </w:rPr>
          </w:r>
          <w:r>
            <w:rPr>
              <w:noProof/>
            </w:rPr>
            <w:fldChar w:fldCharType="separate"/>
          </w:r>
          <w:ins w:id="171" w:author="Ir Nicole" w:date="2026-06-19T12:37:00Z">
            <w:r>
              <w:rPr>
                <w:noProof/>
              </w:rPr>
              <w:t>23</w:t>
            </w:r>
            <w:r>
              <w:rPr>
                <w:noProof/>
              </w:rPr>
              <w:fldChar w:fldCharType="end"/>
            </w:r>
            <w:r w:rsidRPr="00C46D83">
              <w:rPr>
                <w:rStyle w:val="Lienhypertexte"/>
                <w:noProof/>
              </w:rPr>
              <w:fldChar w:fldCharType="end"/>
            </w:r>
          </w:ins>
        </w:p>
        <w:p w14:paraId="6F64A4EE" w14:textId="60C6C42F" w:rsidR="007D4B2B" w:rsidRDefault="007D4B2B">
          <w:pPr>
            <w:pStyle w:val="TM1"/>
            <w:tabs>
              <w:tab w:val="right" w:leader="dot" w:pos="9304"/>
            </w:tabs>
            <w:jc w:val="both"/>
            <w:rPr>
              <w:ins w:id="172" w:author="Ir Nicole" w:date="2026-06-19T12:37:00Z"/>
              <w:rFonts w:asciiTheme="minorHAnsi" w:eastAsiaTheme="minorEastAsia" w:hAnsiTheme="minorHAnsi" w:cstheme="minorBidi"/>
              <w:noProof/>
              <w:lang w:val="en-US" w:eastAsia="en-US"/>
            </w:rPr>
            <w:pPrChange w:id="173" w:author="Ir Nicole" w:date="2026-06-19T12:38:00Z">
              <w:pPr>
                <w:pStyle w:val="TM1"/>
                <w:tabs>
                  <w:tab w:val="right" w:leader="dot" w:pos="9304"/>
                </w:tabs>
              </w:pPr>
            </w:pPrChange>
          </w:pPr>
          <w:ins w:id="174"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"_Toc232765109"</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 xml:space="preserve">9 CONCLUSION </w:t>
            </w:r>
            <w:r>
              <w:rPr>
                <w:noProof/>
              </w:rPr>
              <w:tab/>
            </w:r>
            <w:r>
              <w:rPr>
                <w:noProof/>
              </w:rPr>
              <w:fldChar w:fldCharType="begin"/>
            </w:r>
            <w:r>
              <w:rPr>
                <w:noProof/>
              </w:rPr>
              <w:instrText xml:space="preserve"> PAGEREF _Toc232765109 \h </w:instrText>
            </w:r>
          </w:ins>
          <w:r>
            <w:rPr>
              <w:noProof/>
            </w:rPr>
          </w:r>
          <w:r>
            <w:rPr>
              <w:noProof/>
            </w:rPr>
            <w:fldChar w:fldCharType="separate"/>
          </w:r>
          <w:ins w:id="175" w:author="Ir Nicole" w:date="2026-06-19T12:37:00Z">
            <w:r>
              <w:rPr>
                <w:noProof/>
              </w:rPr>
              <w:t>25</w:t>
            </w:r>
            <w:r>
              <w:rPr>
                <w:noProof/>
              </w:rPr>
              <w:fldChar w:fldCharType="end"/>
            </w:r>
            <w:r w:rsidRPr="00C46D83">
              <w:rPr>
                <w:rStyle w:val="Lienhypertexte"/>
                <w:noProof/>
              </w:rPr>
              <w:fldChar w:fldCharType="end"/>
            </w:r>
          </w:ins>
        </w:p>
        <w:p w14:paraId="03182844" w14:textId="5CBDE526" w:rsidR="007D4B2B" w:rsidRDefault="007D4B2B">
          <w:pPr>
            <w:pStyle w:val="TM2"/>
            <w:tabs>
              <w:tab w:val="right" w:leader="dot" w:pos="9304"/>
            </w:tabs>
            <w:jc w:val="both"/>
            <w:rPr>
              <w:ins w:id="176" w:author="Ir Nicole" w:date="2026-06-19T12:37:00Z"/>
              <w:rFonts w:asciiTheme="minorHAnsi" w:eastAsiaTheme="minorEastAsia" w:hAnsiTheme="minorHAnsi" w:cstheme="minorBidi"/>
              <w:noProof/>
              <w:lang w:val="en-US" w:eastAsia="en-US"/>
            </w:rPr>
            <w:pPrChange w:id="177" w:author="Ir Nicole" w:date="2026-06-19T12:38:00Z">
              <w:pPr>
                <w:pStyle w:val="TM2"/>
                <w:tabs>
                  <w:tab w:val="right" w:leader="dot" w:pos="9304"/>
                </w:tabs>
              </w:pPr>
            </w:pPrChange>
          </w:pPr>
          <w:ins w:id="178" w:author="Ir Nicole" w:date="2026-06-19T12:37:00Z">
            <w:r w:rsidRPr="00C46D83">
              <w:rPr>
                <w:rStyle w:val="Lienhypertexte"/>
                <w:noProof/>
              </w:rPr>
              <w:fldChar w:fldCharType="begin"/>
            </w:r>
            <w:r w:rsidRPr="00C46D83">
              <w:rPr>
                <w:rStyle w:val="Lienhypertexte"/>
                <w:noProof/>
              </w:rPr>
              <w:instrText xml:space="preserve"> </w:instrText>
            </w:r>
            <w:r>
              <w:rPr>
                <w:noProof/>
              </w:rPr>
              <w:instrText>HYPERLINK \l "_Toc232765110"</w:instrText>
            </w:r>
            <w:r w:rsidRPr="00C46D83">
              <w:rPr>
                <w:rStyle w:val="Lienhypertexte"/>
                <w:noProof/>
              </w:rPr>
              <w:instrText xml:space="preserve"> </w:instrText>
            </w:r>
            <w:r w:rsidRPr="00C46D83">
              <w:rPr>
                <w:rStyle w:val="Lienhypertexte"/>
                <w:noProof/>
              </w:rPr>
              <w:fldChar w:fldCharType="separate"/>
            </w:r>
            <w:r w:rsidRPr="00C46D83">
              <w:rPr>
                <w:rStyle w:val="Lienhypertexte"/>
                <w:noProof/>
              </w:rPr>
              <w:t>9.1. Synthèse de la Faisabilité</w:t>
            </w:r>
            <w:r>
              <w:rPr>
                <w:noProof/>
              </w:rPr>
              <w:tab/>
            </w:r>
            <w:r>
              <w:rPr>
                <w:noProof/>
              </w:rPr>
              <w:fldChar w:fldCharType="begin"/>
            </w:r>
            <w:r>
              <w:rPr>
                <w:noProof/>
              </w:rPr>
              <w:instrText xml:space="preserve"> PAGEREF _Toc232765110 \h </w:instrText>
            </w:r>
          </w:ins>
          <w:r>
            <w:rPr>
              <w:noProof/>
            </w:rPr>
          </w:r>
          <w:r>
            <w:rPr>
              <w:noProof/>
            </w:rPr>
            <w:fldChar w:fldCharType="separate"/>
          </w:r>
          <w:ins w:id="179" w:author="Ir Nicole" w:date="2026-06-19T12:37:00Z">
            <w:r>
              <w:rPr>
                <w:noProof/>
              </w:rPr>
              <w:t>25</w:t>
            </w:r>
            <w:r>
              <w:rPr>
                <w:noProof/>
              </w:rPr>
              <w:fldChar w:fldCharType="end"/>
            </w:r>
            <w:r w:rsidRPr="00C46D83">
              <w:rPr>
                <w:rStyle w:val="Lienhypertexte"/>
                <w:noProof/>
              </w:rPr>
              <w:fldChar w:fldCharType="end"/>
            </w:r>
          </w:ins>
        </w:p>
        <w:p w14:paraId="70057FF0" w14:textId="1A32417C" w:rsidR="004362B5" w:rsidDel="007D4B2B" w:rsidRDefault="004362B5">
          <w:pPr>
            <w:pStyle w:val="TM1"/>
            <w:tabs>
              <w:tab w:val="right" w:leader="dot" w:pos="9304"/>
            </w:tabs>
            <w:jc w:val="both"/>
            <w:rPr>
              <w:del w:id="180" w:author="Ir Nicole" w:date="2026-06-19T12:34:00Z"/>
              <w:noProof/>
            </w:rPr>
            <w:pPrChange w:id="181" w:author="Ir Nicole" w:date="2026-06-19T12:38:00Z">
              <w:pPr>
                <w:pStyle w:val="TM1"/>
                <w:tabs>
                  <w:tab w:val="right" w:leader="dot" w:pos="9304"/>
                </w:tabs>
              </w:pPr>
            </w:pPrChange>
          </w:pPr>
          <w:del w:id="182" w:author="Ir Nicole" w:date="2026-06-19T12:34:00Z">
            <w:r w:rsidRPr="007D4B2B" w:rsidDel="007D4B2B">
              <w:rPr>
                <w:rPrChange w:id="183" w:author="Ir Nicole" w:date="2026-06-19T12:34:00Z">
                  <w:rPr>
                    <w:rStyle w:val="Lienhypertexte"/>
                    <w:noProof/>
                  </w:rPr>
                </w:rPrChange>
              </w:rPr>
              <w:delText>TABLE DES MATIERES</w:delText>
            </w:r>
            <w:r w:rsidDel="007D4B2B">
              <w:rPr>
                <w:noProof/>
              </w:rPr>
              <w:tab/>
            </w:r>
            <w:r w:rsidR="007B72E8" w:rsidDel="007D4B2B">
              <w:rPr>
                <w:noProof/>
              </w:rPr>
              <w:delText>2</w:delText>
            </w:r>
          </w:del>
        </w:p>
        <w:p w14:paraId="1E0A1DB0" w14:textId="491894CA" w:rsidR="004362B5" w:rsidDel="007D4B2B" w:rsidRDefault="004362B5">
          <w:pPr>
            <w:pStyle w:val="TM1"/>
            <w:tabs>
              <w:tab w:val="right" w:leader="dot" w:pos="9304"/>
            </w:tabs>
            <w:jc w:val="both"/>
            <w:rPr>
              <w:del w:id="184" w:author="Ir Nicole" w:date="2026-06-19T12:34:00Z"/>
              <w:noProof/>
            </w:rPr>
            <w:pPrChange w:id="185" w:author="Ir Nicole" w:date="2026-06-19T12:38:00Z">
              <w:pPr>
                <w:pStyle w:val="TM1"/>
                <w:tabs>
                  <w:tab w:val="right" w:leader="dot" w:pos="9304"/>
                </w:tabs>
              </w:pPr>
            </w:pPrChange>
          </w:pPr>
          <w:del w:id="186" w:author="Ir Nicole" w:date="2026-06-19T12:34:00Z">
            <w:r w:rsidRPr="007D4B2B" w:rsidDel="007D4B2B">
              <w:rPr>
                <w:rPrChange w:id="187" w:author="Ir Nicole" w:date="2026-06-19T12:34:00Z">
                  <w:rPr>
                    <w:rStyle w:val="Lienhypertexte"/>
                    <w:noProof/>
                  </w:rPr>
                </w:rPrChange>
              </w:rPr>
              <w:delText>1. RESUME EXECUTIF</w:delText>
            </w:r>
            <w:r w:rsidDel="007D4B2B">
              <w:rPr>
                <w:noProof/>
              </w:rPr>
              <w:tab/>
            </w:r>
          </w:del>
          <w:del w:id="188" w:author="Ir Nicole" w:date="2026-06-19T12:31:00Z">
            <w:r w:rsidDel="007B72E8">
              <w:rPr>
                <w:noProof/>
              </w:rPr>
              <w:delText>4</w:delText>
            </w:r>
          </w:del>
        </w:p>
        <w:p w14:paraId="0521BA63" w14:textId="4F10F7FA" w:rsidR="004362B5" w:rsidDel="007D4B2B" w:rsidRDefault="004362B5">
          <w:pPr>
            <w:pStyle w:val="TM1"/>
            <w:tabs>
              <w:tab w:val="right" w:leader="dot" w:pos="9304"/>
            </w:tabs>
            <w:jc w:val="both"/>
            <w:rPr>
              <w:del w:id="189" w:author="Ir Nicole" w:date="2026-06-19T12:34:00Z"/>
              <w:noProof/>
            </w:rPr>
            <w:pPrChange w:id="190" w:author="Ir Nicole" w:date="2026-06-19T12:38:00Z">
              <w:pPr>
                <w:pStyle w:val="TM1"/>
                <w:tabs>
                  <w:tab w:val="right" w:leader="dot" w:pos="9304"/>
                </w:tabs>
              </w:pPr>
            </w:pPrChange>
          </w:pPr>
          <w:del w:id="191" w:author="Ir Nicole" w:date="2026-06-19T12:34:00Z">
            <w:r w:rsidRPr="007D4B2B" w:rsidDel="007D4B2B">
              <w:rPr>
                <w:rPrChange w:id="192" w:author="Ir Nicole" w:date="2026-06-19T12:34:00Z">
                  <w:rPr>
                    <w:rStyle w:val="Lienhypertexte"/>
                    <w:noProof/>
                  </w:rPr>
                </w:rPrChange>
              </w:rPr>
              <w:delText>2. CONTEXTE ET PROBLEMATIQUE</w:delText>
            </w:r>
            <w:r w:rsidDel="007D4B2B">
              <w:rPr>
                <w:noProof/>
              </w:rPr>
              <w:tab/>
            </w:r>
          </w:del>
          <w:del w:id="193" w:author="Ir Nicole" w:date="2026-06-19T12:31:00Z">
            <w:r w:rsidDel="007B72E8">
              <w:rPr>
                <w:noProof/>
              </w:rPr>
              <w:delText>5</w:delText>
            </w:r>
          </w:del>
        </w:p>
        <w:p w14:paraId="79F82C72" w14:textId="59060F8E" w:rsidR="004362B5" w:rsidDel="007D4B2B" w:rsidRDefault="004362B5">
          <w:pPr>
            <w:pStyle w:val="TM2"/>
            <w:tabs>
              <w:tab w:val="right" w:leader="dot" w:pos="9304"/>
            </w:tabs>
            <w:jc w:val="both"/>
            <w:rPr>
              <w:del w:id="194" w:author="Ir Nicole" w:date="2026-06-19T12:34:00Z"/>
              <w:noProof/>
            </w:rPr>
            <w:pPrChange w:id="195" w:author="Ir Nicole" w:date="2026-06-19T12:38:00Z">
              <w:pPr>
                <w:pStyle w:val="TM2"/>
                <w:tabs>
                  <w:tab w:val="right" w:leader="dot" w:pos="9304"/>
                </w:tabs>
              </w:pPr>
            </w:pPrChange>
          </w:pPr>
          <w:del w:id="196" w:author="Ir Nicole" w:date="2026-06-19T12:34:00Z">
            <w:r w:rsidRPr="007D4B2B" w:rsidDel="007D4B2B">
              <w:rPr>
                <w:rPrChange w:id="197" w:author="Ir Nicole" w:date="2026-06-19T12:34:00Z">
                  <w:rPr>
                    <w:rStyle w:val="Lienhypertexte"/>
                    <w:noProof/>
                  </w:rPr>
                </w:rPrChange>
              </w:rPr>
              <w:delText>2.1. Contexte General</w:delText>
            </w:r>
            <w:r w:rsidDel="007D4B2B">
              <w:rPr>
                <w:noProof/>
              </w:rPr>
              <w:tab/>
            </w:r>
          </w:del>
          <w:del w:id="198" w:author="Ir Nicole" w:date="2026-06-19T12:31:00Z">
            <w:r w:rsidDel="007B72E8">
              <w:rPr>
                <w:noProof/>
              </w:rPr>
              <w:delText>5</w:delText>
            </w:r>
          </w:del>
        </w:p>
        <w:p w14:paraId="40CE125E" w14:textId="588F9D57" w:rsidR="004362B5" w:rsidDel="007D4B2B" w:rsidRDefault="004362B5">
          <w:pPr>
            <w:pStyle w:val="TM2"/>
            <w:tabs>
              <w:tab w:val="right" w:leader="dot" w:pos="9304"/>
            </w:tabs>
            <w:jc w:val="both"/>
            <w:rPr>
              <w:del w:id="199" w:author="Ir Nicole" w:date="2026-06-19T12:34:00Z"/>
              <w:noProof/>
            </w:rPr>
            <w:pPrChange w:id="200" w:author="Ir Nicole" w:date="2026-06-19T12:38:00Z">
              <w:pPr>
                <w:pStyle w:val="TM2"/>
                <w:tabs>
                  <w:tab w:val="right" w:leader="dot" w:pos="9304"/>
                </w:tabs>
              </w:pPr>
            </w:pPrChange>
          </w:pPr>
          <w:del w:id="201" w:author="Ir Nicole" w:date="2026-06-19T12:34:00Z">
            <w:r w:rsidRPr="007D4B2B" w:rsidDel="007D4B2B">
              <w:rPr>
                <w:rPrChange w:id="202" w:author="Ir Nicole" w:date="2026-06-19T12:34:00Z">
                  <w:rPr>
                    <w:rStyle w:val="Lienhypertexte"/>
                    <w:noProof/>
                  </w:rPr>
                </w:rPrChange>
              </w:rPr>
              <w:delText>2.2. Problematique Identifiee</w:delText>
            </w:r>
            <w:r w:rsidDel="007D4B2B">
              <w:rPr>
                <w:noProof/>
              </w:rPr>
              <w:tab/>
            </w:r>
          </w:del>
          <w:del w:id="203" w:author="Ir Nicole" w:date="2026-06-19T12:31:00Z">
            <w:r w:rsidDel="007B72E8">
              <w:rPr>
                <w:noProof/>
              </w:rPr>
              <w:delText>5</w:delText>
            </w:r>
          </w:del>
        </w:p>
        <w:p w14:paraId="3CA36ADA" w14:textId="1893FBE2" w:rsidR="004362B5" w:rsidDel="007D4B2B" w:rsidRDefault="004362B5">
          <w:pPr>
            <w:pStyle w:val="TM2"/>
            <w:tabs>
              <w:tab w:val="right" w:leader="dot" w:pos="9304"/>
            </w:tabs>
            <w:jc w:val="both"/>
            <w:rPr>
              <w:del w:id="204" w:author="Ir Nicole" w:date="2026-06-19T12:34:00Z"/>
              <w:noProof/>
            </w:rPr>
            <w:pPrChange w:id="205" w:author="Ir Nicole" w:date="2026-06-19T12:38:00Z">
              <w:pPr>
                <w:pStyle w:val="TM2"/>
                <w:tabs>
                  <w:tab w:val="right" w:leader="dot" w:pos="9304"/>
                </w:tabs>
              </w:pPr>
            </w:pPrChange>
          </w:pPr>
          <w:del w:id="206" w:author="Ir Nicole" w:date="2026-06-19T12:34:00Z">
            <w:r w:rsidRPr="007D4B2B" w:rsidDel="007D4B2B">
              <w:rPr>
                <w:rPrChange w:id="207" w:author="Ir Nicole" w:date="2026-06-19T12:34:00Z">
                  <w:rPr>
                    <w:rStyle w:val="Lienhypertexte"/>
                    <w:noProof/>
                  </w:rPr>
                </w:rPrChange>
              </w:rPr>
              <w:delText>2.3. Opportunite Technologique</w:delText>
            </w:r>
            <w:r w:rsidDel="007D4B2B">
              <w:rPr>
                <w:noProof/>
              </w:rPr>
              <w:tab/>
            </w:r>
          </w:del>
          <w:del w:id="208" w:author="Ir Nicole" w:date="2026-06-19T12:31:00Z">
            <w:r w:rsidDel="007B72E8">
              <w:rPr>
                <w:noProof/>
              </w:rPr>
              <w:delText>5</w:delText>
            </w:r>
          </w:del>
        </w:p>
        <w:p w14:paraId="64470AB4" w14:textId="0032C873" w:rsidR="004362B5" w:rsidDel="007D4B2B" w:rsidRDefault="004362B5">
          <w:pPr>
            <w:pStyle w:val="TM1"/>
            <w:tabs>
              <w:tab w:val="right" w:leader="dot" w:pos="9304"/>
            </w:tabs>
            <w:jc w:val="both"/>
            <w:rPr>
              <w:del w:id="209" w:author="Ir Nicole" w:date="2026-06-19T12:34:00Z"/>
              <w:noProof/>
            </w:rPr>
            <w:pPrChange w:id="210" w:author="Ir Nicole" w:date="2026-06-19T12:38:00Z">
              <w:pPr>
                <w:pStyle w:val="TM1"/>
                <w:tabs>
                  <w:tab w:val="right" w:leader="dot" w:pos="9304"/>
                </w:tabs>
              </w:pPr>
            </w:pPrChange>
          </w:pPr>
          <w:del w:id="211" w:author="Ir Nicole" w:date="2026-06-19T12:34:00Z">
            <w:r w:rsidRPr="007D4B2B" w:rsidDel="007D4B2B">
              <w:rPr>
                <w:rPrChange w:id="212" w:author="Ir Nicole" w:date="2026-06-19T12:34:00Z">
                  <w:rPr>
                    <w:rStyle w:val="Lienhypertexte"/>
                    <w:noProof/>
                  </w:rPr>
                </w:rPrChange>
              </w:rPr>
              <w:delText>3. OBJECTIFS DU PROJET</w:delText>
            </w:r>
            <w:r w:rsidDel="007D4B2B">
              <w:rPr>
                <w:noProof/>
              </w:rPr>
              <w:tab/>
            </w:r>
          </w:del>
          <w:del w:id="213" w:author="Ir Nicole" w:date="2026-06-19T12:31:00Z">
            <w:r w:rsidDel="007B72E8">
              <w:rPr>
                <w:noProof/>
              </w:rPr>
              <w:delText>6</w:delText>
            </w:r>
          </w:del>
        </w:p>
        <w:p w14:paraId="14728F9B" w14:textId="374091DC" w:rsidR="004362B5" w:rsidDel="007D4B2B" w:rsidRDefault="004362B5">
          <w:pPr>
            <w:pStyle w:val="TM2"/>
            <w:tabs>
              <w:tab w:val="right" w:leader="dot" w:pos="9304"/>
            </w:tabs>
            <w:jc w:val="both"/>
            <w:rPr>
              <w:del w:id="214" w:author="Ir Nicole" w:date="2026-06-19T12:34:00Z"/>
              <w:noProof/>
            </w:rPr>
            <w:pPrChange w:id="215" w:author="Ir Nicole" w:date="2026-06-19T12:38:00Z">
              <w:pPr>
                <w:pStyle w:val="TM2"/>
                <w:tabs>
                  <w:tab w:val="right" w:leader="dot" w:pos="9304"/>
                </w:tabs>
              </w:pPr>
            </w:pPrChange>
          </w:pPr>
          <w:del w:id="216" w:author="Ir Nicole" w:date="2026-06-19T12:34:00Z">
            <w:r w:rsidRPr="007D4B2B" w:rsidDel="007D4B2B">
              <w:rPr>
                <w:rPrChange w:id="217" w:author="Ir Nicole" w:date="2026-06-19T12:34:00Z">
                  <w:rPr>
                    <w:rStyle w:val="Lienhypertexte"/>
                    <w:noProof/>
                  </w:rPr>
                </w:rPrChange>
              </w:rPr>
              <w:delText>3.1. Objectif General</w:delText>
            </w:r>
            <w:r w:rsidDel="007D4B2B">
              <w:rPr>
                <w:noProof/>
              </w:rPr>
              <w:tab/>
            </w:r>
          </w:del>
          <w:del w:id="218" w:author="Ir Nicole" w:date="2026-06-19T12:31:00Z">
            <w:r w:rsidDel="007B72E8">
              <w:rPr>
                <w:noProof/>
              </w:rPr>
              <w:delText>6</w:delText>
            </w:r>
          </w:del>
        </w:p>
        <w:p w14:paraId="09FBFC96" w14:textId="43287399" w:rsidR="004362B5" w:rsidDel="007D4B2B" w:rsidRDefault="004362B5">
          <w:pPr>
            <w:pStyle w:val="TM2"/>
            <w:tabs>
              <w:tab w:val="right" w:leader="dot" w:pos="9304"/>
            </w:tabs>
            <w:jc w:val="both"/>
            <w:rPr>
              <w:del w:id="219" w:author="Ir Nicole" w:date="2026-06-19T12:34:00Z"/>
              <w:noProof/>
            </w:rPr>
            <w:pPrChange w:id="220" w:author="Ir Nicole" w:date="2026-06-19T12:38:00Z">
              <w:pPr>
                <w:pStyle w:val="TM2"/>
                <w:tabs>
                  <w:tab w:val="right" w:leader="dot" w:pos="9304"/>
                </w:tabs>
              </w:pPr>
            </w:pPrChange>
          </w:pPr>
          <w:del w:id="221" w:author="Ir Nicole" w:date="2026-06-19T12:34:00Z">
            <w:r w:rsidRPr="007D4B2B" w:rsidDel="007D4B2B">
              <w:rPr>
                <w:rPrChange w:id="222" w:author="Ir Nicole" w:date="2026-06-19T12:34:00Z">
                  <w:rPr>
                    <w:rStyle w:val="Lienhypertexte"/>
                    <w:noProof/>
                  </w:rPr>
                </w:rPrChange>
              </w:rPr>
              <w:delText>3.2. Objectifs Specifiques</w:delText>
            </w:r>
            <w:r w:rsidDel="007D4B2B">
              <w:rPr>
                <w:noProof/>
              </w:rPr>
              <w:tab/>
            </w:r>
          </w:del>
          <w:del w:id="223" w:author="Ir Nicole" w:date="2026-06-19T12:31:00Z">
            <w:r w:rsidDel="007B72E8">
              <w:rPr>
                <w:noProof/>
              </w:rPr>
              <w:delText>6</w:delText>
            </w:r>
          </w:del>
        </w:p>
        <w:p w14:paraId="2315C0B7" w14:textId="01E7922C" w:rsidR="004362B5" w:rsidDel="007D4B2B" w:rsidRDefault="004362B5">
          <w:pPr>
            <w:pStyle w:val="TM2"/>
            <w:tabs>
              <w:tab w:val="right" w:leader="dot" w:pos="9304"/>
            </w:tabs>
            <w:jc w:val="both"/>
            <w:rPr>
              <w:del w:id="224" w:author="Ir Nicole" w:date="2026-06-19T12:34:00Z"/>
              <w:noProof/>
            </w:rPr>
            <w:pPrChange w:id="225" w:author="Ir Nicole" w:date="2026-06-19T12:38:00Z">
              <w:pPr>
                <w:pStyle w:val="TM2"/>
                <w:tabs>
                  <w:tab w:val="right" w:leader="dot" w:pos="9304"/>
                </w:tabs>
              </w:pPr>
            </w:pPrChange>
          </w:pPr>
          <w:del w:id="226" w:author="Ir Nicole" w:date="2026-06-19T12:34:00Z">
            <w:r w:rsidRPr="007D4B2B" w:rsidDel="007D4B2B">
              <w:rPr>
                <w:rPrChange w:id="227" w:author="Ir Nicole" w:date="2026-06-19T12:34:00Z">
                  <w:rPr>
                    <w:rStyle w:val="Lienhypertexte"/>
                    <w:noProof/>
                  </w:rPr>
                </w:rPrChange>
              </w:rPr>
              <w:delText>3.3. I</w:delText>
            </w:r>
            <w:r w:rsidR="00B705AC" w:rsidRPr="007D4B2B" w:rsidDel="007D4B2B">
              <w:rPr>
                <w:rPrChange w:id="228" w:author="Ir Nicole" w:date="2026-06-19T12:34:00Z">
                  <w:rPr>
                    <w:rStyle w:val="Lienhypertexte"/>
                    <w:noProof/>
                  </w:rPr>
                </w:rPrChange>
              </w:rPr>
              <w:delText xml:space="preserve">ndicateurs de Performance </w:delText>
            </w:r>
            <w:r w:rsidDel="007D4B2B">
              <w:rPr>
                <w:noProof/>
              </w:rPr>
              <w:tab/>
            </w:r>
          </w:del>
          <w:del w:id="229" w:author="Ir Nicole" w:date="2026-06-19T12:31:00Z">
            <w:r w:rsidDel="007B72E8">
              <w:rPr>
                <w:noProof/>
              </w:rPr>
              <w:delText>6</w:delText>
            </w:r>
          </w:del>
        </w:p>
        <w:p w14:paraId="148EE521" w14:textId="2BDF5071" w:rsidR="004362B5" w:rsidDel="007D4B2B" w:rsidRDefault="004362B5">
          <w:pPr>
            <w:pStyle w:val="TM1"/>
            <w:tabs>
              <w:tab w:val="right" w:leader="dot" w:pos="9304"/>
            </w:tabs>
            <w:jc w:val="both"/>
            <w:rPr>
              <w:del w:id="230" w:author="Ir Nicole" w:date="2026-06-19T12:34:00Z"/>
              <w:noProof/>
            </w:rPr>
            <w:pPrChange w:id="231" w:author="Ir Nicole" w:date="2026-06-19T12:38:00Z">
              <w:pPr>
                <w:pStyle w:val="TM1"/>
                <w:tabs>
                  <w:tab w:val="right" w:leader="dot" w:pos="9304"/>
                </w:tabs>
              </w:pPr>
            </w:pPrChange>
          </w:pPr>
          <w:del w:id="232" w:author="Ir Nicole" w:date="2026-06-19T12:34:00Z">
            <w:r w:rsidRPr="007D4B2B" w:rsidDel="007D4B2B">
              <w:rPr>
                <w:rPrChange w:id="233" w:author="Ir Nicole" w:date="2026-06-19T12:34:00Z">
                  <w:rPr>
                    <w:rStyle w:val="Lienhypertexte"/>
                    <w:noProof/>
                  </w:rPr>
                </w:rPrChange>
              </w:rPr>
              <w:delText>4. DESCRIPTION TECHNIQUE DU SYSTEME</w:delText>
            </w:r>
            <w:r w:rsidDel="007D4B2B">
              <w:rPr>
                <w:noProof/>
              </w:rPr>
              <w:tab/>
            </w:r>
          </w:del>
          <w:del w:id="234" w:author="Ir Nicole" w:date="2026-06-19T12:31:00Z">
            <w:r w:rsidDel="007B72E8">
              <w:rPr>
                <w:noProof/>
              </w:rPr>
              <w:delText>7</w:delText>
            </w:r>
          </w:del>
        </w:p>
        <w:p w14:paraId="48F8E2C1" w14:textId="311DCA35" w:rsidR="004362B5" w:rsidDel="007D4B2B" w:rsidRDefault="004362B5">
          <w:pPr>
            <w:pStyle w:val="TM2"/>
            <w:tabs>
              <w:tab w:val="right" w:leader="dot" w:pos="9304"/>
            </w:tabs>
            <w:jc w:val="both"/>
            <w:rPr>
              <w:del w:id="235" w:author="Ir Nicole" w:date="2026-06-19T12:34:00Z"/>
              <w:noProof/>
            </w:rPr>
            <w:pPrChange w:id="236" w:author="Ir Nicole" w:date="2026-06-19T12:38:00Z">
              <w:pPr>
                <w:pStyle w:val="TM2"/>
                <w:tabs>
                  <w:tab w:val="right" w:leader="dot" w:pos="9304"/>
                </w:tabs>
              </w:pPr>
            </w:pPrChange>
          </w:pPr>
          <w:del w:id="237" w:author="Ir Nicole" w:date="2026-06-19T12:34:00Z">
            <w:r w:rsidRPr="007D4B2B" w:rsidDel="007D4B2B">
              <w:rPr>
                <w:rPrChange w:id="238" w:author="Ir Nicole" w:date="2026-06-19T12:34:00Z">
                  <w:rPr>
                    <w:rStyle w:val="Lienhypertexte"/>
                    <w:noProof/>
                  </w:rPr>
                </w:rPrChange>
              </w:rPr>
              <w:delText>4.1. Architecture Globale du Systeme</w:delText>
            </w:r>
            <w:r w:rsidDel="007D4B2B">
              <w:rPr>
                <w:noProof/>
              </w:rPr>
              <w:tab/>
            </w:r>
          </w:del>
          <w:del w:id="239" w:author="Ir Nicole" w:date="2026-06-19T12:31:00Z">
            <w:r w:rsidDel="007B72E8">
              <w:rPr>
                <w:noProof/>
              </w:rPr>
              <w:delText>7</w:delText>
            </w:r>
          </w:del>
        </w:p>
        <w:p w14:paraId="0F1FCFB2" w14:textId="5EE324D9" w:rsidR="004362B5" w:rsidDel="007D4B2B" w:rsidRDefault="004362B5">
          <w:pPr>
            <w:pStyle w:val="TM2"/>
            <w:tabs>
              <w:tab w:val="right" w:leader="dot" w:pos="9304"/>
            </w:tabs>
            <w:jc w:val="both"/>
            <w:rPr>
              <w:del w:id="240" w:author="Ir Nicole" w:date="2026-06-19T12:34:00Z"/>
              <w:noProof/>
            </w:rPr>
            <w:pPrChange w:id="241" w:author="Ir Nicole" w:date="2026-06-19T12:38:00Z">
              <w:pPr>
                <w:pStyle w:val="TM2"/>
                <w:tabs>
                  <w:tab w:val="right" w:leader="dot" w:pos="9304"/>
                </w:tabs>
              </w:pPr>
            </w:pPrChange>
          </w:pPr>
          <w:del w:id="242" w:author="Ir Nicole" w:date="2026-06-19T12:34:00Z">
            <w:r w:rsidRPr="007D4B2B" w:rsidDel="007D4B2B">
              <w:rPr>
                <w:rPrChange w:id="243" w:author="Ir Nicole" w:date="2026-06-19T12:34:00Z">
                  <w:rPr>
                    <w:rStyle w:val="Lienhypertexte"/>
                    <w:noProof/>
                  </w:rPr>
                </w:rPrChange>
              </w:rPr>
              <w:delText>4.2. Composants Materiels</w:delText>
            </w:r>
            <w:r w:rsidDel="007D4B2B">
              <w:rPr>
                <w:noProof/>
              </w:rPr>
              <w:tab/>
            </w:r>
          </w:del>
          <w:del w:id="244" w:author="Ir Nicole" w:date="2026-06-19T12:31:00Z">
            <w:r w:rsidDel="007B72E8">
              <w:rPr>
                <w:noProof/>
              </w:rPr>
              <w:delText>7</w:delText>
            </w:r>
          </w:del>
        </w:p>
        <w:p w14:paraId="526FA160" w14:textId="4B09919E" w:rsidR="004362B5" w:rsidDel="007D4B2B" w:rsidRDefault="004362B5">
          <w:pPr>
            <w:pStyle w:val="TM3"/>
            <w:tabs>
              <w:tab w:val="right" w:leader="dot" w:pos="9304"/>
            </w:tabs>
            <w:jc w:val="both"/>
            <w:rPr>
              <w:del w:id="245" w:author="Ir Nicole" w:date="2026-06-19T12:34:00Z"/>
              <w:noProof/>
            </w:rPr>
            <w:pPrChange w:id="246" w:author="Ir Nicole" w:date="2026-06-19T12:38:00Z">
              <w:pPr>
                <w:pStyle w:val="TM3"/>
                <w:tabs>
                  <w:tab w:val="right" w:leader="dot" w:pos="9304"/>
                </w:tabs>
              </w:pPr>
            </w:pPrChange>
          </w:pPr>
          <w:del w:id="247" w:author="Ir Nicole" w:date="2026-06-19T12:34:00Z">
            <w:r w:rsidRPr="007D4B2B" w:rsidDel="007D4B2B">
              <w:rPr>
                <w:rPrChange w:id="248" w:author="Ir Nicole" w:date="2026-06-19T12:34:00Z">
                  <w:rPr>
                    <w:rStyle w:val="Lienhypertexte"/>
                    <w:noProof/>
                  </w:rPr>
                </w:rPrChange>
              </w:rPr>
              <w:delText>4.2.1. T</w:delText>
            </w:r>
            <w:r w:rsidR="00B705AC" w:rsidRPr="007D4B2B" w:rsidDel="007D4B2B">
              <w:rPr>
                <w:rPrChange w:id="249" w:author="Ir Nicole" w:date="2026-06-19T12:34:00Z">
                  <w:rPr>
                    <w:rStyle w:val="Lienhypertexte"/>
                    <w:noProof/>
                  </w:rPr>
                </w:rPrChange>
              </w:rPr>
              <w:delText xml:space="preserve">erminal Biometrique </w:delText>
            </w:r>
            <w:r w:rsidDel="007D4B2B">
              <w:rPr>
                <w:noProof/>
              </w:rPr>
              <w:tab/>
            </w:r>
          </w:del>
          <w:del w:id="250" w:author="Ir Nicole" w:date="2026-06-19T12:31:00Z">
            <w:r w:rsidDel="007B72E8">
              <w:rPr>
                <w:noProof/>
              </w:rPr>
              <w:delText>7</w:delText>
            </w:r>
          </w:del>
        </w:p>
        <w:p w14:paraId="1F8EC52E" w14:textId="49242CBF" w:rsidR="004362B5" w:rsidDel="007D4B2B" w:rsidRDefault="004362B5">
          <w:pPr>
            <w:pStyle w:val="TM3"/>
            <w:tabs>
              <w:tab w:val="right" w:leader="dot" w:pos="9304"/>
            </w:tabs>
            <w:jc w:val="both"/>
            <w:rPr>
              <w:del w:id="251" w:author="Ir Nicole" w:date="2026-06-19T12:34:00Z"/>
              <w:noProof/>
            </w:rPr>
            <w:pPrChange w:id="252" w:author="Ir Nicole" w:date="2026-06-19T12:38:00Z">
              <w:pPr>
                <w:pStyle w:val="TM3"/>
                <w:tabs>
                  <w:tab w:val="right" w:leader="dot" w:pos="9304"/>
                </w:tabs>
              </w:pPr>
            </w:pPrChange>
          </w:pPr>
          <w:del w:id="253" w:author="Ir Nicole" w:date="2026-06-19T12:34:00Z">
            <w:r w:rsidRPr="007D4B2B" w:rsidDel="007D4B2B">
              <w:rPr>
                <w:rPrChange w:id="254" w:author="Ir Nicole" w:date="2026-06-19T12:34:00Z">
                  <w:rPr>
                    <w:rStyle w:val="Lienhypertexte"/>
                    <w:noProof/>
                  </w:rPr>
                </w:rPrChange>
              </w:rPr>
              <w:delText>4.2.2. Serveur Central</w:delText>
            </w:r>
            <w:r w:rsidDel="007D4B2B">
              <w:rPr>
                <w:noProof/>
              </w:rPr>
              <w:tab/>
            </w:r>
          </w:del>
          <w:del w:id="255" w:author="Ir Nicole" w:date="2026-06-19T12:31:00Z">
            <w:r w:rsidDel="007B72E8">
              <w:rPr>
                <w:noProof/>
              </w:rPr>
              <w:delText>7</w:delText>
            </w:r>
          </w:del>
        </w:p>
        <w:p w14:paraId="432F3F5E" w14:textId="0BD566C5" w:rsidR="004362B5" w:rsidDel="007D4B2B" w:rsidRDefault="004362B5">
          <w:pPr>
            <w:pStyle w:val="TM2"/>
            <w:tabs>
              <w:tab w:val="right" w:leader="dot" w:pos="9304"/>
            </w:tabs>
            <w:jc w:val="both"/>
            <w:rPr>
              <w:del w:id="256" w:author="Ir Nicole" w:date="2026-06-19T12:34:00Z"/>
              <w:noProof/>
            </w:rPr>
            <w:pPrChange w:id="257" w:author="Ir Nicole" w:date="2026-06-19T12:38:00Z">
              <w:pPr>
                <w:pStyle w:val="TM2"/>
                <w:tabs>
                  <w:tab w:val="right" w:leader="dot" w:pos="9304"/>
                </w:tabs>
              </w:pPr>
            </w:pPrChange>
          </w:pPr>
          <w:del w:id="258" w:author="Ir Nicole" w:date="2026-06-19T12:34:00Z">
            <w:r w:rsidRPr="007D4B2B" w:rsidDel="007D4B2B">
              <w:rPr>
                <w:rPrChange w:id="259" w:author="Ir Nicole" w:date="2026-06-19T12:34:00Z">
                  <w:rPr>
                    <w:rStyle w:val="Lienhypertexte"/>
                    <w:noProof/>
                  </w:rPr>
                </w:rPrChange>
              </w:rPr>
              <w:delText>4.3. Stack Technologique</w:delText>
            </w:r>
            <w:r w:rsidDel="007D4B2B">
              <w:rPr>
                <w:noProof/>
              </w:rPr>
              <w:tab/>
            </w:r>
          </w:del>
          <w:del w:id="260" w:author="Ir Nicole" w:date="2026-06-19T12:31:00Z">
            <w:r w:rsidDel="007B72E8">
              <w:rPr>
                <w:noProof/>
              </w:rPr>
              <w:delText>7</w:delText>
            </w:r>
          </w:del>
        </w:p>
        <w:p w14:paraId="069EC1D5" w14:textId="14D43CB4" w:rsidR="004362B5" w:rsidDel="007D4B2B" w:rsidRDefault="004362B5">
          <w:pPr>
            <w:pStyle w:val="TM2"/>
            <w:tabs>
              <w:tab w:val="right" w:leader="dot" w:pos="9304"/>
            </w:tabs>
            <w:jc w:val="both"/>
            <w:rPr>
              <w:del w:id="261" w:author="Ir Nicole" w:date="2026-06-19T12:34:00Z"/>
              <w:noProof/>
            </w:rPr>
            <w:pPrChange w:id="262" w:author="Ir Nicole" w:date="2026-06-19T12:38:00Z">
              <w:pPr>
                <w:pStyle w:val="TM2"/>
                <w:tabs>
                  <w:tab w:val="right" w:leader="dot" w:pos="9304"/>
                </w:tabs>
              </w:pPr>
            </w:pPrChange>
          </w:pPr>
          <w:del w:id="263" w:author="Ir Nicole" w:date="2026-06-19T12:34:00Z">
            <w:r w:rsidRPr="007D4B2B" w:rsidDel="007D4B2B">
              <w:rPr>
                <w:rPrChange w:id="264" w:author="Ir Nicole" w:date="2026-06-19T12:34:00Z">
                  <w:rPr>
                    <w:rStyle w:val="Lienhypertexte"/>
                    <w:noProof/>
                  </w:rPr>
                </w:rPrChange>
              </w:rPr>
              <w:delText>4.4. Fonctionnalites Principales</w:delText>
            </w:r>
            <w:r w:rsidDel="007D4B2B">
              <w:rPr>
                <w:noProof/>
              </w:rPr>
              <w:tab/>
            </w:r>
          </w:del>
          <w:del w:id="265" w:author="Ir Nicole" w:date="2026-06-19T12:31:00Z">
            <w:r w:rsidDel="007B72E8">
              <w:rPr>
                <w:noProof/>
              </w:rPr>
              <w:delText>8</w:delText>
            </w:r>
          </w:del>
        </w:p>
        <w:p w14:paraId="137EC333" w14:textId="2D299484" w:rsidR="004362B5" w:rsidDel="007D4B2B" w:rsidRDefault="004362B5">
          <w:pPr>
            <w:pStyle w:val="TM3"/>
            <w:tabs>
              <w:tab w:val="right" w:leader="dot" w:pos="9304"/>
            </w:tabs>
            <w:jc w:val="both"/>
            <w:rPr>
              <w:del w:id="266" w:author="Ir Nicole" w:date="2026-06-19T12:34:00Z"/>
              <w:noProof/>
            </w:rPr>
            <w:pPrChange w:id="267" w:author="Ir Nicole" w:date="2026-06-19T12:38:00Z">
              <w:pPr>
                <w:pStyle w:val="TM3"/>
                <w:tabs>
                  <w:tab w:val="right" w:leader="dot" w:pos="9304"/>
                </w:tabs>
              </w:pPr>
            </w:pPrChange>
          </w:pPr>
          <w:del w:id="268" w:author="Ir Nicole" w:date="2026-06-19T12:34:00Z">
            <w:r w:rsidRPr="007D4B2B" w:rsidDel="007D4B2B">
              <w:rPr>
                <w:rPrChange w:id="269" w:author="Ir Nicole" w:date="2026-06-19T12:34:00Z">
                  <w:rPr>
                    <w:rStyle w:val="Lienhypertexte"/>
                    <w:noProof/>
                  </w:rPr>
                </w:rPrChange>
              </w:rPr>
              <w:delText>4.4.1. Module d'Enrolement</w:delText>
            </w:r>
            <w:r w:rsidDel="007D4B2B">
              <w:rPr>
                <w:noProof/>
              </w:rPr>
              <w:tab/>
            </w:r>
          </w:del>
          <w:del w:id="270" w:author="Ir Nicole" w:date="2026-06-19T12:31:00Z">
            <w:r w:rsidDel="007B72E8">
              <w:rPr>
                <w:noProof/>
              </w:rPr>
              <w:delText>8</w:delText>
            </w:r>
          </w:del>
        </w:p>
        <w:p w14:paraId="01134590" w14:textId="2F335E9A" w:rsidR="004362B5" w:rsidDel="007D4B2B" w:rsidRDefault="004362B5">
          <w:pPr>
            <w:pStyle w:val="TM3"/>
            <w:tabs>
              <w:tab w:val="right" w:leader="dot" w:pos="9304"/>
            </w:tabs>
            <w:jc w:val="both"/>
            <w:rPr>
              <w:del w:id="271" w:author="Ir Nicole" w:date="2026-06-19T12:34:00Z"/>
              <w:noProof/>
            </w:rPr>
            <w:pPrChange w:id="272" w:author="Ir Nicole" w:date="2026-06-19T12:38:00Z">
              <w:pPr>
                <w:pStyle w:val="TM3"/>
                <w:tabs>
                  <w:tab w:val="right" w:leader="dot" w:pos="9304"/>
                </w:tabs>
              </w:pPr>
            </w:pPrChange>
          </w:pPr>
          <w:del w:id="273" w:author="Ir Nicole" w:date="2026-06-19T12:34:00Z">
            <w:r w:rsidRPr="007D4B2B" w:rsidDel="007D4B2B">
              <w:rPr>
                <w:rPrChange w:id="274" w:author="Ir Nicole" w:date="2026-06-19T12:34:00Z">
                  <w:rPr>
                    <w:rStyle w:val="Lienhypertexte"/>
                    <w:noProof/>
                  </w:rPr>
                </w:rPrChange>
              </w:rPr>
              <w:delText>4.4.2. Module de Pointage</w:delText>
            </w:r>
            <w:r w:rsidDel="007D4B2B">
              <w:rPr>
                <w:noProof/>
              </w:rPr>
              <w:tab/>
            </w:r>
          </w:del>
          <w:del w:id="275" w:author="Ir Nicole" w:date="2026-06-19T12:31:00Z">
            <w:r w:rsidDel="007B72E8">
              <w:rPr>
                <w:noProof/>
              </w:rPr>
              <w:delText>8</w:delText>
            </w:r>
          </w:del>
        </w:p>
        <w:p w14:paraId="5B60441B" w14:textId="60C0FAD5" w:rsidR="004362B5" w:rsidDel="007D4B2B" w:rsidRDefault="004362B5">
          <w:pPr>
            <w:pStyle w:val="TM3"/>
            <w:tabs>
              <w:tab w:val="right" w:leader="dot" w:pos="9304"/>
            </w:tabs>
            <w:jc w:val="both"/>
            <w:rPr>
              <w:del w:id="276" w:author="Ir Nicole" w:date="2026-06-19T12:34:00Z"/>
              <w:noProof/>
            </w:rPr>
            <w:pPrChange w:id="277" w:author="Ir Nicole" w:date="2026-06-19T12:38:00Z">
              <w:pPr>
                <w:pStyle w:val="TM3"/>
                <w:tabs>
                  <w:tab w:val="right" w:leader="dot" w:pos="9304"/>
                </w:tabs>
              </w:pPr>
            </w:pPrChange>
          </w:pPr>
          <w:del w:id="278" w:author="Ir Nicole" w:date="2026-06-19T12:34:00Z">
            <w:r w:rsidRPr="007D4B2B" w:rsidDel="007D4B2B">
              <w:rPr>
                <w:rPrChange w:id="279" w:author="Ir Nicole" w:date="2026-06-19T12:34:00Z">
                  <w:rPr>
                    <w:rStyle w:val="Lienhypertexte"/>
                    <w:noProof/>
                  </w:rPr>
                </w:rPrChange>
              </w:rPr>
              <w:delText>4.4.3. Module d'Administration</w:delText>
            </w:r>
            <w:r w:rsidDel="007D4B2B">
              <w:rPr>
                <w:noProof/>
              </w:rPr>
              <w:tab/>
            </w:r>
          </w:del>
          <w:del w:id="280" w:author="Ir Nicole" w:date="2026-06-19T12:31:00Z">
            <w:r w:rsidDel="007B72E8">
              <w:rPr>
                <w:noProof/>
              </w:rPr>
              <w:delText>8</w:delText>
            </w:r>
          </w:del>
        </w:p>
        <w:p w14:paraId="1721B2C1" w14:textId="6663A2C1" w:rsidR="004362B5" w:rsidDel="007D4B2B" w:rsidRDefault="004362B5">
          <w:pPr>
            <w:pStyle w:val="TM3"/>
            <w:tabs>
              <w:tab w:val="right" w:leader="dot" w:pos="9304"/>
            </w:tabs>
            <w:jc w:val="both"/>
            <w:rPr>
              <w:del w:id="281" w:author="Ir Nicole" w:date="2026-06-19T12:34:00Z"/>
              <w:noProof/>
            </w:rPr>
            <w:pPrChange w:id="282" w:author="Ir Nicole" w:date="2026-06-19T12:38:00Z">
              <w:pPr>
                <w:pStyle w:val="TM3"/>
                <w:tabs>
                  <w:tab w:val="right" w:leader="dot" w:pos="9304"/>
                </w:tabs>
              </w:pPr>
            </w:pPrChange>
          </w:pPr>
          <w:del w:id="283" w:author="Ir Nicole" w:date="2026-06-19T12:34:00Z">
            <w:r w:rsidRPr="007D4B2B" w:rsidDel="007D4B2B">
              <w:rPr>
                <w:rPrChange w:id="284" w:author="Ir Nicole" w:date="2026-06-19T12:34:00Z">
                  <w:rPr>
                    <w:rStyle w:val="Lienhypertexte"/>
                    <w:noProof/>
                  </w:rPr>
                </w:rPrChange>
              </w:rPr>
              <w:delText>4.4.4. Module de Reporting</w:delText>
            </w:r>
            <w:r w:rsidDel="007D4B2B">
              <w:rPr>
                <w:noProof/>
              </w:rPr>
              <w:tab/>
            </w:r>
          </w:del>
          <w:del w:id="285" w:author="Ir Nicole" w:date="2026-06-19T12:31:00Z">
            <w:r w:rsidDel="007B72E8">
              <w:rPr>
                <w:noProof/>
              </w:rPr>
              <w:delText>8</w:delText>
            </w:r>
          </w:del>
        </w:p>
        <w:p w14:paraId="02D3471F" w14:textId="1767BD1A" w:rsidR="004362B5" w:rsidDel="007D4B2B" w:rsidRDefault="004362B5">
          <w:pPr>
            <w:pStyle w:val="TM1"/>
            <w:tabs>
              <w:tab w:val="right" w:leader="dot" w:pos="9304"/>
            </w:tabs>
            <w:jc w:val="both"/>
            <w:rPr>
              <w:del w:id="286" w:author="Ir Nicole" w:date="2026-06-19T12:34:00Z"/>
              <w:noProof/>
            </w:rPr>
            <w:pPrChange w:id="287" w:author="Ir Nicole" w:date="2026-06-19T12:38:00Z">
              <w:pPr>
                <w:pStyle w:val="TM1"/>
                <w:tabs>
                  <w:tab w:val="right" w:leader="dot" w:pos="9304"/>
                </w:tabs>
              </w:pPr>
            </w:pPrChange>
          </w:pPr>
          <w:del w:id="288" w:author="Ir Nicole" w:date="2026-06-19T12:34:00Z">
            <w:r w:rsidRPr="007D4B2B" w:rsidDel="007D4B2B">
              <w:rPr>
                <w:rPrChange w:id="289" w:author="Ir Nicole" w:date="2026-06-19T12:34:00Z">
                  <w:rPr>
                    <w:rStyle w:val="Lienhypertexte"/>
                    <w:noProof/>
                  </w:rPr>
                </w:rPrChange>
              </w:rPr>
              <w:delText>5. FAISABILITE TECHNIQUE</w:delText>
            </w:r>
            <w:r w:rsidDel="007D4B2B">
              <w:rPr>
                <w:noProof/>
              </w:rPr>
              <w:tab/>
            </w:r>
          </w:del>
          <w:del w:id="290" w:author="Ir Nicole" w:date="2026-06-19T12:31:00Z">
            <w:r w:rsidDel="007B72E8">
              <w:rPr>
                <w:noProof/>
              </w:rPr>
              <w:delText>9</w:delText>
            </w:r>
          </w:del>
        </w:p>
        <w:p w14:paraId="7E5C1BCB" w14:textId="01CE5302" w:rsidR="004362B5" w:rsidDel="007D4B2B" w:rsidRDefault="004362B5">
          <w:pPr>
            <w:pStyle w:val="TM2"/>
            <w:tabs>
              <w:tab w:val="right" w:leader="dot" w:pos="9304"/>
            </w:tabs>
            <w:jc w:val="both"/>
            <w:rPr>
              <w:del w:id="291" w:author="Ir Nicole" w:date="2026-06-19T12:34:00Z"/>
              <w:noProof/>
            </w:rPr>
            <w:pPrChange w:id="292" w:author="Ir Nicole" w:date="2026-06-19T12:38:00Z">
              <w:pPr>
                <w:pStyle w:val="TM2"/>
                <w:tabs>
                  <w:tab w:val="right" w:leader="dot" w:pos="9304"/>
                </w:tabs>
              </w:pPr>
            </w:pPrChange>
          </w:pPr>
          <w:del w:id="293" w:author="Ir Nicole" w:date="2026-06-19T12:34:00Z">
            <w:r w:rsidRPr="007D4B2B" w:rsidDel="007D4B2B">
              <w:rPr>
                <w:rPrChange w:id="294" w:author="Ir Nicole" w:date="2026-06-19T12:34:00Z">
                  <w:rPr>
                    <w:rStyle w:val="Lienhypertexte"/>
                    <w:noProof/>
                  </w:rPr>
                </w:rPrChange>
              </w:rPr>
              <w:delText>5.1. Evaluation des Technologies Biometriques</w:delText>
            </w:r>
            <w:r w:rsidDel="007D4B2B">
              <w:rPr>
                <w:noProof/>
              </w:rPr>
              <w:tab/>
            </w:r>
          </w:del>
          <w:del w:id="295" w:author="Ir Nicole" w:date="2026-06-19T12:31:00Z">
            <w:r w:rsidDel="007B72E8">
              <w:rPr>
                <w:noProof/>
              </w:rPr>
              <w:delText>9</w:delText>
            </w:r>
          </w:del>
        </w:p>
        <w:p w14:paraId="2EA3290B" w14:textId="63532EEB" w:rsidR="004362B5" w:rsidDel="007D4B2B" w:rsidRDefault="004362B5">
          <w:pPr>
            <w:pStyle w:val="TM2"/>
            <w:tabs>
              <w:tab w:val="right" w:leader="dot" w:pos="9304"/>
            </w:tabs>
            <w:jc w:val="both"/>
            <w:rPr>
              <w:del w:id="296" w:author="Ir Nicole" w:date="2026-06-19T12:34:00Z"/>
              <w:noProof/>
            </w:rPr>
            <w:pPrChange w:id="297" w:author="Ir Nicole" w:date="2026-06-19T12:38:00Z">
              <w:pPr>
                <w:pStyle w:val="TM2"/>
                <w:tabs>
                  <w:tab w:val="right" w:leader="dot" w:pos="9304"/>
                </w:tabs>
              </w:pPr>
            </w:pPrChange>
          </w:pPr>
          <w:del w:id="298" w:author="Ir Nicole" w:date="2026-06-19T12:34:00Z">
            <w:r w:rsidRPr="007D4B2B" w:rsidDel="007D4B2B">
              <w:rPr>
                <w:rPrChange w:id="299" w:author="Ir Nicole" w:date="2026-06-19T12:34:00Z">
                  <w:rPr>
                    <w:rStyle w:val="Lienhypertexte"/>
                    <w:noProof/>
                  </w:rPr>
                </w:rPrChange>
              </w:rPr>
              <w:delText>5.2. Faisabilite sur Raspberry Pi</w:delText>
            </w:r>
            <w:r w:rsidDel="007D4B2B">
              <w:rPr>
                <w:noProof/>
              </w:rPr>
              <w:tab/>
            </w:r>
          </w:del>
          <w:del w:id="300" w:author="Ir Nicole" w:date="2026-06-19T12:31:00Z">
            <w:r w:rsidDel="007B72E8">
              <w:rPr>
                <w:noProof/>
              </w:rPr>
              <w:delText>9</w:delText>
            </w:r>
          </w:del>
        </w:p>
        <w:p w14:paraId="446A63F0" w14:textId="093BDA3F" w:rsidR="004362B5" w:rsidDel="007D4B2B" w:rsidRDefault="004362B5">
          <w:pPr>
            <w:pStyle w:val="TM2"/>
            <w:tabs>
              <w:tab w:val="right" w:leader="dot" w:pos="9304"/>
            </w:tabs>
            <w:jc w:val="both"/>
            <w:rPr>
              <w:del w:id="301" w:author="Ir Nicole" w:date="2026-06-19T12:34:00Z"/>
              <w:noProof/>
            </w:rPr>
            <w:pPrChange w:id="302" w:author="Ir Nicole" w:date="2026-06-19T12:38:00Z">
              <w:pPr>
                <w:pStyle w:val="TM2"/>
                <w:tabs>
                  <w:tab w:val="right" w:leader="dot" w:pos="9304"/>
                </w:tabs>
              </w:pPr>
            </w:pPrChange>
          </w:pPr>
          <w:del w:id="303" w:author="Ir Nicole" w:date="2026-06-19T12:34:00Z">
            <w:r w:rsidRPr="007D4B2B" w:rsidDel="007D4B2B">
              <w:rPr>
                <w:rPrChange w:id="304" w:author="Ir Nicole" w:date="2026-06-19T12:34:00Z">
                  <w:rPr>
                    <w:rStyle w:val="Lienhypertexte"/>
                    <w:noProof/>
                  </w:rPr>
                </w:rPrChange>
              </w:rPr>
              <w:delText>5.3. Risques Techniques et Mitigation</w:delText>
            </w:r>
            <w:r w:rsidDel="007D4B2B">
              <w:rPr>
                <w:noProof/>
              </w:rPr>
              <w:tab/>
            </w:r>
          </w:del>
          <w:del w:id="305" w:author="Ir Nicole" w:date="2026-06-19T12:31:00Z">
            <w:r w:rsidDel="007B72E8">
              <w:rPr>
                <w:noProof/>
              </w:rPr>
              <w:delText>9</w:delText>
            </w:r>
          </w:del>
        </w:p>
        <w:p w14:paraId="4088B8F7" w14:textId="58306A71" w:rsidR="004362B5" w:rsidDel="007D4B2B" w:rsidRDefault="004362B5">
          <w:pPr>
            <w:pStyle w:val="TM1"/>
            <w:tabs>
              <w:tab w:val="right" w:leader="dot" w:pos="9304"/>
            </w:tabs>
            <w:jc w:val="both"/>
            <w:rPr>
              <w:del w:id="306" w:author="Ir Nicole" w:date="2026-06-19T12:34:00Z"/>
              <w:noProof/>
            </w:rPr>
            <w:pPrChange w:id="307" w:author="Ir Nicole" w:date="2026-06-19T12:38:00Z">
              <w:pPr>
                <w:pStyle w:val="TM1"/>
                <w:tabs>
                  <w:tab w:val="right" w:leader="dot" w:pos="9304"/>
                </w:tabs>
              </w:pPr>
            </w:pPrChange>
          </w:pPr>
          <w:del w:id="308" w:author="Ir Nicole" w:date="2026-06-19T12:34:00Z">
            <w:r w:rsidRPr="007D4B2B" w:rsidDel="007D4B2B">
              <w:rPr>
                <w:rPrChange w:id="309" w:author="Ir Nicole" w:date="2026-06-19T12:34:00Z">
                  <w:rPr>
                    <w:rStyle w:val="Lienhypertexte"/>
                    <w:noProof/>
                  </w:rPr>
                </w:rPrChange>
              </w:rPr>
              <w:delText>6. FAISABILITE FINANCIERE</w:delText>
            </w:r>
            <w:r w:rsidDel="007D4B2B">
              <w:rPr>
                <w:noProof/>
              </w:rPr>
              <w:tab/>
            </w:r>
          </w:del>
          <w:del w:id="310" w:author="Ir Nicole" w:date="2026-06-19T12:31:00Z">
            <w:r w:rsidDel="007B72E8">
              <w:rPr>
                <w:noProof/>
              </w:rPr>
              <w:delText>10</w:delText>
            </w:r>
          </w:del>
        </w:p>
        <w:p w14:paraId="582CC035" w14:textId="54705CCC" w:rsidR="004362B5" w:rsidDel="007D4B2B" w:rsidRDefault="004362B5">
          <w:pPr>
            <w:pStyle w:val="TM2"/>
            <w:tabs>
              <w:tab w:val="right" w:leader="dot" w:pos="9304"/>
            </w:tabs>
            <w:jc w:val="both"/>
            <w:rPr>
              <w:del w:id="311" w:author="Ir Nicole" w:date="2026-06-19T12:34:00Z"/>
              <w:noProof/>
            </w:rPr>
            <w:pPrChange w:id="312" w:author="Ir Nicole" w:date="2026-06-19T12:38:00Z">
              <w:pPr>
                <w:pStyle w:val="TM2"/>
                <w:tabs>
                  <w:tab w:val="right" w:leader="dot" w:pos="9304"/>
                </w:tabs>
              </w:pPr>
            </w:pPrChange>
          </w:pPr>
          <w:del w:id="313" w:author="Ir Nicole" w:date="2026-06-19T12:34:00Z">
            <w:r w:rsidRPr="007D4B2B" w:rsidDel="007D4B2B">
              <w:rPr>
                <w:rPrChange w:id="314" w:author="Ir Nicole" w:date="2026-06-19T12:34:00Z">
                  <w:rPr>
                    <w:rStyle w:val="Lienhypertexte"/>
                    <w:noProof/>
                  </w:rPr>
                </w:rPrChange>
              </w:rPr>
              <w:delText>6.1. Estimation des Couts d'Investissement</w:delText>
            </w:r>
            <w:r w:rsidDel="007D4B2B">
              <w:rPr>
                <w:noProof/>
              </w:rPr>
              <w:tab/>
            </w:r>
          </w:del>
          <w:del w:id="315" w:author="Ir Nicole" w:date="2026-06-19T12:31:00Z">
            <w:r w:rsidDel="007B72E8">
              <w:rPr>
                <w:noProof/>
              </w:rPr>
              <w:delText>10</w:delText>
            </w:r>
          </w:del>
        </w:p>
        <w:p w14:paraId="47D6A159" w14:textId="75A4DF97" w:rsidR="004362B5" w:rsidDel="007D4B2B" w:rsidRDefault="004362B5">
          <w:pPr>
            <w:pStyle w:val="TM3"/>
            <w:tabs>
              <w:tab w:val="right" w:leader="dot" w:pos="9304"/>
            </w:tabs>
            <w:jc w:val="both"/>
            <w:rPr>
              <w:del w:id="316" w:author="Ir Nicole" w:date="2026-06-19T12:34:00Z"/>
              <w:noProof/>
            </w:rPr>
            <w:pPrChange w:id="317" w:author="Ir Nicole" w:date="2026-06-19T12:38:00Z">
              <w:pPr>
                <w:pStyle w:val="TM3"/>
                <w:tabs>
                  <w:tab w:val="right" w:leader="dot" w:pos="9304"/>
                </w:tabs>
              </w:pPr>
            </w:pPrChange>
          </w:pPr>
          <w:del w:id="318" w:author="Ir Nicole" w:date="2026-06-19T12:34:00Z">
            <w:r w:rsidRPr="007D4B2B" w:rsidDel="007D4B2B">
              <w:rPr>
                <w:rPrChange w:id="319" w:author="Ir Nicole" w:date="2026-06-19T12:34:00Z">
                  <w:rPr>
                    <w:rStyle w:val="Lienhypertexte"/>
                    <w:noProof/>
                  </w:rPr>
                </w:rPrChange>
              </w:rPr>
              <w:delText>6.1.1</w:delText>
            </w:r>
            <w:r w:rsidR="00B705AC" w:rsidRPr="007D4B2B" w:rsidDel="007D4B2B">
              <w:rPr>
                <w:rPrChange w:id="320" w:author="Ir Nicole" w:date="2026-06-19T12:34:00Z">
                  <w:rPr>
                    <w:rStyle w:val="Lienhypertexte"/>
                    <w:noProof/>
                  </w:rPr>
                </w:rPrChange>
              </w:rPr>
              <w:delText xml:space="preserve">. Couts Materiels </w:delText>
            </w:r>
            <w:r w:rsidDel="007D4B2B">
              <w:rPr>
                <w:noProof/>
              </w:rPr>
              <w:tab/>
            </w:r>
          </w:del>
          <w:del w:id="321" w:author="Ir Nicole" w:date="2026-06-19T12:31:00Z">
            <w:r w:rsidDel="007B72E8">
              <w:rPr>
                <w:noProof/>
              </w:rPr>
              <w:delText>10</w:delText>
            </w:r>
          </w:del>
        </w:p>
        <w:p w14:paraId="0FF8A2FC" w14:textId="512289C2" w:rsidR="004362B5" w:rsidDel="007D4B2B" w:rsidRDefault="004362B5">
          <w:pPr>
            <w:pStyle w:val="TM3"/>
            <w:tabs>
              <w:tab w:val="right" w:leader="dot" w:pos="9304"/>
            </w:tabs>
            <w:jc w:val="both"/>
            <w:rPr>
              <w:del w:id="322" w:author="Ir Nicole" w:date="2026-06-19T12:34:00Z"/>
              <w:noProof/>
            </w:rPr>
            <w:pPrChange w:id="323" w:author="Ir Nicole" w:date="2026-06-19T12:38:00Z">
              <w:pPr>
                <w:pStyle w:val="TM3"/>
                <w:tabs>
                  <w:tab w:val="right" w:leader="dot" w:pos="9304"/>
                </w:tabs>
              </w:pPr>
            </w:pPrChange>
          </w:pPr>
          <w:del w:id="324" w:author="Ir Nicole" w:date="2026-06-19T12:34:00Z">
            <w:r w:rsidRPr="007D4B2B" w:rsidDel="007D4B2B">
              <w:rPr>
                <w:rPrChange w:id="325" w:author="Ir Nicole" w:date="2026-06-19T12:34:00Z">
                  <w:rPr>
                    <w:rStyle w:val="Lienhypertexte"/>
                    <w:noProof/>
                  </w:rPr>
                </w:rPrChange>
              </w:rPr>
              <w:delText>6.1.2. Couts de Developpement</w:delText>
            </w:r>
            <w:r w:rsidDel="007D4B2B">
              <w:rPr>
                <w:noProof/>
              </w:rPr>
              <w:tab/>
            </w:r>
          </w:del>
          <w:del w:id="326" w:author="Ir Nicole" w:date="2026-06-19T12:31:00Z">
            <w:r w:rsidDel="007B72E8">
              <w:rPr>
                <w:noProof/>
              </w:rPr>
              <w:delText>10</w:delText>
            </w:r>
          </w:del>
        </w:p>
        <w:p w14:paraId="5091543E" w14:textId="350BB284" w:rsidR="004362B5" w:rsidDel="007D4B2B" w:rsidRDefault="004362B5">
          <w:pPr>
            <w:pStyle w:val="TM2"/>
            <w:tabs>
              <w:tab w:val="right" w:leader="dot" w:pos="9304"/>
            </w:tabs>
            <w:jc w:val="both"/>
            <w:rPr>
              <w:del w:id="327" w:author="Ir Nicole" w:date="2026-06-19T12:34:00Z"/>
              <w:noProof/>
            </w:rPr>
            <w:pPrChange w:id="328" w:author="Ir Nicole" w:date="2026-06-19T12:38:00Z">
              <w:pPr>
                <w:pStyle w:val="TM2"/>
                <w:tabs>
                  <w:tab w:val="right" w:leader="dot" w:pos="9304"/>
                </w:tabs>
              </w:pPr>
            </w:pPrChange>
          </w:pPr>
          <w:del w:id="329" w:author="Ir Nicole" w:date="2026-06-19T12:34:00Z">
            <w:r w:rsidRPr="007D4B2B" w:rsidDel="007D4B2B">
              <w:rPr>
                <w:rPrChange w:id="330" w:author="Ir Nicole" w:date="2026-06-19T12:34:00Z">
                  <w:rPr>
                    <w:rStyle w:val="Lienhypertexte"/>
                    <w:noProof/>
                  </w:rPr>
                </w:rPrChange>
              </w:rPr>
              <w:delText>6.2. Synthese Fi</w:delText>
            </w:r>
            <w:r w:rsidR="00B705AC" w:rsidRPr="007D4B2B" w:rsidDel="007D4B2B">
              <w:rPr>
                <w:rPrChange w:id="331" w:author="Ir Nicole" w:date="2026-06-19T12:34:00Z">
                  <w:rPr>
                    <w:rStyle w:val="Lienhypertexte"/>
                    <w:noProof/>
                  </w:rPr>
                </w:rPrChange>
              </w:rPr>
              <w:delText xml:space="preserve">nanciere Globale </w:delText>
            </w:r>
            <w:r w:rsidDel="007D4B2B">
              <w:rPr>
                <w:noProof/>
              </w:rPr>
              <w:tab/>
            </w:r>
          </w:del>
          <w:del w:id="332" w:author="Ir Nicole" w:date="2026-06-19T12:31:00Z">
            <w:r w:rsidDel="007B72E8">
              <w:rPr>
                <w:noProof/>
              </w:rPr>
              <w:delText>10</w:delText>
            </w:r>
          </w:del>
        </w:p>
        <w:p w14:paraId="7259BF4A" w14:textId="1CCC4008" w:rsidR="004362B5" w:rsidDel="007D4B2B" w:rsidRDefault="004362B5">
          <w:pPr>
            <w:pStyle w:val="TM2"/>
            <w:tabs>
              <w:tab w:val="right" w:leader="dot" w:pos="9304"/>
            </w:tabs>
            <w:jc w:val="both"/>
            <w:rPr>
              <w:del w:id="333" w:author="Ir Nicole" w:date="2026-06-19T12:34:00Z"/>
              <w:noProof/>
            </w:rPr>
            <w:pPrChange w:id="334" w:author="Ir Nicole" w:date="2026-06-19T12:38:00Z">
              <w:pPr>
                <w:pStyle w:val="TM2"/>
                <w:tabs>
                  <w:tab w:val="right" w:leader="dot" w:pos="9304"/>
                </w:tabs>
              </w:pPr>
            </w:pPrChange>
          </w:pPr>
          <w:del w:id="335" w:author="Ir Nicole" w:date="2026-06-19T12:34:00Z">
            <w:r w:rsidRPr="007D4B2B" w:rsidDel="007D4B2B">
              <w:rPr>
                <w:rPrChange w:id="336" w:author="Ir Nicole" w:date="2026-06-19T12:34:00Z">
                  <w:rPr>
                    <w:rStyle w:val="Lienhypertexte"/>
                    <w:noProof/>
                  </w:rPr>
                </w:rPrChange>
              </w:rPr>
              <w:delText>6.3. Retour sur Investissement (ROI)</w:delText>
            </w:r>
            <w:r w:rsidDel="007D4B2B">
              <w:rPr>
                <w:noProof/>
              </w:rPr>
              <w:tab/>
            </w:r>
          </w:del>
          <w:del w:id="337" w:author="Ir Nicole" w:date="2026-06-19T12:31:00Z">
            <w:r w:rsidDel="007B72E8">
              <w:rPr>
                <w:noProof/>
              </w:rPr>
              <w:delText>11</w:delText>
            </w:r>
          </w:del>
        </w:p>
        <w:p w14:paraId="780C61E1" w14:textId="62C130B8" w:rsidR="004362B5" w:rsidDel="007D4B2B" w:rsidRDefault="004362B5">
          <w:pPr>
            <w:pStyle w:val="TM1"/>
            <w:tabs>
              <w:tab w:val="right" w:leader="dot" w:pos="9304"/>
            </w:tabs>
            <w:jc w:val="both"/>
            <w:rPr>
              <w:del w:id="338" w:author="Ir Nicole" w:date="2026-06-19T12:34:00Z"/>
              <w:noProof/>
            </w:rPr>
            <w:pPrChange w:id="339" w:author="Ir Nicole" w:date="2026-06-19T12:38:00Z">
              <w:pPr>
                <w:pStyle w:val="TM1"/>
                <w:tabs>
                  <w:tab w:val="right" w:leader="dot" w:pos="9304"/>
                </w:tabs>
              </w:pPr>
            </w:pPrChange>
          </w:pPr>
          <w:del w:id="340" w:author="Ir Nicole" w:date="2026-06-19T12:34:00Z">
            <w:r w:rsidRPr="007D4B2B" w:rsidDel="007D4B2B">
              <w:rPr>
                <w:rPrChange w:id="341" w:author="Ir Nicole" w:date="2026-06-19T12:34:00Z">
                  <w:rPr>
                    <w:rStyle w:val="Lienhypertexte"/>
                    <w:noProof/>
                  </w:rPr>
                </w:rPrChange>
              </w:rPr>
              <w:delText>7. FAISABILITE JURIDIQUE ET CONFORMITE</w:delText>
            </w:r>
            <w:r w:rsidDel="007D4B2B">
              <w:rPr>
                <w:noProof/>
              </w:rPr>
              <w:tab/>
            </w:r>
          </w:del>
          <w:del w:id="342" w:author="Ir Nicole" w:date="2026-06-19T12:31:00Z">
            <w:r w:rsidDel="007B72E8">
              <w:rPr>
                <w:noProof/>
              </w:rPr>
              <w:delText>12</w:delText>
            </w:r>
          </w:del>
        </w:p>
        <w:p w14:paraId="0E13F971" w14:textId="2876FD6E" w:rsidR="004362B5" w:rsidDel="007D4B2B" w:rsidRDefault="004362B5">
          <w:pPr>
            <w:pStyle w:val="TM2"/>
            <w:tabs>
              <w:tab w:val="right" w:leader="dot" w:pos="9304"/>
            </w:tabs>
            <w:jc w:val="both"/>
            <w:rPr>
              <w:del w:id="343" w:author="Ir Nicole" w:date="2026-06-19T12:34:00Z"/>
              <w:noProof/>
            </w:rPr>
            <w:pPrChange w:id="344" w:author="Ir Nicole" w:date="2026-06-19T12:38:00Z">
              <w:pPr>
                <w:pStyle w:val="TM2"/>
                <w:tabs>
                  <w:tab w:val="right" w:leader="dot" w:pos="9304"/>
                </w:tabs>
              </w:pPr>
            </w:pPrChange>
          </w:pPr>
          <w:del w:id="345" w:author="Ir Nicole" w:date="2026-06-19T12:34:00Z">
            <w:r w:rsidRPr="007D4B2B" w:rsidDel="007D4B2B">
              <w:rPr>
                <w:rPrChange w:id="346" w:author="Ir Nicole" w:date="2026-06-19T12:34:00Z">
                  <w:rPr>
                    <w:rStyle w:val="Lienhypertexte"/>
                    <w:noProof/>
                  </w:rPr>
                </w:rPrChange>
              </w:rPr>
              <w:delText>7.1. Cadre Reglementaire Applicable</w:delText>
            </w:r>
            <w:r w:rsidDel="007D4B2B">
              <w:rPr>
                <w:noProof/>
              </w:rPr>
              <w:tab/>
            </w:r>
          </w:del>
          <w:del w:id="347" w:author="Ir Nicole" w:date="2026-06-19T12:31:00Z">
            <w:r w:rsidDel="007B72E8">
              <w:rPr>
                <w:noProof/>
              </w:rPr>
              <w:delText>12</w:delText>
            </w:r>
          </w:del>
        </w:p>
        <w:p w14:paraId="2F550B8A" w14:textId="77E51EBA" w:rsidR="004362B5" w:rsidDel="007D4B2B" w:rsidRDefault="004362B5">
          <w:pPr>
            <w:pStyle w:val="TM2"/>
            <w:tabs>
              <w:tab w:val="right" w:leader="dot" w:pos="9304"/>
            </w:tabs>
            <w:jc w:val="both"/>
            <w:rPr>
              <w:del w:id="348" w:author="Ir Nicole" w:date="2026-06-19T12:34:00Z"/>
              <w:noProof/>
            </w:rPr>
            <w:pPrChange w:id="349" w:author="Ir Nicole" w:date="2026-06-19T12:38:00Z">
              <w:pPr>
                <w:pStyle w:val="TM2"/>
                <w:tabs>
                  <w:tab w:val="right" w:leader="dot" w:pos="9304"/>
                </w:tabs>
              </w:pPr>
            </w:pPrChange>
          </w:pPr>
          <w:del w:id="350" w:author="Ir Nicole" w:date="2026-06-19T12:34:00Z">
            <w:r w:rsidRPr="007D4B2B" w:rsidDel="007D4B2B">
              <w:rPr>
                <w:rPrChange w:id="351" w:author="Ir Nicole" w:date="2026-06-19T12:34:00Z">
                  <w:rPr>
                    <w:rStyle w:val="Lienhypertexte"/>
                    <w:noProof/>
                  </w:rPr>
                </w:rPrChange>
              </w:rPr>
              <w:delText>7.2. Exigences de Conformite</w:delText>
            </w:r>
            <w:r w:rsidDel="007D4B2B">
              <w:rPr>
                <w:noProof/>
              </w:rPr>
              <w:tab/>
            </w:r>
          </w:del>
          <w:del w:id="352" w:author="Ir Nicole" w:date="2026-06-19T12:31:00Z">
            <w:r w:rsidDel="007B72E8">
              <w:rPr>
                <w:noProof/>
              </w:rPr>
              <w:delText>12</w:delText>
            </w:r>
          </w:del>
        </w:p>
        <w:p w14:paraId="6CA87C68" w14:textId="2BD8C77F" w:rsidR="004362B5" w:rsidDel="007D4B2B" w:rsidRDefault="004362B5">
          <w:pPr>
            <w:pStyle w:val="TM2"/>
            <w:tabs>
              <w:tab w:val="right" w:leader="dot" w:pos="9304"/>
            </w:tabs>
            <w:jc w:val="both"/>
            <w:rPr>
              <w:del w:id="353" w:author="Ir Nicole" w:date="2026-06-19T12:34:00Z"/>
              <w:noProof/>
            </w:rPr>
            <w:pPrChange w:id="354" w:author="Ir Nicole" w:date="2026-06-19T12:38:00Z">
              <w:pPr>
                <w:pStyle w:val="TM2"/>
                <w:tabs>
                  <w:tab w:val="right" w:leader="dot" w:pos="9304"/>
                </w:tabs>
              </w:pPr>
            </w:pPrChange>
          </w:pPr>
          <w:del w:id="355" w:author="Ir Nicole" w:date="2026-06-19T12:34:00Z">
            <w:r w:rsidRPr="007D4B2B" w:rsidDel="007D4B2B">
              <w:rPr>
                <w:rPrChange w:id="356" w:author="Ir Nicole" w:date="2026-06-19T12:34:00Z">
                  <w:rPr>
                    <w:rStyle w:val="Lienhypertexte"/>
                    <w:noProof/>
                  </w:rPr>
                </w:rPrChange>
              </w:rPr>
              <w:delText>7.3. Mesures Techniques de Protection</w:delText>
            </w:r>
            <w:r w:rsidDel="007D4B2B">
              <w:rPr>
                <w:noProof/>
              </w:rPr>
              <w:tab/>
            </w:r>
          </w:del>
          <w:del w:id="357" w:author="Ir Nicole" w:date="2026-06-19T12:31:00Z">
            <w:r w:rsidDel="007B72E8">
              <w:rPr>
                <w:noProof/>
              </w:rPr>
              <w:delText>12</w:delText>
            </w:r>
          </w:del>
        </w:p>
        <w:p w14:paraId="16B9825E" w14:textId="366A2BC7" w:rsidR="004362B5" w:rsidDel="007D4B2B" w:rsidRDefault="004362B5">
          <w:pPr>
            <w:pStyle w:val="TM1"/>
            <w:tabs>
              <w:tab w:val="right" w:leader="dot" w:pos="9304"/>
            </w:tabs>
            <w:jc w:val="both"/>
            <w:rPr>
              <w:del w:id="358" w:author="Ir Nicole" w:date="2026-06-19T12:34:00Z"/>
              <w:noProof/>
            </w:rPr>
            <w:pPrChange w:id="359" w:author="Ir Nicole" w:date="2026-06-19T12:38:00Z">
              <w:pPr>
                <w:pStyle w:val="TM1"/>
                <w:tabs>
                  <w:tab w:val="right" w:leader="dot" w:pos="9304"/>
                </w:tabs>
              </w:pPr>
            </w:pPrChange>
          </w:pPr>
          <w:del w:id="360" w:author="Ir Nicole" w:date="2026-06-19T12:34:00Z">
            <w:r w:rsidRPr="007D4B2B" w:rsidDel="007D4B2B">
              <w:rPr>
                <w:rPrChange w:id="361" w:author="Ir Nicole" w:date="2026-06-19T12:34:00Z">
                  <w:rPr>
                    <w:rStyle w:val="Lienhypertexte"/>
                    <w:noProof/>
                  </w:rPr>
                </w:rPrChange>
              </w:rPr>
              <w:delText>8. PLAN DE MISE EN OEUVRE</w:delText>
            </w:r>
            <w:r w:rsidDel="007D4B2B">
              <w:rPr>
                <w:noProof/>
              </w:rPr>
              <w:tab/>
            </w:r>
          </w:del>
          <w:del w:id="362" w:author="Ir Nicole" w:date="2026-06-19T12:31:00Z">
            <w:r w:rsidDel="007B72E8">
              <w:rPr>
                <w:noProof/>
              </w:rPr>
              <w:delText>13</w:delText>
            </w:r>
          </w:del>
        </w:p>
        <w:p w14:paraId="65CB08DE" w14:textId="221E4690" w:rsidR="004362B5" w:rsidDel="007D4B2B" w:rsidRDefault="004362B5">
          <w:pPr>
            <w:pStyle w:val="TM2"/>
            <w:tabs>
              <w:tab w:val="right" w:leader="dot" w:pos="9304"/>
            </w:tabs>
            <w:jc w:val="both"/>
            <w:rPr>
              <w:del w:id="363" w:author="Ir Nicole" w:date="2026-06-19T12:34:00Z"/>
              <w:noProof/>
            </w:rPr>
            <w:pPrChange w:id="364" w:author="Ir Nicole" w:date="2026-06-19T12:38:00Z">
              <w:pPr>
                <w:pStyle w:val="TM2"/>
                <w:tabs>
                  <w:tab w:val="right" w:leader="dot" w:pos="9304"/>
                </w:tabs>
              </w:pPr>
            </w:pPrChange>
          </w:pPr>
          <w:del w:id="365" w:author="Ir Nicole" w:date="2026-06-19T12:34:00Z">
            <w:r w:rsidRPr="007D4B2B" w:rsidDel="007D4B2B">
              <w:rPr>
                <w:rPrChange w:id="366" w:author="Ir Nicole" w:date="2026-06-19T12:34:00Z">
                  <w:rPr>
                    <w:rStyle w:val="Lienhypertexte"/>
                    <w:noProof/>
                  </w:rPr>
                </w:rPrChange>
              </w:rPr>
              <w:delText>8.1. Methodologie de Projet</w:delText>
            </w:r>
            <w:r w:rsidDel="007D4B2B">
              <w:rPr>
                <w:noProof/>
              </w:rPr>
              <w:tab/>
            </w:r>
          </w:del>
          <w:del w:id="367" w:author="Ir Nicole" w:date="2026-06-19T12:31:00Z">
            <w:r w:rsidDel="007B72E8">
              <w:rPr>
                <w:noProof/>
              </w:rPr>
              <w:delText>13</w:delText>
            </w:r>
          </w:del>
        </w:p>
        <w:p w14:paraId="392019BF" w14:textId="7E85D0E9" w:rsidR="004362B5" w:rsidDel="007D4B2B" w:rsidRDefault="004362B5">
          <w:pPr>
            <w:pStyle w:val="TM2"/>
            <w:tabs>
              <w:tab w:val="right" w:leader="dot" w:pos="9304"/>
            </w:tabs>
            <w:jc w:val="both"/>
            <w:rPr>
              <w:del w:id="368" w:author="Ir Nicole" w:date="2026-06-19T12:34:00Z"/>
              <w:noProof/>
            </w:rPr>
            <w:pPrChange w:id="369" w:author="Ir Nicole" w:date="2026-06-19T12:38:00Z">
              <w:pPr>
                <w:pStyle w:val="TM2"/>
                <w:tabs>
                  <w:tab w:val="right" w:leader="dot" w:pos="9304"/>
                </w:tabs>
              </w:pPr>
            </w:pPrChange>
          </w:pPr>
          <w:del w:id="370" w:author="Ir Nicole" w:date="2026-06-19T12:34:00Z">
            <w:r w:rsidRPr="007D4B2B" w:rsidDel="007D4B2B">
              <w:rPr>
                <w:rPrChange w:id="371" w:author="Ir Nicole" w:date="2026-06-19T12:34:00Z">
                  <w:rPr>
                    <w:rStyle w:val="Lienhypertexte"/>
                    <w:noProof/>
                  </w:rPr>
                </w:rPrChange>
              </w:rPr>
              <w:delText>8.2. Planning Previsionnel</w:delText>
            </w:r>
            <w:r w:rsidDel="007D4B2B">
              <w:rPr>
                <w:noProof/>
              </w:rPr>
              <w:tab/>
            </w:r>
          </w:del>
          <w:del w:id="372" w:author="Ir Nicole" w:date="2026-06-19T12:31:00Z">
            <w:r w:rsidDel="007B72E8">
              <w:rPr>
                <w:noProof/>
              </w:rPr>
              <w:delText>13</w:delText>
            </w:r>
          </w:del>
        </w:p>
        <w:p w14:paraId="1F8879D9" w14:textId="6EAC693C" w:rsidR="004362B5" w:rsidDel="007D4B2B" w:rsidRDefault="004362B5">
          <w:pPr>
            <w:pStyle w:val="TM1"/>
            <w:tabs>
              <w:tab w:val="right" w:leader="dot" w:pos="9304"/>
            </w:tabs>
            <w:jc w:val="both"/>
            <w:rPr>
              <w:del w:id="373" w:author="Ir Nicole" w:date="2026-06-19T12:34:00Z"/>
              <w:noProof/>
            </w:rPr>
            <w:pPrChange w:id="374" w:author="Ir Nicole" w:date="2026-06-19T12:38:00Z">
              <w:pPr>
                <w:pStyle w:val="TM1"/>
                <w:tabs>
                  <w:tab w:val="right" w:leader="dot" w:pos="9304"/>
                </w:tabs>
              </w:pPr>
            </w:pPrChange>
          </w:pPr>
          <w:del w:id="375" w:author="Ir Nicole" w:date="2026-06-19T12:34:00Z">
            <w:r w:rsidRPr="007D4B2B" w:rsidDel="007D4B2B">
              <w:rPr>
                <w:rPrChange w:id="376" w:author="Ir Nicole" w:date="2026-06-19T12:34:00Z">
                  <w:rPr>
                    <w:rStyle w:val="Lienhypertexte"/>
                    <w:noProof/>
                  </w:rPr>
                </w:rPrChange>
              </w:rPr>
              <w:delText>9. ANALYSE DES RISQUES GLOBAUX</w:delText>
            </w:r>
            <w:r w:rsidDel="007D4B2B">
              <w:rPr>
                <w:noProof/>
              </w:rPr>
              <w:tab/>
            </w:r>
          </w:del>
          <w:del w:id="377" w:author="Ir Nicole" w:date="2026-06-19T12:31:00Z">
            <w:r w:rsidDel="007B72E8">
              <w:rPr>
                <w:noProof/>
              </w:rPr>
              <w:delText>14</w:delText>
            </w:r>
          </w:del>
        </w:p>
        <w:p w14:paraId="51B73BEB" w14:textId="674E26E5" w:rsidR="004362B5" w:rsidDel="007D4B2B" w:rsidRDefault="00FA30C5">
          <w:pPr>
            <w:pStyle w:val="TM1"/>
            <w:tabs>
              <w:tab w:val="right" w:leader="dot" w:pos="9304"/>
            </w:tabs>
            <w:jc w:val="both"/>
            <w:rPr>
              <w:del w:id="378" w:author="Ir Nicole" w:date="2026-06-19T12:34:00Z"/>
              <w:noProof/>
            </w:rPr>
            <w:pPrChange w:id="379" w:author="Ir Nicole" w:date="2026-06-19T12:38:00Z">
              <w:pPr>
                <w:pStyle w:val="TM1"/>
                <w:tabs>
                  <w:tab w:val="right" w:leader="dot" w:pos="9304"/>
                </w:tabs>
              </w:pPr>
            </w:pPrChange>
          </w:pPr>
          <w:del w:id="380" w:author="Ir Nicole" w:date="2026-06-19T12:34:00Z">
            <w:r w:rsidRPr="007D4B2B" w:rsidDel="007D4B2B">
              <w:rPr>
                <w:rPrChange w:id="381" w:author="Ir Nicole" w:date="2026-06-19T12:34:00Z">
                  <w:rPr>
                    <w:rStyle w:val="Lienhypertexte"/>
                    <w:noProof/>
                  </w:rPr>
                </w:rPrChange>
              </w:rPr>
              <w:delText>10</w:delText>
            </w:r>
            <w:r w:rsidR="00427C6F" w:rsidRPr="007D4B2B" w:rsidDel="007D4B2B">
              <w:rPr>
                <w:rPrChange w:id="382" w:author="Ir Nicole" w:date="2026-06-19T12:34:00Z">
                  <w:rPr>
                    <w:rStyle w:val="Lienhypertexte"/>
                    <w:noProof/>
                  </w:rPr>
                </w:rPrChange>
              </w:rPr>
              <w:delText xml:space="preserve">. CONCLUSION </w:delText>
            </w:r>
            <w:r w:rsidR="004362B5" w:rsidDel="007D4B2B">
              <w:rPr>
                <w:noProof/>
              </w:rPr>
              <w:tab/>
            </w:r>
          </w:del>
          <w:del w:id="383" w:author="Ir Nicole" w:date="2026-06-19T12:31:00Z">
            <w:r w:rsidR="004362B5" w:rsidDel="007B72E8">
              <w:rPr>
                <w:noProof/>
              </w:rPr>
              <w:delText>16</w:delText>
            </w:r>
          </w:del>
        </w:p>
        <w:p w14:paraId="7D828826" w14:textId="3C370206" w:rsidR="004362B5" w:rsidDel="007D4B2B" w:rsidRDefault="00FA30C5">
          <w:pPr>
            <w:pStyle w:val="TM2"/>
            <w:tabs>
              <w:tab w:val="right" w:leader="dot" w:pos="9304"/>
            </w:tabs>
            <w:jc w:val="both"/>
            <w:rPr>
              <w:del w:id="384" w:author="Ir Nicole" w:date="2026-06-19T12:34:00Z"/>
              <w:noProof/>
            </w:rPr>
            <w:pPrChange w:id="385" w:author="Ir Nicole" w:date="2026-06-19T12:38:00Z">
              <w:pPr>
                <w:pStyle w:val="TM2"/>
                <w:tabs>
                  <w:tab w:val="right" w:leader="dot" w:pos="9304"/>
                </w:tabs>
              </w:pPr>
            </w:pPrChange>
          </w:pPr>
          <w:del w:id="386" w:author="Ir Nicole" w:date="2026-06-19T12:34:00Z">
            <w:r w:rsidRPr="007D4B2B" w:rsidDel="007D4B2B">
              <w:rPr>
                <w:rPrChange w:id="387" w:author="Ir Nicole" w:date="2026-06-19T12:34:00Z">
                  <w:rPr>
                    <w:rStyle w:val="Lienhypertexte"/>
                    <w:noProof/>
                  </w:rPr>
                </w:rPrChange>
              </w:rPr>
              <w:delText>10</w:delText>
            </w:r>
            <w:r w:rsidR="004362B5" w:rsidRPr="007D4B2B" w:rsidDel="007D4B2B">
              <w:rPr>
                <w:rPrChange w:id="388" w:author="Ir Nicole" w:date="2026-06-19T12:34:00Z">
                  <w:rPr>
                    <w:rStyle w:val="Lienhypertexte"/>
                    <w:noProof/>
                  </w:rPr>
                </w:rPrChange>
              </w:rPr>
              <w:delText>.1. Synthese de la Faisabilite</w:delText>
            </w:r>
            <w:r w:rsidR="004362B5" w:rsidDel="007D4B2B">
              <w:rPr>
                <w:noProof/>
              </w:rPr>
              <w:tab/>
            </w:r>
          </w:del>
          <w:del w:id="389" w:author="Ir Nicole" w:date="2026-06-19T12:31:00Z">
            <w:r w:rsidR="004362B5" w:rsidDel="007B72E8">
              <w:rPr>
                <w:noProof/>
              </w:rPr>
              <w:delText>16</w:delText>
            </w:r>
          </w:del>
        </w:p>
        <w:p w14:paraId="13AE1B95" w14:textId="25556A10" w:rsidR="004362B5" w:rsidDel="007D4B2B" w:rsidRDefault="00FA30C5">
          <w:pPr>
            <w:pStyle w:val="TM2"/>
            <w:tabs>
              <w:tab w:val="right" w:leader="dot" w:pos="9304"/>
            </w:tabs>
            <w:jc w:val="both"/>
            <w:rPr>
              <w:del w:id="390" w:author="Ir Nicole" w:date="2026-06-19T12:34:00Z"/>
              <w:noProof/>
            </w:rPr>
            <w:pPrChange w:id="391" w:author="Ir Nicole" w:date="2026-06-19T12:38:00Z">
              <w:pPr>
                <w:pStyle w:val="TM2"/>
                <w:tabs>
                  <w:tab w:val="right" w:leader="dot" w:pos="9304"/>
                </w:tabs>
              </w:pPr>
            </w:pPrChange>
          </w:pPr>
          <w:del w:id="392" w:author="Ir Nicole" w:date="2026-06-19T12:34:00Z">
            <w:r w:rsidRPr="007D4B2B" w:rsidDel="007D4B2B">
              <w:rPr>
                <w:rPrChange w:id="393" w:author="Ir Nicole" w:date="2026-06-19T12:34:00Z">
                  <w:rPr>
                    <w:rStyle w:val="Lienhypertexte"/>
                    <w:noProof/>
                  </w:rPr>
                </w:rPrChange>
              </w:rPr>
              <w:delText>10</w:delText>
            </w:r>
            <w:r w:rsidR="00561598" w:rsidRPr="007D4B2B" w:rsidDel="007D4B2B">
              <w:rPr>
                <w:rPrChange w:id="394" w:author="Ir Nicole" w:date="2026-06-19T12:34:00Z">
                  <w:rPr>
                    <w:rStyle w:val="Lienhypertexte"/>
                    <w:noProof/>
                  </w:rPr>
                </w:rPrChange>
              </w:rPr>
              <w:delText>.2</w:delText>
            </w:r>
            <w:r w:rsidR="004362B5" w:rsidRPr="007D4B2B" w:rsidDel="007D4B2B">
              <w:rPr>
                <w:rPrChange w:id="395" w:author="Ir Nicole" w:date="2026-06-19T12:34:00Z">
                  <w:rPr>
                    <w:rStyle w:val="Lienhypertexte"/>
                    <w:noProof/>
                  </w:rPr>
                </w:rPrChange>
              </w:rPr>
              <w:delText>. Prochaines Etapes Immediates</w:delText>
            </w:r>
            <w:r w:rsidR="004362B5" w:rsidDel="007D4B2B">
              <w:rPr>
                <w:noProof/>
              </w:rPr>
              <w:tab/>
            </w:r>
          </w:del>
          <w:del w:id="396" w:author="Ir Nicole" w:date="2026-06-19T12:31:00Z">
            <w:r w:rsidR="004362B5" w:rsidDel="007B72E8">
              <w:rPr>
                <w:noProof/>
              </w:rPr>
              <w:delText>16</w:delText>
            </w:r>
          </w:del>
        </w:p>
        <w:p w14:paraId="1964EDAF" w14:textId="20677090" w:rsidR="007A00A4" w:rsidRDefault="004362B5">
          <w:pPr>
            <w:jc w:val="both"/>
            <w:pPrChange w:id="397" w:author="Ir Nicole" w:date="2026-06-19T12:38:00Z">
              <w:pPr/>
            </w:pPrChange>
          </w:pPr>
          <w:r>
            <w:fldChar w:fldCharType="end"/>
          </w:r>
        </w:p>
      </w:sdtContent>
    </w:sdt>
    <w:p w14:paraId="3BB428C0" w14:textId="77777777" w:rsidR="00595832" w:rsidRDefault="00595832">
      <w:pPr>
        <w:jc w:val="both"/>
        <w:rPr>
          <w:ins w:id="398" w:author="Egide NDAYIZEYE" w:date="2026-06-17T16:33:00Z"/>
        </w:rPr>
        <w:pPrChange w:id="399" w:author="Ir Nicole" w:date="2026-06-19T12:38:00Z">
          <w:pPr/>
        </w:pPrChange>
      </w:pPr>
      <w:ins w:id="400" w:author="Egide NDAYIZEYE" w:date="2026-06-17T16:33:00Z">
        <w:r>
          <w:br w:type="page"/>
        </w:r>
      </w:ins>
    </w:p>
    <w:p w14:paraId="219A1C46" w14:textId="6532CEE2" w:rsidR="00595832" w:rsidRPr="00B26F4B" w:rsidRDefault="00595832">
      <w:pPr>
        <w:jc w:val="both"/>
        <w:rPr>
          <w:ins w:id="401" w:author="Ir Nicole" w:date="2026-06-18T13:32:00Z"/>
        </w:rPr>
        <w:pPrChange w:id="402" w:author="Ir Nicole" w:date="2026-06-19T12:38:00Z">
          <w:pPr/>
        </w:pPrChange>
      </w:pPr>
      <w:commentRangeStart w:id="403"/>
      <w:ins w:id="404" w:author="Egide NDAYIZEYE" w:date="2026-06-17T16:33:00Z">
        <w:r>
          <w:lastRenderedPageBreak/>
          <w:t>Liste des tableaux</w:t>
        </w:r>
      </w:ins>
      <w:commentRangeEnd w:id="403"/>
      <w:ins w:id="405" w:author="Egide NDAYIZEYE" w:date="2026-06-17T16:34:00Z">
        <w:r>
          <w:rPr>
            <w:rStyle w:val="Marquedecommentaire"/>
          </w:rPr>
          <w:commentReference w:id="403"/>
        </w:r>
      </w:ins>
    </w:p>
    <w:p w14:paraId="6937A7A4" w14:textId="77777777" w:rsidR="00B26F4B" w:rsidRDefault="00B26F4B">
      <w:pPr>
        <w:jc w:val="both"/>
        <w:rPr>
          <w:ins w:id="406" w:author="Egide NDAYIZEYE" w:date="2026-06-17T16:33:00Z"/>
        </w:rPr>
        <w:pPrChange w:id="407" w:author="Ir Nicole" w:date="2026-06-19T12:38:00Z">
          <w:pPr/>
        </w:pPrChange>
      </w:pPr>
    </w:p>
    <w:p w14:paraId="70B0BF8D" w14:textId="66F36A75" w:rsidR="00B26F4B" w:rsidRDefault="00B26F4B">
      <w:pPr>
        <w:pStyle w:val="Tabledesillustrations"/>
        <w:tabs>
          <w:tab w:val="right" w:leader="dot" w:pos="9304"/>
        </w:tabs>
        <w:spacing w:line="480" w:lineRule="auto"/>
        <w:jc w:val="both"/>
        <w:rPr>
          <w:ins w:id="408" w:author="Ir Nicole" w:date="2026-06-18T13:32:00Z"/>
          <w:noProof/>
        </w:rPr>
        <w:pPrChange w:id="409" w:author="Ir Nicole" w:date="2026-06-19T12:38:00Z">
          <w:pPr>
            <w:pStyle w:val="Tabledesillustrations"/>
            <w:tabs>
              <w:tab w:val="right" w:leader="dot" w:pos="9304"/>
            </w:tabs>
          </w:pPr>
        </w:pPrChange>
      </w:pPr>
      <w:ins w:id="410" w:author="Ir Nicole" w:date="2026-06-18T13:32:00Z">
        <w:r>
          <w:fldChar w:fldCharType="begin"/>
        </w:r>
        <w:r>
          <w:instrText xml:space="preserve"> TOC \h \z \c "Tableau" </w:instrText>
        </w:r>
      </w:ins>
      <w:r>
        <w:fldChar w:fldCharType="separate"/>
      </w:r>
      <w:ins w:id="411"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"_Toc232681965"</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1 synthese de l' etude de faisabilite</w:t>
        </w:r>
        <w:r>
          <w:rPr>
            <w:noProof/>
            <w:webHidden/>
          </w:rPr>
          <w:tab/>
        </w:r>
        <w:r>
          <w:rPr>
            <w:noProof/>
            <w:webHidden/>
          </w:rPr>
          <w:fldChar w:fldCharType="begin"/>
        </w:r>
        <w:r>
          <w:rPr>
            <w:noProof/>
            <w:webHidden/>
          </w:rPr>
          <w:instrText xml:space="preserve"> PAGEREF _Toc232681965 \h </w:instrText>
        </w:r>
      </w:ins>
      <w:r>
        <w:rPr>
          <w:noProof/>
          <w:webHidden/>
        </w:rPr>
      </w:r>
      <w:r>
        <w:rPr>
          <w:noProof/>
          <w:webHidden/>
        </w:rPr>
        <w:fldChar w:fldCharType="separate"/>
      </w:r>
      <w:ins w:id="412" w:author="Ir Nicole" w:date="2026-06-18T13:32:00Z">
        <w:r>
          <w:rPr>
            <w:noProof/>
            <w:webHidden/>
          </w:rPr>
          <w:t>7</w:t>
        </w:r>
        <w:r>
          <w:rPr>
            <w:noProof/>
            <w:webHidden/>
          </w:rPr>
          <w:fldChar w:fldCharType="end"/>
        </w:r>
        <w:r w:rsidRPr="00E769D7">
          <w:rPr>
            <w:rStyle w:val="Lienhypertexte"/>
            <w:noProof/>
          </w:rPr>
          <w:fldChar w:fldCharType="end"/>
        </w:r>
      </w:ins>
    </w:p>
    <w:p w14:paraId="47B18074" w14:textId="6AA7573F" w:rsidR="00B26F4B" w:rsidRDefault="00B26F4B">
      <w:pPr>
        <w:pStyle w:val="Tabledesillustrations"/>
        <w:tabs>
          <w:tab w:val="right" w:leader="dot" w:pos="9304"/>
        </w:tabs>
        <w:spacing w:line="480" w:lineRule="auto"/>
        <w:jc w:val="both"/>
        <w:rPr>
          <w:ins w:id="413" w:author="Ir Nicole" w:date="2026-06-18T13:32:00Z"/>
          <w:noProof/>
        </w:rPr>
        <w:pPrChange w:id="414" w:author="Ir Nicole" w:date="2026-06-19T12:38:00Z">
          <w:pPr>
            <w:pStyle w:val="Tabledesillustrations"/>
            <w:tabs>
              <w:tab w:val="right" w:leader="dot" w:pos="9304"/>
            </w:tabs>
          </w:pPr>
        </w:pPrChange>
      </w:pPr>
      <w:ins w:id="415"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"_Toc232681966"</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2 indicateur des performance</w:t>
        </w:r>
        <w:r>
          <w:rPr>
            <w:noProof/>
            <w:webHidden/>
          </w:rPr>
          <w:tab/>
        </w:r>
        <w:r>
          <w:rPr>
            <w:noProof/>
            <w:webHidden/>
          </w:rPr>
          <w:fldChar w:fldCharType="begin"/>
        </w:r>
        <w:r>
          <w:rPr>
            <w:noProof/>
            <w:webHidden/>
          </w:rPr>
          <w:instrText xml:space="preserve"> PAGEREF _Toc232681966 \h </w:instrText>
        </w:r>
      </w:ins>
      <w:r>
        <w:rPr>
          <w:noProof/>
          <w:webHidden/>
        </w:rPr>
      </w:r>
      <w:r>
        <w:rPr>
          <w:noProof/>
          <w:webHidden/>
        </w:rPr>
        <w:fldChar w:fldCharType="separate"/>
      </w:r>
      <w:ins w:id="416" w:author="Ir Nicole" w:date="2026-06-18T13:32:00Z">
        <w:r>
          <w:rPr>
            <w:noProof/>
            <w:webHidden/>
          </w:rPr>
          <w:t>9</w:t>
        </w:r>
        <w:r>
          <w:rPr>
            <w:noProof/>
            <w:webHidden/>
          </w:rPr>
          <w:fldChar w:fldCharType="end"/>
        </w:r>
        <w:r w:rsidRPr="00E769D7">
          <w:rPr>
            <w:rStyle w:val="Lienhypertexte"/>
            <w:noProof/>
          </w:rPr>
          <w:fldChar w:fldCharType="end"/>
        </w:r>
      </w:ins>
    </w:p>
    <w:p w14:paraId="7F99C245" w14:textId="0AAF2DF1" w:rsidR="00B26F4B" w:rsidRDefault="00B26F4B">
      <w:pPr>
        <w:pStyle w:val="Tabledesillustrations"/>
        <w:tabs>
          <w:tab w:val="right" w:leader="dot" w:pos="9304"/>
        </w:tabs>
        <w:spacing w:line="480" w:lineRule="auto"/>
        <w:jc w:val="both"/>
        <w:rPr>
          <w:ins w:id="417" w:author="Ir Nicole" w:date="2026-06-18T13:32:00Z"/>
          <w:noProof/>
        </w:rPr>
        <w:pPrChange w:id="418" w:author="Ir Nicole" w:date="2026-06-19T12:38:00Z">
          <w:pPr>
            <w:pStyle w:val="Tabledesillustrations"/>
            <w:tabs>
              <w:tab w:val="right" w:leader="dot" w:pos="9304"/>
            </w:tabs>
          </w:pPr>
        </w:pPrChange>
      </w:pPr>
      <w:ins w:id="419"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"_Toc232681967"</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3 Architecture Globale du Système</w:t>
        </w:r>
        <w:r>
          <w:rPr>
            <w:noProof/>
            <w:webHidden/>
          </w:rPr>
          <w:tab/>
        </w:r>
        <w:r>
          <w:rPr>
            <w:noProof/>
            <w:webHidden/>
          </w:rPr>
          <w:fldChar w:fldCharType="begin"/>
        </w:r>
        <w:r>
          <w:rPr>
            <w:noProof/>
            <w:webHidden/>
          </w:rPr>
          <w:instrText xml:space="preserve"> PAGEREF _Toc232681967 \h </w:instrText>
        </w:r>
      </w:ins>
      <w:r>
        <w:rPr>
          <w:noProof/>
          <w:webHidden/>
        </w:rPr>
      </w:r>
      <w:r>
        <w:rPr>
          <w:noProof/>
          <w:webHidden/>
        </w:rPr>
        <w:fldChar w:fldCharType="separate"/>
      </w:r>
      <w:ins w:id="420" w:author="Ir Nicole" w:date="2026-06-18T13:32:00Z">
        <w:r>
          <w:rPr>
            <w:noProof/>
            <w:webHidden/>
          </w:rPr>
          <w:t>10</w:t>
        </w:r>
        <w:r>
          <w:rPr>
            <w:noProof/>
            <w:webHidden/>
          </w:rPr>
          <w:fldChar w:fldCharType="end"/>
        </w:r>
        <w:r w:rsidRPr="00E769D7">
          <w:rPr>
            <w:rStyle w:val="Lienhypertexte"/>
            <w:noProof/>
          </w:rPr>
          <w:fldChar w:fldCharType="end"/>
        </w:r>
      </w:ins>
    </w:p>
    <w:p w14:paraId="48BED2FE" w14:textId="6515686B" w:rsidR="00B26F4B" w:rsidRDefault="00B26F4B">
      <w:pPr>
        <w:pStyle w:val="Tabledesillustrations"/>
        <w:tabs>
          <w:tab w:val="right" w:leader="dot" w:pos="9304"/>
        </w:tabs>
        <w:spacing w:line="480" w:lineRule="auto"/>
        <w:jc w:val="both"/>
        <w:rPr>
          <w:ins w:id="421" w:author="Ir Nicole" w:date="2026-06-18T13:32:00Z"/>
          <w:noProof/>
        </w:rPr>
        <w:pPrChange w:id="422" w:author="Ir Nicole" w:date="2026-06-19T12:38:00Z">
          <w:pPr>
            <w:pStyle w:val="Tabledesillustrations"/>
            <w:tabs>
              <w:tab w:val="right" w:leader="dot" w:pos="9304"/>
            </w:tabs>
          </w:pPr>
        </w:pPrChange>
      </w:pPr>
      <w:ins w:id="423"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"_Toc232681968"</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4 Stack Technologique</w:t>
        </w:r>
        <w:r>
          <w:rPr>
            <w:noProof/>
            <w:webHidden/>
          </w:rPr>
          <w:tab/>
        </w:r>
        <w:r>
          <w:rPr>
            <w:noProof/>
            <w:webHidden/>
          </w:rPr>
          <w:fldChar w:fldCharType="begin"/>
        </w:r>
        <w:r>
          <w:rPr>
            <w:noProof/>
            <w:webHidden/>
          </w:rPr>
          <w:instrText xml:space="preserve"> PAGEREF _Toc232681968 \h </w:instrText>
        </w:r>
      </w:ins>
      <w:r>
        <w:rPr>
          <w:noProof/>
          <w:webHidden/>
        </w:rPr>
      </w:r>
      <w:r>
        <w:rPr>
          <w:noProof/>
          <w:webHidden/>
        </w:rPr>
        <w:fldChar w:fldCharType="separate"/>
      </w:r>
      <w:ins w:id="424" w:author="Ir Nicole" w:date="2026-06-18T13:32:00Z">
        <w:r>
          <w:rPr>
            <w:noProof/>
            <w:webHidden/>
          </w:rPr>
          <w:t>10</w:t>
        </w:r>
        <w:r>
          <w:rPr>
            <w:noProof/>
            <w:webHidden/>
          </w:rPr>
          <w:fldChar w:fldCharType="end"/>
        </w:r>
        <w:r w:rsidRPr="00E769D7">
          <w:rPr>
            <w:rStyle w:val="Lienhypertexte"/>
            <w:noProof/>
          </w:rPr>
          <w:fldChar w:fldCharType="end"/>
        </w:r>
      </w:ins>
    </w:p>
    <w:p w14:paraId="5BB132EA" w14:textId="42E4E039" w:rsidR="00B26F4B" w:rsidRDefault="00B26F4B">
      <w:pPr>
        <w:pStyle w:val="Tabledesillustrations"/>
        <w:tabs>
          <w:tab w:val="right" w:leader="dot" w:pos="9304"/>
        </w:tabs>
        <w:spacing w:line="480" w:lineRule="auto"/>
        <w:jc w:val="both"/>
        <w:rPr>
          <w:ins w:id="425" w:author="Ir Nicole" w:date="2026-06-18T13:32:00Z"/>
          <w:noProof/>
        </w:rPr>
        <w:pPrChange w:id="426" w:author="Ir Nicole" w:date="2026-06-19T12:38:00Z">
          <w:pPr>
            <w:pStyle w:val="Tabledesillustrations"/>
            <w:tabs>
              <w:tab w:val="right" w:leader="dot" w:pos="9304"/>
            </w:tabs>
          </w:pPr>
        </w:pPrChange>
      </w:pPr>
      <w:ins w:id="427"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"_Toc232681969"</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5 Evaluation des Technologies BiometriquesBiométriques</w:t>
        </w:r>
        <w:r>
          <w:rPr>
            <w:noProof/>
            <w:webHidden/>
          </w:rPr>
          <w:tab/>
        </w:r>
        <w:r>
          <w:rPr>
            <w:noProof/>
            <w:webHidden/>
          </w:rPr>
          <w:fldChar w:fldCharType="begin"/>
        </w:r>
        <w:r>
          <w:rPr>
            <w:noProof/>
            <w:webHidden/>
          </w:rPr>
          <w:instrText xml:space="preserve"> PAGEREF _Toc232681969 \h </w:instrText>
        </w:r>
      </w:ins>
      <w:r>
        <w:rPr>
          <w:noProof/>
          <w:webHidden/>
        </w:rPr>
      </w:r>
      <w:r>
        <w:rPr>
          <w:noProof/>
          <w:webHidden/>
        </w:rPr>
        <w:fldChar w:fldCharType="separate"/>
      </w:r>
      <w:ins w:id="428" w:author="Ir Nicole" w:date="2026-06-18T13:32:00Z">
        <w:r>
          <w:rPr>
            <w:noProof/>
            <w:webHidden/>
          </w:rPr>
          <w:t>12</w:t>
        </w:r>
        <w:r>
          <w:rPr>
            <w:noProof/>
            <w:webHidden/>
          </w:rPr>
          <w:fldChar w:fldCharType="end"/>
        </w:r>
        <w:r w:rsidRPr="00E769D7">
          <w:rPr>
            <w:rStyle w:val="Lienhypertexte"/>
            <w:noProof/>
          </w:rPr>
          <w:fldChar w:fldCharType="end"/>
        </w:r>
      </w:ins>
    </w:p>
    <w:p w14:paraId="37FB1047" w14:textId="03B2FD13" w:rsidR="00B26F4B" w:rsidRDefault="00B26F4B">
      <w:pPr>
        <w:pStyle w:val="Tabledesillustrations"/>
        <w:tabs>
          <w:tab w:val="right" w:leader="dot" w:pos="9304"/>
        </w:tabs>
        <w:spacing w:line="480" w:lineRule="auto"/>
        <w:jc w:val="both"/>
        <w:rPr>
          <w:ins w:id="429" w:author="Ir Nicole" w:date="2026-06-18T13:32:00Z"/>
          <w:noProof/>
        </w:rPr>
        <w:pPrChange w:id="430" w:author="Ir Nicole" w:date="2026-06-19T12:38:00Z">
          <w:pPr>
            <w:pStyle w:val="Tabledesillustrations"/>
            <w:tabs>
              <w:tab w:val="right" w:leader="dot" w:pos="9304"/>
            </w:tabs>
          </w:pPr>
        </w:pPrChange>
      </w:pPr>
      <w:ins w:id="431"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"_Toc232681970"</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6 :Risques Techniques et Mitigation</w:t>
        </w:r>
        <w:r>
          <w:rPr>
            <w:noProof/>
            <w:webHidden/>
          </w:rPr>
          <w:tab/>
        </w:r>
        <w:r>
          <w:rPr>
            <w:noProof/>
            <w:webHidden/>
          </w:rPr>
          <w:fldChar w:fldCharType="begin"/>
        </w:r>
        <w:r>
          <w:rPr>
            <w:noProof/>
            <w:webHidden/>
          </w:rPr>
          <w:instrText xml:space="preserve"> PAGEREF _Toc232681970 \h </w:instrText>
        </w:r>
      </w:ins>
      <w:r>
        <w:rPr>
          <w:noProof/>
          <w:webHidden/>
        </w:rPr>
      </w:r>
      <w:r>
        <w:rPr>
          <w:noProof/>
          <w:webHidden/>
        </w:rPr>
        <w:fldChar w:fldCharType="separate"/>
      </w:r>
      <w:ins w:id="432" w:author="Ir Nicole" w:date="2026-06-18T13:32:00Z">
        <w:r>
          <w:rPr>
            <w:noProof/>
            <w:webHidden/>
          </w:rPr>
          <w:t>12</w:t>
        </w:r>
        <w:r>
          <w:rPr>
            <w:noProof/>
            <w:webHidden/>
          </w:rPr>
          <w:fldChar w:fldCharType="end"/>
        </w:r>
        <w:r w:rsidRPr="00E769D7">
          <w:rPr>
            <w:rStyle w:val="Lienhypertexte"/>
            <w:noProof/>
          </w:rPr>
          <w:fldChar w:fldCharType="end"/>
        </w:r>
      </w:ins>
    </w:p>
    <w:p w14:paraId="35AC4265" w14:textId="53F8A844" w:rsidR="00B26F4B" w:rsidRDefault="00B26F4B">
      <w:pPr>
        <w:pStyle w:val="Tabledesillustrations"/>
        <w:tabs>
          <w:tab w:val="right" w:leader="dot" w:pos="9304"/>
        </w:tabs>
        <w:spacing w:line="480" w:lineRule="auto"/>
        <w:jc w:val="both"/>
        <w:rPr>
          <w:ins w:id="433" w:author="Ir Nicole" w:date="2026-06-18T13:32:00Z"/>
          <w:noProof/>
        </w:rPr>
        <w:pPrChange w:id="434" w:author="Ir Nicole" w:date="2026-06-19T12:38:00Z">
          <w:pPr>
            <w:pStyle w:val="Tabledesillustrations"/>
            <w:tabs>
              <w:tab w:val="right" w:leader="dot" w:pos="9304"/>
            </w:tabs>
          </w:pPr>
        </w:pPrChange>
      </w:pPr>
      <w:ins w:id="435"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"_Toc232681971"</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7:Estimation des coûts d’acquisition du matériels</w:t>
        </w:r>
        <w:r>
          <w:rPr>
            <w:noProof/>
            <w:webHidden/>
          </w:rPr>
          <w:tab/>
        </w:r>
        <w:r>
          <w:rPr>
            <w:noProof/>
            <w:webHidden/>
          </w:rPr>
          <w:fldChar w:fldCharType="begin"/>
        </w:r>
        <w:r>
          <w:rPr>
            <w:noProof/>
            <w:webHidden/>
          </w:rPr>
          <w:instrText xml:space="preserve"> PAGEREF _Toc232681971 \h </w:instrText>
        </w:r>
      </w:ins>
      <w:r>
        <w:rPr>
          <w:noProof/>
          <w:webHidden/>
        </w:rPr>
      </w:r>
      <w:r>
        <w:rPr>
          <w:noProof/>
          <w:webHidden/>
        </w:rPr>
        <w:fldChar w:fldCharType="separate"/>
      </w:r>
      <w:ins w:id="436" w:author="Ir Nicole" w:date="2026-06-18T13:32:00Z">
        <w:r>
          <w:rPr>
            <w:noProof/>
            <w:webHidden/>
          </w:rPr>
          <w:t>14</w:t>
        </w:r>
        <w:r>
          <w:rPr>
            <w:noProof/>
            <w:webHidden/>
          </w:rPr>
          <w:fldChar w:fldCharType="end"/>
        </w:r>
        <w:r w:rsidRPr="00E769D7">
          <w:rPr>
            <w:rStyle w:val="Lienhypertexte"/>
            <w:noProof/>
          </w:rPr>
          <w:fldChar w:fldCharType="end"/>
        </w:r>
      </w:ins>
    </w:p>
    <w:p w14:paraId="2C7BE4EC" w14:textId="3DD64E7B" w:rsidR="00B26F4B" w:rsidRDefault="00B26F4B">
      <w:pPr>
        <w:pStyle w:val="Tabledesillustrations"/>
        <w:tabs>
          <w:tab w:val="right" w:leader="dot" w:pos="9304"/>
        </w:tabs>
        <w:spacing w:line="480" w:lineRule="auto"/>
        <w:jc w:val="both"/>
        <w:rPr>
          <w:ins w:id="437" w:author="Ir Nicole" w:date="2026-06-18T13:32:00Z"/>
          <w:noProof/>
        </w:rPr>
        <w:pPrChange w:id="438" w:author="Ir Nicole" w:date="2026-06-19T12:38:00Z">
          <w:pPr>
            <w:pStyle w:val="Tabledesillustrations"/>
            <w:tabs>
              <w:tab w:val="right" w:leader="dot" w:pos="9304"/>
            </w:tabs>
          </w:pPr>
        </w:pPrChange>
      </w:pPr>
      <w:ins w:id="439"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"_Toc232681972"</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8: Coûts de Développement)</w:t>
        </w:r>
        <w:r>
          <w:rPr>
            <w:noProof/>
            <w:webHidden/>
          </w:rPr>
          <w:tab/>
        </w:r>
        <w:r>
          <w:rPr>
            <w:noProof/>
            <w:webHidden/>
          </w:rPr>
          <w:fldChar w:fldCharType="begin"/>
        </w:r>
        <w:r>
          <w:rPr>
            <w:noProof/>
            <w:webHidden/>
          </w:rPr>
          <w:instrText xml:space="preserve"> PAGEREF _Toc232681972 \h </w:instrText>
        </w:r>
      </w:ins>
      <w:r>
        <w:rPr>
          <w:noProof/>
          <w:webHidden/>
        </w:rPr>
      </w:r>
      <w:r>
        <w:rPr>
          <w:noProof/>
          <w:webHidden/>
        </w:rPr>
        <w:fldChar w:fldCharType="separate"/>
      </w:r>
      <w:ins w:id="440" w:author="Ir Nicole" w:date="2026-06-18T13:32:00Z">
        <w:r>
          <w:rPr>
            <w:noProof/>
            <w:webHidden/>
          </w:rPr>
          <w:t>15</w:t>
        </w:r>
        <w:r>
          <w:rPr>
            <w:noProof/>
            <w:webHidden/>
          </w:rPr>
          <w:fldChar w:fldCharType="end"/>
        </w:r>
        <w:r w:rsidRPr="00E769D7">
          <w:rPr>
            <w:rStyle w:val="Lienhypertexte"/>
            <w:noProof/>
          </w:rPr>
          <w:fldChar w:fldCharType="end"/>
        </w:r>
      </w:ins>
    </w:p>
    <w:p w14:paraId="280A0F79" w14:textId="4A49A8D3" w:rsidR="00B26F4B" w:rsidRDefault="00B26F4B">
      <w:pPr>
        <w:pStyle w:val="Tabledesillustrations"/>
        <w:tabs>
          <w:tab w:val="right" w:leader="dot" w:pos="9304"/>
        </w:tabs>
        <w:spacing w:line="480" w:lineRule="auto"/>
        <w:jc w:val="both"/>
        <w:rPr>
          <w:ins w:id="441" w:author="Ir Nicole" w:date="2026-06-18T13:32:00Z"/>
          <w:noProof/>
        </w:rPr>
        <w:pPrChange w:id="442" w:author="Ir Nicole" w:date="2026-06-19T12:38:00Z">
          <w:pPr>
            <w:pStyle w:val="Tabledesillustrations"/>
            <w:tabs>
              <w:tab w:val="right" w:leader="dot" w:pos="9304"/>
            </w:tabs>
          </w:pPr>
        </w:pPrChange>
      </w:pPr>
      <w:ins w:id="443"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"_Toc232681973"</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9 :Synthèse Financière Globale (Hypothèse : 1Agences, 1 Terminal/agence)</w:t>
        </w:r>
        <w:r>
          <w:rPr>
            <w:noProof/>
            <w:webHidden/>
          </w:rPr>
          <w:tab/>
        </w:r>
        <w:r>
          <w:rPr>
            <w:noProof/>
            <w:webHidden/>
          </w:rPr>
          <w:fldChar w:fldCharType="begin"/>
        </w:r>
        <w:r>
          <w:rPr>
            <w:noProof/>
            <w:webHidden/>
          </w:rPr>
          <w:instrText xml:space="preserve"> PAGEREF _Toc232681973 \h </w:instrText>
        </w:r>
      </w:ins>
      <w:r>
        <w:rPr>
          <w:noProof/>
          <w:webHidden/>
        </w:rPr>
      </w:r>
      <w:r>
        <w:rPr>
          <w:noProof/>
          <w:webHidden/>
        </w:rPr>
        <w:fldChar w:fldCharType="separate"/>
      </w:r>
      <w:ins w:id="444" w:author="Ir Nicole" w:date="2026-06-18T13:32:00Z">
        <w:r>
          <w:rPr>
            <w:noProof/>
            <w:webHidden/>
          </w:rPr>
          <w:t>15</w:t>
        </w:r>
        <w:r>
          <w:rPr>
            <w:noProof/>
            <w:webHidden/>
          </w:rPr>
          <w:fldChar w:fldCharType="end"/>
        </w:r>
        <w:r w:rsidRPr="00E769D7">
          <w:rPr>
            <w:rStyle w:val="Lienhypertexte"/>
            <w:noProof/>
          </w:rPr>
          <w:fldChar w:fldCharType="end"/>
        </w:r>
      </w:ins>
    </w:p>
    <w:p w14:paraId="2500515A" w14:textId="3520432D" w:rsidR="00B26F4B" w:rsidRDefault="00B26F4B">
      <w:pPr>
        <w:pStyle w:val="Tabledesillustrations"/>
        <w:tabs>
          <w:tab w:val="right" w:leader="dot" w:pos="9304"/>
        </w:tabs>
        <w:spacing w:line="480" w:lineRule="auto"/>
        <w:jc w:val="both"/>
        <w:rPr>
          <w:ins w:id="445" w:author="Ir Nicole" w:date="2026-06-18T13:32:00Z"/>
          <w:noProof/>
        </w:rPr>
        <w:pPrChange w:id="446" w:author="Ir Nicole" w:date="2026-06-19T12:38:00Z">
          <w:pPr>
            <w:pStyle w:val="Tabledesillustrations"/>
            <w:tabs>
              <w:tab w:val="right" w:leader="dot" w:pos="9304"/>
            </w:tabs>
          </w:pPr>
        </w:pPrChange>
      </w:pPr>
      <w:ins w:id="447"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"_Toc232681974"</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10:  Planning Prévisionnel</w:t>
        </w:r>
        <w:r>
          <w:rPr>
            <w:noProof/>
            <w:webHidden/>
          </w:rPr>
          <w:tab/>
        </w:r>
        <w:r>
          <w:rPr>
            <w:noProof/>
            <w:webHidden/>
          </w:rPr>
          <w:fldChar w:fldCharType="begin"/>
        </w:r>
        <w:r>
          <w:rPr>
            <w:noProof/>
            <w:webHidden/>
          </w:rPr>
          <w:instrText xml:space="preserve"> PAGEREF _Toc232681974 \h </w:instrText>
        </w:r>
      </w:ins>
      <w:r>
        <w:rPr>
          <w:noProof/>
          <w:webHidden/>
        </w:rPr>
      </w:r>
      <w:r>
        <w:rPr>
          <w:noProof/>
          <w:webHidden/>
        </w:rPr>
        <w:fldChar w:fldCharType="separate"/>
      </w:r>
      <w:ins w:id="448" w:author="Ir Nicole" w:date="2026-06-18T13:32:00Z">
        <w:r>
          <w:rPr>
            <w:noProof/>
            <w:webHidden/>
          </w:rPr>
          <w:t>18</w:t>
        </w:r>
        <w:r>
          <w:rPr>
            <w:noProof/>
            <w:webHidden/>
          </w:rPr>
          <w:fldChar w:fldCharType="end"/>
        </w:r>
        <w:r w:rsidRPr="00E769D7">
          <w:rPr>
            <w:rStyle w:val="Lienhypertexte"/>
            <w:noProof/>
          </w:rPr>
          <w:fldChar w:fldCharType="end"/>
        </w:r>
      </w:ins>
    </w:p>
    <w:p w14:paraId="183DAC9C" w14:textId="7A797279" w:rsidR="00B26F4B" w:rsidRDefault="00B26F4B">
      <w:pPr>
        <w:pStyle w:val="Tabledesillustrations"/>
        <w:tabs>
          <w:tab w:val="right" w:leader="dot" w:pos="9304"/>
        </w:tabs>
        <w:spacing w:line="480" w:lineRule="auto"/>
        <w:jc w:val="both"/>
        <w:rPr>
          <w:ins w:id="449" w:author="Ir Nicole" w:date="2026-06-18T13:32:00Z"/>
          <w:noProof/>
        </w:rPr>
        <w:pPrChange w:id="450" w:author="Ir Nicole" w:date="2026-06-19T12:38:00Z">
          <w:pPr>
            <w:pStyle w:val="Tabledesillustrations"/>
            <w:tabs>
              <w:tab w:val="right" w:leader="dot" w:pos="9304"/>
            </w:tabs>
          </w:pPr>
        </w:pPrChange>
      </w:pPr>
      <w:ins w:id="451"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"_Toc232681975"</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Tableau 11: ANALYSE DES RISQUES GLOBAUX</w:t>
        </w:r>
        <w:r>
          <w:rPr>
            <w:noProof/>
            <w:webHidden/>
          </w:rPr>
          <w:tab/>
        </w:r>
        <w:r>
          <w:rPr>
            <w:noProof/>
            <w:webHidden/>
          </w:rPr>
          <w:fldChar w:fldCharType="begin"/>
        </w:r>
        <w:r>
          <w:rPr>
            <w:noProof/>
            <w:webHidden/>
          </w:rPr>
          <w:instrText xml:space="preserve"> PAGEREF _Toc232681975 \h </w:instrText>
        </w:r>
      </w:ins>
      <w:r>
        <w:rPr>
          <w:noProof/>
          <w:webHidden/>
        </w:rPr>
      </w:r>
      <w:r>
        <w:rPr>
          <w:noProof/>
          <w:webHidden/>
        </w:rPr>
        <w:fldChar w:fldCharType="separate"/>
      </w:r>
      <w:ins w:id="452" w:author="Ir Nicole" w:date="2026-06-18T13:32:00Z">
        <w:r>
          <w:rPr>
            <w:noProof/>
            <w:webHidden/>
          </w:rPr>
          <w:t>19</w:t>
        </w:r>
        <w:r>
          <w:rPr>
            <w:noProof/>
            <w:webHidden/>
          </w:rPr>
          <w:fldChar w:fldCharType="end"/>
        </w:r>
        <w:r w:rsidRPr="00E769D7">
          <w:rPr>
            <w:rStyle w:val="Lienhypertexte"/>
            <w:noProof/>
          </w:rPr>
          <w:fldChar w:fldCharType="end"/>
        </w:r>
      </w:ins>
    </w:p>
    <w:p w14:paraId="11139805" w14:textId="1B17B831" w:rsidR="00B26F4B" w:rsidRDefault="00B26F4B">
      <w:pPr>
        <w:pStyle w:val="Tabledesillustrations"/>
        <w:tabs>
          <w:tab w:val="right" w:leader="dot" w:pos="9304"/>
        </w:tabs>
        <w:spacing w:line="480" w:lineRule="auto"/>
        <w:jc w:val="both"/>
        <w:rPr>
          <w:ins w:id="453" w:author="Ir Nicole" w:date="2026-06-18T13:32:00Z"/>
          <w:noProof/>
        </w:rPr>
        <w:pPrChange w:id="454" w:author="Ir Nicole" w:date="2026-06-19T12:38:00Z">
          <w:pPr>
            <w:pStyle w:val="Tabledesillustrations"/>
            <w:tabs>
              <w:tab w:val="right" w:leader="dot" w:pos="9304"/>
            </w:tabs>
          </w:pPr>
        </w:pPrChange>
      </w:pPr>
      <w:ins w:id="455" w:author="Ir Nicole" w:date="2026-06-18T13:32:00Z">
        <w:r w:rsidRPr="00E769D7">
          <w:rPr>
            <w:rStyle w:val="Lienhypertexte"/>
            <w:noProof/>
          </w:rPr>
          <w:fldChar w:fldCharType="begin"/>
        </w:r>
        <w:r w:rsidRPr="00E769D7">
          <w:rPr>
            <w:rStyle w:val="Lienhypertexte"/>
            <w:noProof/>
          </w:rPr>
          <w:instrText xml:space="preserve"> </w:instrText>
        </w:r>
        <w:r>
          <w:rPr>
            <w:noProof/>
          </w:rPr>
          <w:instrText>HYPERLINK \l "_Toc232681976"</w:instrText>
        </w:r>
        <w:r w:rsidRPr="00E769D7">
          <w:rPr>
            <w:rStyle w:val="Lienhypertexte"/>
            <w:noProof/>
          </w:rPr>
          <w:instrText xml:space="preserve"> </w:instrText>
        </w:r>
        <w:r w:rsidRPr="00E769D7">
          <w:rPr>
            <w:rStyle w:val="Lienhypertexte"/>
            <w:noProof/>
          </w:rPr>
          <w:fldChar w:fldCharType="separate"/>
        </w:r>
        <w:r w:rsidRPr="00E769D7">
          <w:rPr>
            <w:rStyle w:val="Lienhypertexte"/>
            <w:noProof/>
          </w:rPr>
          <w:t>Tablea</w:t>
        </w:r>
        <w:r w:rsidR="007D4B2B">
          <w:rPr>
            <w:rStyle w:val="Lienhypertexte"/>
            <w:noProof/>
          </w:rPr>
          <w:t>u 12 :</w:t>
        </w:r>
      </w:ins>
      <w:ins w:id="456" w:author="Ir Nicole" w:date="2026-06-19T12:33:00Z">
        <w:r w:rsidR="007D4B2B">
          <w:rPr>
            <w:rStyle w:val="Lienhypertexte"/>
            <w:noProof/>
          </w:rPr>
          <w:t>matrice raci</w:t>
        </w:r>
      </w:ins>
      <w:ins w:id="457" w:author="Ir Nicole" w:date="2026-06-18T13:32:00Z">
        <w:r>
          <w:rPr>
            <w:noProof/>
            <w:webHidden/>
          </w:rPr>
          <w:tab/>
        </w:r>
        <w:r>
          <w:rPr>
            <w:noProof/>
            <w:webHidden/>
          </w:rPr>
          <w:fldChar w:fldCharType="begin"/>
        </w:r>
        <w:r>
          <w:rPr>
            <w:noProof/>
            <w:webHidden/>
          </w:rPr>
          <w:instrText xml:space="preserve"> PAGEREF _Toc232681976 \h </w:instrText>
        </w:r>
      </w:ins>
      <w:r>
        <w:rPr>
          <w:noProof/>
          <w:webHidden/>
        </w:rPr>
      </w:r>
      <w:r>
        <w:rPr>
          <w:noProof/>
          <w:webHidden/>
        </w:rPr>
        <w:fldChar w:fldCharType="separate"/>
      </w:r>
      <w:ins w:id="458" w:author="Ir Nicole" w:date="2026-06-18T13:32:00Z">
        <w:r>
          <w:rPr>
            <w:noProof/>
            <w:webHidden/>
          </w:rPr>
          <w:t>20</w:t>
        </w:r>
        <w:r>
          <w:rPr>
            <w:noProof/>
            <w:webHidden/>
          </w:rPr>
          <w:fldChar w:fldCharType="end"/>
        </w:r>
        <w:r w:rsidRPr="00E769D7">
          <w:rPr>
            <w:rStyle w:val="Lienhypertexte"/>
            <w:noProof/>
          </w:rPr>
          <w:fldChar w:fldCharType="end"/>
        </w:r>
      </w:ins>
    </w:p>
    <w:p w14:paraId="2BC0AAB3" w14:textId="12797434" w:rsidR="00595832" w:rsidDel="0077156E" w:rsidRDefault="00B26F4B">
      <w:pPr>
        <w:jc w:val="both"/>
        <w:rPr>
          <w:ins w:id="459" w:author="Egide NDAYIZEYE" w:date="2026-06-17T16:33:00Z"/>
          <w:del w:id="460" w:author="Ir Nicole" w:date="2026-06-19T12:50:00Z"/>
        </w:rPr>
        <w:pPrChange w:id="461" w:author="Ir Nicole" w:date="2026-06-19T12:50:00Z">
          <w:pPr/>
        </w:pPrChange>
      </w:pPr>
      <w:ins w:id="462" w:author="Ir Nicole" w:date="2026-06-18T13:32:00Z">
        <w:r>
          <w:fldChar w:fldCharType="end"/>
        </w:r>
      </w:ins>
      <w:ins w:id="463" w:author="Egide NDAYIZEYE" w:date="2026-06-17T16:33:00Z">
        <w:del w:id="464" w:author="Ir Nicole" w:date="2026-06-18T13:31:00Z">
          <w:r w:rsidR="00595832" w:rsidDel="00B26F4B">
            <w:delText>……</w:delText>
          </w:r>
        </w:del>
      </w:ins>
    </w:p>
    <w:p w14:paraId="46CAD025" w14:textId="586BB0D4" w:rsidR="00595832" w:rsidRDefault="00595832">
      <w:pPr>
        <w:jc w:val="both"/>
        <w:rPr>
          <w:ins w:id="465" w:author="Egide NDAYIZEYE" w:date="2026-06-17T16:33:00Z"/>
        </w:rPr>
        <w:pPrChange w:id="466" w:author="Ir Nicole" w:date="2026-06-19T12:50:00Z">
          <w:pPr/>
        </w:pPrChange>
      </w:pPr>
    </w:p>
    <w:p w14:paraId="2B190DC5" w14:textId="77777777" w:rsidR="00595832" w:rsidRDefault="00595832">
      <w:pPr>
        <w:jc w:val="both"/>
        <w:rPr>
          <w:ins w:id="467" w:author="Egide NDAYIZEYE" w:date="2026-06-17T16:33:00Z"/>
        </w:rPr>
        <w:pPrChange w:id="468" w:author="Ir Nicole" w:date="2026-06-19T12:38:00Z">
          <w:pPr/>
        </w:pPrChange>
      </w:pPr>
    </w:p>
    <w:p w14:paraId="29BBD8E0" w14:textId="181DB362" w:rsidR="00595832" w:rsidRDefault="00595832">
      <w:pPr>
        <w:jc w:val="both"/>
        <w:rPr>
          <w:ins w:id="469" w:author="Ir Nicole" w:date="2026-06-19T12:50:00Z"/>
        </w:rPr>
        <w:pPrChange w:id="470" w:author="Ir Nicole" w:date="2026-06-19T12:38:00Z">
          <w:pPr/>
        </w:pPrChange>
      </w:pPr>
      <w:commentRangeStart w:id="471"/>
      <w:ins w:id="472" w:author="Egide NDAYIZEYE" w:date="2026-06-17T16:33:00Z">
        <w:r>
          <w:t>Liste des figures</w:t>
        </w:r>
      </w:ins>
      <w:commentRangeEnd w:id="471"/>
      <w:ins w:id="473" w:author="Egide NDAYIZEYE" w:date="2026-06-17T16:34:00Z">
        <w:r>
          <w:rPr>
            <w:rStyle w:val="Marquedecommentaire"/>
          </w:rPr>
          <w:commentReference w:id="471"/>
        </w:r>
      </w:ins>
    </w:p>
    <w:p w14:paraId="4677831A" w14:textId="77777777" w:rsidR="0077156E" w:rsidRDefault="0077156E">
      <w:pPr>
        <w:jc w:val="both"/>
        <w:rPr>
          <w:ins w:id="474" w:author="Ir Nicole" w:date="2026-06-19T12:49:00Z"/>
        </w:rPr>
        <w:pPrChange w:id="475" w:author="Ir Nicole" w:date="2026-06-19T12:38:00Z">
          <w:pPr/>
        </w:pPrChange>
      </w:pPr>
    </w:p>
    <w:p w14:paraId="74A389EC" w14:textId="38917EC0" w:rsidR="0077156E" w:rsidRDefault="0077156E">
      <w:pPr>
        <w:pStyle w:val="Tabledesillustrations"/>
        <w:tabs>
          <w:tab w:val="right" w:leader="dot" w:pos="9304"/>
        </w:tabs>
        <w:spacing w:line="360" w:lineRule="auto"/>
        <w:rPr>
          <w:ins w:id="476" w:author="Ir Nicole" w:date="2026-06-19T12:49:00Z"/>
          <w:rFonts w:asciiTheme="minorHAnsi" w:eastAsiaTheme="minorEastAsia" w:hAnsiTheme="minorHAnsi" w:cstheme="minorBidi"/>
          <w:noProof/>
          <w:lang w:val="en-US" w:eastAsia="en-US"/>
        </w:rPr>
        <w:pPrChange w:id="477" w:author="Ir Nicole" w:date="2026-06-19T12:50:00Z">
          <w:pPr>
            <w:pStyle w:val="Tabledesillustrations"/>
            <w:tabs>
              <w:tab w:val="right" w:leader="dot" w:pos="9304"/>
            </w:tabs>
          </w:pPr>
        </w:pPrChange>
      </w:pPr>
      <w:ins w:id="478" w:author="Ir Nicole" w:date="2026-06-19T12:49:00Z">
        <w:r>
          <w:fldChar w:fldCharType="begin"/>
        </w:r>
        <w:r>
          <w:instrText xml:space="preserve"> TOC \h \z \c "Figure" </w:instrText>
        </w:r>
      </w:ins>
      <w:r>
        <w:fldChar w:fldCharType="separate"/>
      </w:r>
      <w:ins w:id="479" w:author="Ir Nicole" w:date="2026-06-19T12:49:00Z">
        <w:r w:rsidRPr="00847D23">
          <w:rPr>
            <w:rStyle w:val="Lienhypertexte"/>
            <w:noProof/>
          </w:rPr>
          <w:fldChar w:fldCharType="begin"/>
        </w:r>
        <w:r w:rsidRPr="00847D23">
          <w:rPr>
            <w:rStyle w:val="Lienhypertexte"/>
            <w:noProof/>
          </w:rPr>
          <w:instrText xml:space="preserve"> </w:instrText>
        </w:r>
        <w:r>
          <w:rPr>
            <w:noProof/>
          </w:rPr>
          <w:instrText>HYPERLINK \l "_Toc232765799"</w:instrText>
        </w:r>
        <w:r w:rsidRPr="00847D23">
          <w:rPr>
            <w:rStyle w:val="Lienhypertexte"/>
            <w:noProof/>
          </w:rPr>
          <w:instrText xml:space="preserve"> </w:instrText>
        </w:r>
        <w:r w:rsidRPr="00847D23">
          <w:rPr>
            <w:rStyle w:val="Lienhypertexte"/>
            <w:noProof/>
          </w:rPr>
          <w:fldChar w:fldCharType="separate"/>
        </w:r>
        <w:r w:rsidRPr="00847D23">
          <w:rPr>
            <w:rStyle w:val="Lienhypertexte"/>
            <w:noProof/>
          </w:rPr>
          <w:t>Figure 1 diagramme de flux</w:t>
        </w:r>
        <w:r>
          <w:rPr>
            <w:noProof/>
            <w:webHidden/>
          </w:rPr>
          <w:tab/>
        </w:r>
        <w:r>
          <w:rPr>
            <w:noProof/>
            <w:webHidden/>
          </w:rPr>
          <w:fldChar w:fldCharType="begin"/>
        </w:r>
        <w:r>
          <w:rPr>
            <w:noProof/>
            <w:webHidden/>
          </w:rPr>
          <w:instrText xml:space="preserve"> PAGEREF _Toc232765799 \h </w:instrText>
        </w:r>
      </w:ins>
      <w:r>
        <w:rPr>
          <w:noProof/>
          <w:webHidden/>
        </w:rPr>
      </w:r>
      <w:r>
        <w:rPr>
          <w:noProof/>
          <w:webHidden/>
        </w:rPr>
        <w:fldChar w:fldCharType="separate"/>
      </w:r>
      <w:ins w:id="480" w:author="Ir Nicole" w:date="2026-06-19T12:49:00Z">
        <w:r>
          <w:rPr>
            <w:noProof/>
            <w:webHidden/>
          </w:rPr>
          <w:t>13</w:t>
        </w:r>
        <w:r>
          <w:rPr>
            <w:noProof/>
            <w:webHidden/>
          </w:rPr>
          <w:fldChar w:fldCharType="end"/>
        </w:r>
        <w:r w:rsidRPr="00847D23">
          <w:rPr>
            <w:rStyle w:val="Lienhypertexte"/>
            <w:noProof/>
          </w:rPr>
          <w:fldChar w:fldCharType="end"/>
        </w:r>
      </w:ins>
    </w:p>
    <w:p w14:paraId="40EF14C7" w14:textId="7F528954" w:rsidR="0077156E" w:rsidRDefault="0077156E">
      <w:pPr>
        <w:pStyle w:val="Tabledesillustrations"/>
        <w:tabs>
          <w:tab w:val="right" w:leader="dot" w:pos="9304"/>
        </w:tabs>
        <w:spacing w:line="360" w:lineRule="auto"/>
        <w:rPr>
          <w:ins w:id="481" w:author="Ir Nicole" w:date="2026-06-19T12:49:00Z"/>
          <w:rFonts w:asciiTheme="minorHAnsi" w:eastAsiaTheme="minorEastAsia" w:hAnsiTheme="minorHAnsi" w:cstheme="minorBidi"/>
          <w:noProof/>
          <w:lang w:val="en-US" w:eastAsia="en-US"/>
        </w:rPr>
        <w:pPrChange w:id="482" w:author="Ir Nicole" w:date="2026-06-19T12:50:00Z">
          <w:pPr>
            <w:pStyle w:val="Tabledesillustrations"/>
            <w:tabs>
              <w:tab w:val="right" w:leader="dot" w:pos="9304"/>
            </w:tabs>
          </w:pPr>
        </w:pPrChange>
      </w:pPr>
      <w:ins w:id="483" w:author="Ir Nicole" w:date="2026-06-19T12:49:00Z">
        <w:r w:rsidRPr="00847D23">
          <w:rPr>
            <w:rStyle w:val="Lienhypertexte"/>
            <w:noProof/>
          </w:rPr>
          <w:fldChar w:fldCharType="begin"/>
        </w:r>
        <w:r w:rsidRPr="00847D23">
          <w:rPr>
            <w:rStyle w:val="Lienhypertexte"/>
            <w:noProof/>
          </w:rPr>
          <w:instrText xml:space="preserve"> </w:instrText>
        </w:r>
        <w:r>
          <w:rPr>
            <w:noProof/>
          </w:rPr>
          <w:instrText>HYPERLINK \l "_Toc232765800"</w:instrText>
        </w:r>
        <w:r w:rsidRPr="00847D23">
          <w:rPr>
            <w:rStyle w:val="Lienhypertexte"/>
            <w:noProof/>
          </w:rPr>
          <w:instrText xml:space="preserve"> </w:instrText>
        </w:r>
        <w:r w:rsidRPr="00847D23">
          <w:rPr>
            <w:rStyle w:val="Lienhypertexte"/>
            <w:noProof/>
          </w:rPr>
          <w:fldChar w:fldCharType="separate"/>
        </w:r>
        <w:r w:rsidRPr="00847D23">
          <w:rPr>
            <w:rStyle w:val="Lienhypertexte"/>
            <w:noProof/>
          </w:rPr>
          <w:t>Figure 2 digramme de gantt</w:t>
        </w:r>
        <w:r>
          <w:rPr>
            <w:noProof/>
            <w:webHidden/>
          </w:rPr>
          <w:tab/>
        </w:r>
        <w:r>
          <w:rPr>
            <w:noProof/>
            <w:webHidden/>
          </w:rPr>
          <w:fldChar w:fldCharType="begin"/>
        </w:r>
        <w:r>
          <w:rPr>
            <w:noProof/>
            <w:webHidden/>
          </w:rPr>
          <w:instrText xml:space="preserve"> PAGEREF _Toc232765800 \h </w:instrText>
        </w:r>
      </w:ins>
      <w:r>
        <w:rPr>
          <w:noProof/>
          <w:webHidden/>
        </w:rPr>
      </w:r>
      <w:r>
        <w:rPr>
          <w:noProof/>
          <w:webHidden/>
        </w:rPr>
        <w:fldChar w:fldCharType="separate"/>
      </w:r>
      <w:ins w:id="484" w:author="Ir Nicole" w:date="2026-06-19T12:49:00Z">
        <w:r>
          <w:rPr>
            <w:noProof/>
            <w:webHidden/>
          </w:rPr>
          <w:t>22</w:t>
        </w:r>
        <w:r>
          <w:rPr>
            <w:noProof/>
            <w:webHidden/>
          </w:rPr>
          <w:fldChar w:fldCharType="end"/>
        </w:r>
        <w:r w:rsidRPr="00847D23">
          <w:rPr>
            <w:rStyle w:val="Lienhypertexte"/>
            <w:noProof/>
          </w:rPr>
          <w:fldChar w:fldCharType="end"/>
        </w:r>
      </w:ins>
    </w:p>
    <w:p w14:paraId="71DF294C" w14:textId="5E731966" w:rsidR="0077156E" w:rsidRDefault="0077156E">
      <w:pPr>
        <w:jc w:val="both"/>
        <w:rPr>
          <w:ins w:id="485" w:author="Egide NDAYIZEYE" w:date="2026-06-17T16:33:00Z"/>
        </w:rPr>
        <w:pPrChange w:id="486" w:author="Ir Nicole" w:date="2026-06-19T12:38:00Z">
          <w:pPr/>
        </w:pPrChange>
      </w:pPr>
      <w:ins w:id="487" w:author="Ir Nicole" w:date="2026-06-19T12:49:00Z">
        <w:r>
          <w:fldChar w:fldCharType="end"/>
        </w:r>
      </w:ins>
    </w:p>
    <w:p w14:paraId="79F3A4B6" w14:textId="77777777" w:rsidR="00595832" w:rsidRDefault="00595832">
      <w:pPr>
        <w:jc w:val="both"/>
        <w:rPr>
          <w:ins w:id="488" w:author="Egide NDAYIZEYE" w:date="2026-06-17T16:33:00Z"/>
        </w:rPr>
        <w:pPrChange w:id="489" w:author="Ir Nicole" w:date="2026-06-19T12:38:00Z">
          <w:pPr/>
        </w:pPrChange>
      </w:pPr>
    </w:p>
    <w:p w14:paraId="42BF411A" w14:textId="02BB4176" w:rsidR="00595832" w:rsidDel="00EE4AB6" w:rsidRDefault="00595832">
      <w:pPr>
        <w:jc w:val="both"/>
        <w:rPr>
          <w:ins w:id="490" w:author="Egide NDAYIZEYE" w:date="2026-06-17T16:33:00Z"/>
          <w:del w:id="491" w:author="Ir Nicole" w:date="2026-06-18T13:10:00Z"/>
        </w:rPr>
        <w:pPrChange w:id="492" w:author="Ir Nicole" w:date="2026-06-19T12:38:00Z">
          <w:pPr/>
        </w:pPrChange>
      </w:pPr>
      <w:ins w:id="493" w:author="Egide NDAYIZEYE" w:date="2026-06-17T16:33:00Z">
        <w:del w:id="494" w:author="Ir Nicole" w:date="2026-06-18T13:10:00Z">
          <w:r w:rsidDel="00EE4AB6">
            <w:delText>…………..</w:delText>
          </w:r>
        </w:del>
      </w:ins>
    </w:p>
    <w:p w14:paraId="059A3A9C" w14:textId="329D8CD6" w:rsidR="00595832" w:rsidDel="00B26F4B" w:rsidRDefault="00595832">
      <w:pPr>
        <w:jc w:val="both"/>
        <w:rPr>
          <w:ins w:id="495" w:author="Egide NDAYIZEYE" w:date="2026-06-17T16:34:00Z"/>
          <w:del w:id="496" w:author="Ir Nicole" w:date="2026-06-18T13:31:00Z"/>
        </w:rPr>
        <w:pPrChange w:id="497" w:author="Ir Nicole" w:date="2026-06-19T12:38:00Z">
          <w:pPr/>
        </w:pPrChange>
      </w:pPr>
    </w:p>
    <w:p w14:paraId="0D043F8C" w14:textId="60CA17DD" w:rsidR="00595832" w:rsidRDefault="00595832">
      <w:pPr>
        <w:jc w:val="both"/>
        <w:rPr>
          <w:ins w:id="498" w:author="Egide NDAYIZEYE" w:date="2026-06-17T16:34:00Z"/>
        </w:rPr>
        <w:pPrChange w:id="499" w:author="Ir Nicole" w:date="2026-06-19T12:38:00Z">
          <w:pPr/>
        </w:pPrChange>
      </w:pPr>
      <w:commentRangeStart w:id="500"/>
      <w:ins w:id="501" w:author="Egide NDAYIZEYE" w:date="2026-06-17T16:34:00Z">
        <w:r>
          <w:t xml:space="preserve">Listes des </w:t>
        </w:r>
      </w:ins>
      <w:ins w:id="502" w:author="Egide NDAYIZEYE" w:date="2026-06-17T16:35:00Z">
        <w:r>
          <w:t>abréviations</w:t>
        </w:r>
        <w:commentRangeEnd w:id="500"/>
        <w:r>
          <w:rPr>
            <w:rStyle w:val="Marquedecommentaire"/>
          </w:rPr>
          <w:commentReference w:id="500"/>
        </w:r>
      </w:ins>
    </w:p>
    <w:p w14:paraId="44B787DA" w14:textId="77777777" w:rsidR="00EE4AB6" w:rsidRPr="00EE4AB6" w:rsidRDefault="00EE4AB6">
      <w:pPr>
        <w:pStyle w:val="NormalWeb"/>
        <w:jc w:val="both"/>
        <w:rPr>
          <w:ins w:id="503" w:author="Ir Nicole" w:date="2026-06-18T13:09:00Z"/>
          <w:lang w:val="fr-FR"/>
          <w:rPrChange w:id="504" w:author="Ir Nicole" w:date="2026-06-18T13:09:00Z">
            <w:rPr>
              <w:ins w:id="505" w:author="Ir Nicole" w:date="2026-06-18T13:09:00Z"/>
            </w:rPr>
          </w:rPrChange>
        </w:rPr>
        <w:pPrChange w:id="506" w:author="Ir Nicole" w:date="2026-06-19T12:38:00Z">
          <w:pPr>
            <w:pStyle w:val="NormalWeb"/>
          </w:pPr>
        </w:pPrChange>
      </w:pPr>
      <w:ins w:id="507" w:author="Ir Nicole" w:date="2026-06-18T13:09:00Z">
        <w:r>
          <w:rPr>
            <w:rFonts w:hAnsi="Symbol"/>
          </w:rPr>
          <w:t></w:t>
        </w:r>
        <w:r w:rsidRPr="00EE4AB6">
          <w:rPr>
            <w:lang w:val="fr-FR"/>
            <w:rPrChange w:id="508" w:author="Ir Nicole" w:date="2026-06-18T13:09:00Z">
              <w:rPr/>
            </w:rPrChange>
          </w:rPr>
          <w:t xml:space="preserve">  </w:t>
        </w:r>
        <w:r w:rsidRPr="00EE4AB6">
          <w:rPr>
            <w:rStyle w:val="citation-225"/>
            <w:b/>
            <w:bCs/>
            <w:lang w:val="fr-FR"/>
            <w:rPrChange w:id="509" w:author="Ir Nicole" w:date="2026-06-18T13:09:00Z">
              <w:rPr>
                <w:rStyle w:val="citation-225"/>
                <w:b/>
                <w:bCs/>
              </w:rPr>
            </w:rPrChange>
          </w:rPr>
          <w:t>API</w:t>
        </w:r>
        <w:r w:rsidRPr="00EE4AB6">
          <w:rPr>
            <w:rStyle w:val="citation-225"/>
            <w:lang w:val="fr-FR"/>
            <w:rPrChange w:id="510" w:author="Ir Nicole" w:date="2026-06-18T13:09:00Z">
              <w:rPr>
                <w:rStyle w:val="citation-225"/>
              </w:rPr>
            </w:rPrChange>
          </w:rPr>
          <w:t xml:space="preserve"> : Application Programming Interface (Interface de Programmation d'Application) </w:t>
        </w:r>
      </w:ins>
    </w:p>
    <w:p w14:paraId="4FE39D5F" w14:textId="77777777" w:rsidR="00EE4AB6" w:rsidRPr="00EE4AB6" w:rsidRDefault="00EE4AB6">
      <w:pPr>
        <w:pStyle w:val="NormalWeb"/>
        <w:jc w:val="both"/>
        <w:rPr>
          <w:ins w:id="511" w:author="Ir Nicole" w:date="2026-06-18T13:09:00Z"/>
          <w:lang w:val="fr-FR"/>
          <w:rPrChange w:id="512" w:author="Ir Nicole" w:date="2026-06-18T13:09:00Z">
            <w:rPr>
              <w:ins w:id="513" w:author="Ir Nicole" w:date="2026-06-18T13:09:00Z"/>
            </w:rPr>
          </w:rPrChange>
        </w:rPr>
        <w:pPrChange w:id="514" w:author="Ir Nicole" w:date="2026-06-19T12:38:00Z">
          <w:pPr>
            <w:pStyle w:val="NormalWeb"/>
          </w:pPr>
        </w:pPrChange>
      </w:pPr>
      <w:ins w:id="515" w:author="Ir Nicole" w:date="2026-06-18T13:09:00Z">
        <w:r>
          <w:rPr>
            <w:rFonts w:hAnsi="Symbol"/>
          </w:rPr>
          <w:t></w:t>
        </w:r>
        <w:r w:rsidRPr="00EE4AB6">
          <w:rPr>
            <w:lang w:val="fr-FR"/>
            <w:rPrChange w:id="516" w:author="Ir Nicole" w:date="2026-06-18T13:09:00Z">
              <w:rPr/>
            </w:rPrChange>
          </w:rPr>
          <w:t xml:space="preserve">  </w:t>
        </w:r>
        <w:r w:rsidRPr="00EE4AB6">
          <w:rPr>
            <w:rStyle w:val="citation-224"/>
            <w:b/>
            <w:bCs/>
            <w:lang w:val="fr-FR"/>
            <w:rPrChange w:id="517" w:author="Ir Nicole" w:date="2026-06-18T13:09:00Z">
              <w:rPr>
                <w:rStyle w:val="citation-224"/>
                <w:b/>
                <w:bCs/>
              </w:rPr>
            </w:rPrChange>
          </w:rPr>
          <w:t>ARM</w:t>
        </w:r>
        <w:r w:rsidRPr="00EE4AB6">
          <w:rPr>
            <w:rStyle w:val="citation-224"/>
            <w:lang w:val="fr-FR"/>
            <w:rPrChange w:id="518" w:author="Ir Nicole" w:date="2026-06-18T13:09:00Z">
              <w:rPr>
                <w:rStyle w:val="citation-224"/>
              </w:rPr>
            </w:rPrChange>
          </w:rPr>
          <w:t xml:space="preserve"> : Advanced RISC Machine (Architecture de processeur utilisée par le Raspberry Pi) </w:t>
        </w:r>
      </w:ins>
    </w:p>
    <w:p w14:paraId="6A1923EB" w14:textId="77777777" w:rsidR="00EE4AB6" w:rsidRPr="00EE4AB6" w:rsidRDefault="00EE4AB6">
      <w:pPr>
        <w:pStyle w:val="NormalWeb"/>
        <w:jc w:val="both"/>
        <w:rPr>
          <w:ins w:id="519" w:author="Ir Nicole" w:date="2026-06-18T13:09:00Z"/>
          <w:lang w:val="fr-FR"/>
          <w:rPrChange w:id="520" w:author="Ir Nicole" w:date="2026-06-18T13:09:00Z">
            <w:rPr>
              <w:ins w:id="521" w:author="Ir Nicole" w:date="2026-06-18T13:09:00Z"/>
            </w:rPr>
          </w:rPrChange>
        </w:rPr>
        <w:pPrChange w:id="522" w:author="Ir Nicole" w:date="2026-06-19T12:38:00Z">
          <w:pPr>
            <w:pStyle w:val="NormalWeb"/>
          </w:pPr>
        </w:pPrChange>
      </w:pPr>
      <w:ins w:id="523" w:author="Ir Nicole" w:date="2026-06-18T13:09:00Z">
        <w:r>
          <w:rPr>
            <w:rFonts w:hAnsi="Symbol"/>
          </w:rPr>
          <w:t></w:t>
        </w:r>
        <w:r w:rsidRPr="00EE4AB6">
          <w:rPr>
            <w:lang w:val="fr-FR"/>
            <w:rPrChange w:id="524" w:author="Ir Nicole" w:date="2026-06-18T13:09:00Z">
              <w:rPr/>
            </w:rPrChange>
          </w:rPr>
          <w:t xml:space="preserve">  </w:t>
        </w:r>
        <w:r w:rsidRPr="00EE4AB6">
          <w:rPr>
            <w:rStyle w:val="citation-223"/>
            <w:b/>
            <w:bCs/>
            <w:lang w:val="fr-FR"/>
            <w:rPrChange w:id="525" w:author="Ir Nicole" w:date="2026-06-18T13:09:00Z">
              <w:rPr>
                <w:rStyle w:val="citation-223"/>
                <w:b/>
                <w:bCs/>
              </w:rPr>
            </w:rPrChange>
          </w:rPr>
          <w:t>BDD</w:t>
        </w:r>
        <w:r w:rsidRPr="00EE4AB6">
          <w:rPr>
            <w:rStyle w:val="citation-223"/>
            <w:lang w:val="fr-FR"/>
            <w:rPrChange w:id="526" w:author="Ir Nicole" w:date="2026-06-18T13:09:00Z">
              <w:rPr>
                <w:rStyle w:val="citation-223"/>
              </w:rPr>
            </w:rPrChange>
          </w:rPr>
          <w:t xml:space="preserve"> : Base de Données </w:t>
        </w:r>
      </w:ins>
    </w:p>
    <w:p w14:paraId="6183E97A" w14:textId="4F0486EB" w:rsidR="00EE4AB6" w:rsidRPr="00EE4AB6" w:rsidRDefault="00EE4AB6">
      <w:pPr>
        <w:pStyle w:val="NormalWeb"/>
        <w:jc w:val="both"/>
        <w:rPr>
          <w:ins w:id="527" w:author="Ir Nicole" w:date="2026-06-18T13:09:00Z"/>
          <w:lang w:val="fr-FR"/>
          <w:rPrChange w:id="528" w:author="Ir Nicole" w:date="2026-06-18T13:09:00Z">
            <w:rPr>
              <w:ins w:id="529" w:author="Ir Nicole" w:date="2026-06-18T13:09:00Z"/>
            </w:rPr>
          </w:rPrChange>
        </w:rPr>
        <w:pPrChange w:id="530" w:author="Ir Nicole" w:date="2026-06-19T12:38:00Z">
          <w:pPr>
            <w:pStyle w:val="NormalWeb"/>
          </w:pPr>
        </w:pPrChange>
      </w:pPr>
      <w:proofErr w:type="gramStart"/>
      <w:ins w:id="531" w:author="Ir Nicole" w:date="2026-06-18T13:09:00Z">
        <w:r>
          <w:rPr>
            <w:rFonts w:hAnsi="Symbol"/>
          </w:rPr>
          <w:t></w:t>
        </w:r>
        <w:r w:rsidRPr="00EE4AB6">
          <w:rPr>
            <w:lang w:val="fr-FR"/>
            <w:rPrChange w:id="532" w:author="Ir Nicole" w:date="2026-06-18T13:09:00Z">
              <w:rPr/>
            </w:rPrChange>
          </w:rPr>
          <w:t xml:space="preserve">  </w:t>
        </w:r>
        <w:r w:rsidRPr="00EE4AB6">
          <w:rPr>
            <w:rStyle w:val="citation-222"/>
            <w:b/>
            <w:bCs/>
            <w:lang w:val="fr-FR"/>
            <w:rPrChange w:id="533" w:author="Ir Nicole" w:date="2026-06-18T13:09:00Z">
              <w:rPr>
                <w:rStyle w:val="citation-222"/>
                <w:b/>
                <w:bCs/>
              </w:rPr>
            </w:rPrChange>
          </w:rPr>
          <w:t>BIDF</w:t>
        </w:r>
      </w:ins>
      <w:proofErr w:type="gramEnd"/>
      <w:ins w:id="534" w:author="Ir Nicole" w:date="2026-06-19T13:00:00Z">
        <w:r w:rsidR="00522235" w:rsidRPr="00EE4AB6">
          <w:rPr>
            <w:rStyle w:val="citation-222"/>
            <w:lang w:val="fr-FR"/>
            <w:rPrChange w:id="535" w:author="Ir Nicole" w:date="2026-06-18T13:09:00Z">
              <w:rPr>
                <w:rStyle w:val="citation-222"/>
                <w:lang w:val="fr-FR"/>
              </w:rPr>
            </w:rPrChange>
          </w:rPr>
          <w:t xml:space="preserve"> :</w:t>
        </w:r>
        <w:r w:rsidR="00522235">
          <w:rPr>
            <w:rStyle w:val="citation-222"/>
            <w:lang w:val="fr-FR"/>
          </w:rPr>
          <w:t xml:space="preserve"> Banque</w:t>
        </w:r>
      </w:ins>
      <w:ins w:id="536" w:author="Ir Nicole" w:date="2026-06-18T14:36:00Z">
        <w:r w:rsidR="00CB7EB9">
          <w:rPr>
            <w:rStyle w:val="citation-222"/>
            <w:lang w:val="fr-FR"/>
          </w:rPr>
          <w:t xml:space="preserve"> d’</w:t>
        </w:r>
      </w:ins>
      <w:ins w:id="537" w:author="Ir Nicole" w:date="2026-06-19T13:00:00Z">
        <w:r w:rsidR="00522235">
          <w:rPr>
            <w:rStyle w:val="citation-222"/>
            <w:lang w:val="fr-FR"/>
          </w:rPr>
          <w:t>investissement</w:t>
        </w:r>
      </w:ins>
      <w:ins w:id="538" w:author="Ir Nicole" w:date="2026-06-18T14:37:00Z">
        <w:r w:rsidR="00CB7EB9">
          <w:rPr>
            <w:rStyle w:val="citation-222"/>
            <w:lang w:val="fr-FR"/>
          </w:rPr>
          <w:t xml:space="preserve"> et de </w:t>
        </w:r>
      </w:ins>
      <w:ins w:id="539" w:author="Ir Nicole" w:date="2026-06-19T13:00:00Z">
        <w:r w:rsidR="00522235">
          <w:rPr>
            <w:rStyle w:val="citation-222"/>
            <w:lang w:val="fr-FR"/>
          </w:rPr>
          <w:t>développement</w:t>
        </w:r>
      </w:ins>
      <w:ins w:id="540" w:author="Ir Nicole" w:date="2026-06-18T14:37:00Z">
        <w:r w:rsidR="00CB7EB9">
          <w:rPr>
            <w:rStyle w:val="citation-222"/>
            <w:lang w:val="fr-FR"/>
          </w:rPr>
          <w:t xml:space="preserve"> pour les </w:t>
        </w:r>
      </w:ins>
      <w:ins w:id="541" w:author="Ir Nicole" w:date="2026-06-19T13:00:00Z">
        <w:r w:rsidR="00522235">
          <w:rPr>
            <w:rStyle w:val="citation-222"/>
            <w:lang w:val="fr-FR"/>
          </w:rPr>
          <w:t xml:space="preserve">femmes </w:t>
        </w:r>
        <w:r w:rsidR="00522235" w:rsidRPr="00EE4AB6">
          <w:rPr>
            <w:rStyle w:val="citation-222"/>
            <w:lang w:val="fr-FR"/>
            <w:rPrChange w:id="542" w:author="Ir Nicole" w:date="2026-06-18T13:09:00Z">
              <w:rPr>
                <w:rStyle w:val="citation-222"/>
                <w:lang w:val="fr-FR"/>
              </w:rPr>
            </w:rPrChange>
          </w:rPr>
          <w:t>(</w:t>
        </w:r>
      </w:ins>
      <w:ins w:id="543" w:author="Ir Nicole" w:date="2026-06-18T13:09:00Z">
        <w:r w:rsidRPr="00EE4AB6">
          <w:rPr>
            <w:rStyle w:val="citation-222"/>
            <w:lang w:val="fr-FR"/>
            <w:rPrChange w:id="544" w:author="Ir Nicole" w:date="2026-06-18T13:09:00Z">
              <w:rPr>
                <w:rStyle w:val="citation-222"/>
              </w:rPr>
            </w:rPrChange>
          </w:rPr>
          <w:t xml:space="preserve">Nom de l'institution bancaire cible du projet) </w:t>
        </w:r>
        <w:bookmarkStart w:id="545" w:name="_GoBack"/>
        <w:bookmarkEnd w:id="545"/>
      </w:ins>
    </w:p>
    <w:p w14:paraId="1CA0D7DF" w14:textId="77777777" w:rsidR="00EE4AB6" w:rsidRPr="00EE4AB6" w:rsidRDefault="00EE4AB6">
      <w:pPr>
        <w:pStyle w:val="NormalWeb"/>
        <w:jc w:val="both"/>
        <w:rPr>
          <w:ins w:id="546" w:author="Ir Nicole" w:date="2026-06-18T13:09:00Z"/>
          <w:lang w:val="fr-FR"/>
          <w:rPrChange w:id="547" w:author="Ir Nicole" w:date="2026-06-18T13:09:00Z">
            <w:rPr>
              <w:ins w:id="548" w:author="Ir Nicole" w:date="2026-06-18T13:09:00Z"/>
            </w:rPr>
          </w:rPrChange>
        </w:rPr>
        <w:pPrChange w:id="549" w:author="Ir Nicole" w:date="2026-06-19T12:38:00Z">
          <w:pPr>
            <w:pStyle w:val="NormalWeb"/>
          </w:pPr>
        </w:pPrChange>
      </w:pPr>
      <w:ins w:id="550" w:author="Ir Nicole" w:date="2026-06-18T13:09:00Z">
        <w:r>
          <w:rPr>
            <w:rFonts w:hAnsi="Symbol"/>
          </w:rPr>
          <w:t></w:t>
        </w:r>
        <w:r w:rsidRPr="00EE4AB6">
          <w:rPr>
            <w:lang w:val="fr-FR"/>
            <w:rPrChange w:id="551" w:author="Ir Nicole" w:date="2026-06-18T13:09:00Z">
              <w:rPr/>
            </w:rPrChange>
          </w:rPr>
          <w:t xml:space="preserve">  </w:t>
        </w:r>
        <w:r w:rsidRPr="00EE4AB6">
          <w:rPr>
            <w:rStyle w:val="citation-221"/>
            <w:b/>
            <w:bCs/>
            <w:lang w:val="fr-FR"/>
            <w:rPrChange w:id="552" w:author="Ir Nicole" w:date="2026-06-18T13:09:00Z">
              <w:rPr>
                <w:rStyle w:val="citation-221"/>
                <w:b/>
                <w:bCs/>
              </w:rPr>
            </w:rPrChange>
          </w:rPr>
          <w:t>BIF</w:t>
        </w:r>
        <w:r w:rsidRPr="00EE4AB6">
          <w:rPr>
            <w:rStyle w:val="citation-221"/>
            <w:lang w:val="fr-FR"/>
            <w:rPrChange w:id="553" w:author="Ir Nicole" w:date="2026-06-18T13:09:00Z">
              <w:rPr>
                <w:rStyle w:val="citation-221"/>
              </w:rPr>
            </w:rPrChange>
          </w:rPr>
          <w:t xml:space="preserve"> : Franc Burundais (Devise monétaire) </w:t>
        </w:r>
      </w:ins>
    </w:p>
    <w:p w14:paraId="618644BA" w14:textId="74C1F7F5" w:rsidR="00EE4AB6" w:rsidRPr="00EE4AB6" w:rsidRDefault="00EE4AB6">
      <w:pPr>
        <w:pStyle w:val="NormalWeb"/>
        <w:jc w:val="both"/>
        <w:rPr>
          <w:ins w:id="554" w:author="Ir Nicole" w:date="2026-06-18T13:09:00Z"/>
          <w:lang w:val="fr-FR"/>
          <w:rPrChange w:id="555" w:author="Ir Nicole" w:date="2026-06-18T13:09:00Z">
            <w:rPr>
              <w:ins w:id="556" w:author="Ir Nicole" w:date="2026-06-18T13:09:00Z"/>
            </w:rPr>
          </w:rPrChange>
        </w:rPr>
        <w:pPrChange w:id="557" w:author="Ir Nicole" w:date="2026-06-19T12:38:00Z">
          <w:pPr>
            <w:pStyle w:val="NormalWeb"/>
          </w:pPr>
        </w:pPrChange>
      </w:pPr>
      <w:ins w:id="558" w:author="Ir Nicole" w:date="2026-06-18T13:09:00Z">
        <w:r>
          <w:rPr>
            <w:rFonts w:hAnsi="Symbol"/>
          </w:rPr>
          <w:t></w:t>
        </w:r>
        <w:r w:rsidRPr="00EE4AB6">
          <w:rPr>
            <w:lang w:val="fr-FR"/>
            <w:rPrChange w:id="559" w:author="Ir Nicole" w:date="2026-06-18T13:09:00Z">
              <w:rPr/>
            </w:rPrChange>
          </w:rPr>
          <w:t xml:space="preserve">  </w:t>
        </w:r>
      </w:ins>
      <w:ins w:id="560" w:author="Ir Nicole" w:date="2026-06-18T17:18:00Z">
        <w:r w:rsidR="00423320">
          <w:rPr>
            <w:rStyle w:val="citation-220"/>
            <w:b/>
            <w:bCs/>
            <w:lang w:val="fr-FR"/>
          </w:rPr>
          <w:t xml:space="preserve">E.P : </w:t>
        </w:r>
        <w:proofErr w:type="spellStart"/>
        <w:r w:rsidR="00423320" w:rsidRPr="00423320">
          <w:rPr>
            <w:rStyle w:val="citation-220"/>
            <w:bCs/>
            <w:lang w:val="fr-FR"/>
            <w:rPrChange w:id="561" w:author="Ir Nicole" w:date="2026-06-18T17:18:00Z">
              <w:rPr>
                <w:rStyle w:val="citation-220"/>
                <w:b/>
                <w:bCs/>
                <w:lang w:val="fr-FR"/>
              </w:rPr>
            </w:rPrChange>
          </w:rPr>
          <w:t>equipe</w:t>
        </w:r>
        <w:proofErr w:type="spellEnd"/>
        <w:r w:rsidR="00423320" w:rsidRPr="00423320">
          <w:rPr>
            <w:rStyle w:val="citation-220"/>
            <w:bCs/>
            <w:lang w:val="fr-FR"/>
            <w:rPrChange w:id="562" w:author="Ir Nicole" w:date="2026-06-18T17:18:00Z">
              <w:rPr>
                <w:rStyle w:val="citation-220"/>
                <w:b/>
                <w:bCs/>
                <w:lang w:val="fr-FR"/>
              </w:rPr>
            </w:rPrChange>
          </w:rPr>
          <w:t xml:space="preserve"> projet</w:t>
        </w:r>
      </w:ins>
    </w:p>
    <w:p w14:paraId="77076EAE" w14:textId="77777777" w:rsidR="00EE4AB6" w:rsidRPr="00EE4AB6" w:rsidRDefault="00EE4AB6">
      <w:pPr>
        <w:pStyle w:val="NormalWeb"/>
        <w:jc w:val="both"/>
        <w:rPr>
          <w:ins w:id="563" w:author="Ir Nicole" w:date="2026-06-18T13:09:00Z"/>
          <w:lang w:val="fr-FR"/>
          <w:rPrChange w:id="564" w:author="Ir Nicole" w:date="2026-06-18T13:09:00Z">
            <w:rPr>
              <w:ins w:id="565" w:author="Ir Nicole" w:date="2026-06-18T13:09:00Z"/>
            </w:rPr>
          </w:rPrChange>
        </w:rPr>
        <w:pPrChange w:id="566" w:author="Ir Nicole" w:date="2026-06-19T12:38:00Z">
          <w:pPr>
            <w:pStyle w:val="NormalWeb"/>
          </w:pPr>
        </w:pPrChange>
      </w:pPr>
      <w:ins w:id="567" w:author="Ir Nicole" w:date="2026-06-18T13:09:00Z">
        <w:r>
          <w:rPr>
            <w:rFonts w:hAnsi="Symbol"/>
          </w:rPr>
          <w:t></w:t>
        </w:r>
        <w:r w:rsidRPr="00EE4AB6">
          <w:rPr>
            <w:lang w:val="fr-FR"/>
            <w:rPrChange w:id="568" w:author="Ir Nicole" w:date="2026-06-18T13:09:00Z">
              <w:rPr/>
            </w:rPrChange>
          </w:rPr>
          <w:t xml:space="preserve">  </w:t>
        </w:r>
        <w:r w:rsidRPr="00EE4AB6">
          <w:rPr>
            <w:rStyle w:val="citation-219"/>
            <w:b/>
            <w:bCs/>
            <w:lang w:val="fr-FR"/>
            <w:rPrChange w:id="569" w:author="Ir Nicole" w:date="2026-06-18T13:09:00Z">
              <w:rPr>
                <w:rStyle w:val="citation-219"/>
                <w:b/>
                <w:bCs/>
              </w:rPr>
            </w:rPrChange>
          </w:rPr>
          <w:t>CPU</w:t>
        </w:r>
        <w:r w:rsidRPr="00EE4AB6">
          <w:rPr>
            <w:rStyle w:val="citation-219"/>
            <w:lang w:val="fr-FR"/>
            <w:rPrChange w:id="570" w:author="Ir Nicole" w:date="2026-06-18T13:09:00Z">
              <w:rPr>
                <w:rStyle w:val="citation-219"/>
              </w:rPr>
            </w:rPrChange>
          </w:rPr>
          <w:t xml:space="preserve"> : Central </w:t>
        </w:r>
        <w:proofErr w:type="spellStart"/>
        <w:r w:rsidRPr="00EE4AB6">
          <w:rPr>
            <w:rStyle w:val="citation-219"/>
            <w:lang w:val="fr-FR"/>
            <w:rPrChange w:id="571" w:author="Ir Nicole" w:date="2026-06-18T13:09:00Z">
              <w:rPr>
                <w:rStyle w:val="citation-219"/>
              </w:rPr>
            </w:rPrChange>
          </w:rPr>
          <w:t>Processing</w:t>
        </w:r>
        <w:proofErr w:type="spellEnd"/>
        <w:r w:rsidRPr="00EE4AB6">
          <w:rPr>
            <w:rStyle w:val="citation-219"/>
            <w:lang w:val="fr-FR"/>
            <w:rPrChange w:id="572" w:author="Ir Nicole" w:date="2026-06-18T13:09:00Z">
              <w:rPr>
                <w:rStyle w:val="citation-219"/>
              </w:rPr>
            </w:rPrChange>
          </w:rPr>
          <w:t xml:space="preserve"> Unit (Unité Centrale de Traitement) </w:t>
        </w:r>
      </w:ins>
    </w:p>
    <w:p w14:paraId="732E049D" w14:textId="77777777" w:rsidR="00EE4AB6" w:rsidRPr="00EE4AB6" w:rsidRDefault="00EE4AB6">
      <w:pPr>
        <w:pStyle w:val="NormalWeb"/>
        <w:jc w:val="both"/>
        <w:rPr>
          <w:ins w:id="573" w:author="Ir Nicole" w:date="2026-06-18T13:09:00Z"/>
          <w:lang w:val="fr-FR"/>
          <w:rPrChange w:id="574" w:author="Ir Nicole" w:date="2026-06-18T13:09:00Z">
            <w:rPr>
              <w:ins w:id="575" w:author="Ir Nicole" w:date="2026-06-18T13:09:00Z"/>
            </w:rPr>
          </w:rPrChange>
        </w:rPr>
        <w:pPrChange w:id="576" w:author="Ir Nicole" w:date="2026-06-19T12:38:00Z">
          <w:pPr>
            <w:pStyle w:val="NormalWeb"/>
          </w:pPr>
        </w:pPrChange>
      </w:pPr>
      <w:ins w:id="577" w:author="Ir Nicole" w:date="2026-06-18T13:09:00Z">
        <w:r>
          <w:rPr>
            <w:rFonts w:hAnsi="Symbol"/>
          </w:rPr>
          <w:lastRenderedPageBreak/>
          <w:t></w:t>
        </w:r>
        <w:r w:rsidRPr="00EE4AB6">
          <w:rPr>
            <w:lang w:val="fr-FR"/>
            <w:rPrChange w:id="578" w:author="Ir Nicole" w:date="2026-06-18T13:09:00Z">
              <w:rPr/>
            </w:rPrChange>
          </w:rPr>
          <w:t xml:space="preserve">  </w:t>
        </w:r>
        <w:r w:rsidRPr="00EE4AB6">
          <w:rPr>
            <w:rStyle w:val="citation-218"/>
            <w:b/>
            <w:bCs/>
            <w:lang w:val="fr-FR"/>
            <w:rPrChange w:id="579" w:author="Ir Nicole" w:date="2026-06-18T13:09:00Z">
              <w:rPr>
                <w:rStyle w:val="citation-218"/>
                <w:b/>
                <w:bCs/>
              </w:rPr>
            </w:rPrChange>
          </w:rPr>
          <w:t>CRUD</w:t>
        </w:r>
        <w:r w:rsidRPr="00EE4AB6">
          <w:rPr>
            <w:rStyle w:val="citation-218"/>
            <w:lang w:val="fr-FR"/>
            <w:rPrChange w:id="580" w:author="Ir Nicole" w:date="2026-06-18T13:09:00Z">
              <w:rPr>
                <w:rStyle w:val="citation-218"/>
              </w:rPr>
            </w:rPrChange>
          </w:rPr>
          <w:t xml:space="preserve"> : </w:t>
        </w:r>
        <w:proofErr w:type="spellStart"/>
        <w:r w:rsidRPr="00EE4AB6">
          <w:rPr>
            <w:rStyle w:val="citation-218"/>
            <w:lang w:val="fr-FR"/>
            <w:rPrChange w:id="581" w:author="Ir Nicole" w:date="2026-06-18T13:09:00Z">
              <w:rPr>
                <w:rStyle w:val="citation-218"/>
              </w:rPr>
            </w:rPrChange>
          </w:rPr>
          <w:t>Create</w:t>
        </w:r>
        <w:proofErr w:type="spellEnd"/>
        <w:r w:rsidRPr="00EE4AB6">
          <w:rPr>
            <w:rStyle w:val="citation-218"/>
            <w:lang w:val="fr-FR"/>
            <w:rPrChange w:id="582" w:author="Ir Nicole" w:date="2026-06-18T13:09:00Z">
              <w:rPr>
                <w:rStyle w:val="citation-218"/>
              </w:rPr>
            </w:rPrChange>
          </w:rPr>
          <w:t xml:space="preserve">, Read, Update, </w:t>
        </w:r>
        <w:proofErr w:type="spellStart"/>
        <w:r w:rsidRPr="00EE4AB6">
          <w:rPr>
            <w:rStyle w:val="citation-218"/>
            <w:lang w:val="fr-FR"/>
            <w:rPrChange w:id="583" w:author="Ir Nicole" w:date="2026-06-18T13:09:00Z">
              <w:rPr>
                <w:rStyle w:val="citation-218"/>
              </w:rPr>
            </w:rPrChange>
          </w:rPr>
          <w:t>Delete</w:t>
        </w:r>
        <w:proofErr w:type="spellEnd"/>
        <w:r w:rsidRPr="00EE4AB6">
          <w:rPr>
            <w:rStyle w:val="citation-218"/>
            <w:lang w:val="fr-FR"/>
            <w:rPrChange w:id="584" w:author="Ir Nicole" w:date="2026-06-18T13:09:00Z">
              <w:rPr>
                <w:rStyle w:val="citation-218"/>
              </w:rPr>
            </w:rPrChange>
          </w:rPr>
          <w:t xml:space="preserve"> (Opérations de base de gestion des données) </w:t>
        </w:r>
      </w:ins>
    </w:p>
    <w:p w14:paraId="47740188" w14:textId="77777777" w:rsidR="00EE4AB6" w:rsidRPr="00EE4AB6" w:rsidRDefault="00EE4AB6">
      <w:pPr>
        <w:pStyle w:val="NormalWeb"/>
        <w:jc w:val="both"/>
        <w:rPr>
          <w:ins w:id="585" w:author="Ir Nicole" w:date="2026-06-18T13:09:00Z"/>
          <w:lang w:val="fr-FR"/>
          <w:rPrChange w:id="586" w:author="Ir Nicole" w:date="2026-06-18T13:09:00Z">
            <w:rPr>
              <w:ins w:id="587" w:author="Ir Nicole" w:date="2026-06-18T13:09:00Z"/>
            </w:rPr>
          </w:rPrChange>
        </w:rPr>
        <w:pPrChange w:id="588" w:author="Ir Nicole" w:date="2026-06-19T12:38:00Z">
          <w:pPr>
            <w:pStyle w:val="NormalWeb"/>
          </w:pPr>
        </w:pPrChange>
      </w:pPr>
      <w:ins w:id="589" w:author="Ir Nicole" w:date="2026-06-18T13:09:00Z">
        <w:r>
          <w:rPr>
            <w:rFonts w:hAnsi="Symbol"/>
          </w:rPr>
          <w:t></w:t>
        </w:r>
        <w:r w:rsidRPr="00EE4AB6">
          <w:rPr>
            <w:lang w:val="fr-FR"/>
            <w:rPrChange w:id="590" w:author="Ir Nicole" w:date="2026-06-18T13:09:00Z">
              <w:rPr/>
            </w:rPrChange>
          </w:rPr>
          <w:t xml:space="preserve">  </w:t>
        </w:r>
        <w:r w:rsidRPr="00EE4AB6">
          <w:rPr>
            <w:rStyle w:val="citation-217"/>
            <w:b/>
            <w:bCs/>
            <w:lang w:val="fr-FR"/>
            <w:rPrChange w:id="591" w:author="Ir Nicole" w:date="2026-06-18T13:09:00Z">
              <w:rPr>
                <w:rStyle w:val="citation-217"/>
                <w:b/>
                <w:bCs/>
              </w:rPr>
            </w:rPrChange>
          </w:rPr>
          <w:t>CSI</w:t>
        </w:r>
        <w:r w:rsidRPr="00EE4AB6">
          <w:rPr>
            <w:rStyle w:val="citation-217"/>
            <w:lang w:val="fr-FR"/>
            <w:rPrChange w:id="592" w:author="Ir Nicole" w:date="2026-06-18T13:09:00Z">
              <w:rPr>
                <w:rStyle w:val="citation-217"/>
              </w:rPr>
            </w:rPrChange>
          </w:rPr>
          <w:t xml:space="preserve"> : Camera Serial Interface (Port de connexion pour la caméra sur </w:t>
        </w:r>
        <w:proofErr w:type="spellStart"/>
        <w:r w:rsidRPr="00EE4AB6">
          <w:rPr>
            <w:rStyle w:val="citation-217"/>
            <w:lang w:val="fr-FR"/>
            <w:rPrChange w:id="593" w:author="Ir Nicole" w:date="2026-06-18T13:09:00Z">
              <w:rPr>
                <w:rStyle w:val="citation-217"/>
              </w:rPr>
            </w:rPrChange>
          </w:rPr>
          <w:t>Raspberry</w:t>
        </w:r>
        <w:proofErr w:type="spellEnd"/>
        <w:r w:rsidRPr="00EE4AB6">
          <w:rPr>
            <w:rStyle w:val="citation-217"/>
            <w:lang w:val="fr-FR"/>
            <w:rPrChange w:id="594" w:author="Ir Nicole" w:date="2026-06-18T13:09:00Z">
              <w:rPr>
                <w:rStyle w:val="citation-217"/>
              </w:rPr>
            </w:rPrChange>
          </w:rPr>
          <w:t xml:space="preserve"> Pi) </w:t>
        </w:r>
      </w:ins>
    </w:p>
    <w:p w14:paraId="4A5086B7" w14:textId="01F062CE" w:rsidR="00EE4AB6" w:rsidRPr="00EE4AB6" w:rsidRDefault="00EE4AB6">
      <w:pPr>
        <w:pStyle w:val="NormalWeb"/>
        <w:jc w:val="both"/>
        <w:rPr>
          <w:ins w:id="595" w:author="Ir Nicole" w:date="2026-06-18T13:09:00Z"/>
          <w:lang w:val="fr-FR"/>
          <w:rPrChange w:id="596" w:author="Ir Nicole" w:date="2026-06-18T13:09:00Z">
            <w:rPr>
              <w:ins w:id="597" w:author="Ir Nicole" w:date="2026-06-18T13:09:00Z"/>
            </w:rPr>
          </w:rPrChange>
        </w:rPr>
        <w:pPrChange w:id="598" w:author="Ir Nicole" w:date="2026-06-19T12:38:00Z">
          <w:pPr>
            <w:pStyle w:val="NormalWeb"/>
          </w:pPr>
        </w:pPrChange>
      </w:pPr>
      <w:ins w:id="599" w:author="Ir Nicole" w:date="2026-06-18T13:09:00Z">
        <w:r>
          <w:rPr>
            <w:rFonts w:hAnsi="Symbol"/>
          </w:rPr>
          <w:t></w:t>
        </w:r>
        <w:r w:rsidRPr="00EE4AB6">
          <w:rPr>
            <w:lang w:val="fr-FR"/>
            <w:rPrChange w:id="600" w:author="Ir Nicole" w:date="2026-06-18T13:09:00Z">
              <w:rPr/>
            </w:rPrChange>
          </w:rPr>
          <w:t xml:space="preserve">  </w:t>
        </w:r>
        <w:r w:rsidRPr="00EE4AB6">
          <w:rPr>
            <w:rStyle w:val="citation-216"/>
            <w:b/>
            <w:bCs/>
            <w:lang w:val="fr-FR"/>
            <w:rPrChange w:id="601" w:author="Ir Nicole" w:date="2026-06-18T13:09:00Z">
              <w:rPr>
                <w:rStyle w:val="citation-216"/>
                <w:b/>
                <w:bCs/>
              </w:rPr>
            </w:rPrChange>
          </w:rPr>
          <w:t>DPI</w:t>
        </w:r>
        <w:r w:rsidRPr="00EE4AB6">
          <w:rPr>
            <w:rStyle w:val="citation-216"/>
            <w:lang w:val="fr-FR"/>
            <w:rPrChange w:id="602" w:author="Ir Nicole" w:date="2026-06-18T13:09:00Z">
              <w:rPr>
                <w:rStyle w:val="citation-216"/>
              </w:rPr>
            </w:rPrChange>
          </w:rPr>
          <w:t xml:space="preserve"> : Dots Per </w:t>
        </w:r>
        <w:proofErr w:type="spellStart"/>
        <w:r w:rsidRPr="00EE4AB6">
          <w:rPr>
            <w:rStyle w:val="citation-216"/>
            <w:lang w:val="fr-FR"/>
            <w:rPrChange w:id="603" w:author="Ir Nicole" w:date="2026-06-18T13:09:00Z">
              <w:rPr>
                <w:rStyle w:val="citation-216"/>
              </w:rPr>
            </w:rPrChange>
          </w:rPr>
          <w:t>Inch</w:t>
        </w:r>
        <w:proofErr w:type="spellEnd"/>
        <w:r w:rsidRPr="00EE4AB6">
          <w:rPr>
            <w:rStyle w:val="citation-216"/>
            <w:lang w:val="fr-FR"/>
            <w:rPrChange w:id="604" w:author="Ir Nicole" w:date="2026-06-18T13:09:00Z">
              <w:rPr>
                <w:rStyle w:val="citation-216"/>
              </w:rPr>
            </w:rPrChange>
          </w:rPr>
          <w:t xml:space="preserve"> (Points par pouce - Résolution du capteur d'empreinte) </w:t>
        </w:r>
      </w:ins>
    </w:p>
    <w:p w14:paraId="0E4CF1B3" w14:textId="77777777" w:rsidR="00EE4AB6" w:rsidRPr="00EE4AB6" w:rsidRDefault="00EE4AB6">
      <w:pPr>
        <w:pStyle w:val="NormalWeb"/>
        <w:jc w:val="both"/>
        <w:rPr>
          <w:ins w:id="605" w:author="Ir Nicole" w:date="2026-06-18T13:09:00Z"/>
          <w:lang w:val="fr-FR"/>
          <w:rPrChange w:id="606" w:author="Ir Nicole" w:date="2026-06-18T13:09:00Z">
            <w:rPr>
              <w:ins w:id="607" w:author="Ir Nicole" w:date="2026-06-18T13:09:00Z"/>
            </w:rPr>
          </w:rPrChange>
        </w:rPr>
        <w:pPrChange w:id="608" w:author="Ir Nicole" w:date="2026-06-19T12:38:00Z">
          <w:pPr>
            <w:pStyle w:val="NormalWeb"/>
          </w:pPr>
        </w:pPrChange>
      </w:pPr>
      <w:ins w:id="609" w:author="Ir Nicole" w:date="2026-06-18T13:09:00Z">
        <w:r>
          <w:rPr>
            <w:rFonts w:hAnsi="Symbol"/>
          </w:rPr>
          <w:t></w:t>
        </w:r>
        <w:r w:rsidRPr="00EE4AB6">
          <w:rPr>
            <w:lang w:val="fr-FR"/>
            <w:rPrChange w:id="610" w:author="Ir Nicole" w:date="2026-06-18T13:09:00Z">
              <w:rPr/>
            </w:rPrChange>
          </w:rPr>
          <w:t xml:space="preserve">  </w:t>
        </w:r>
        <w:r w:rsidRPr="00EE4AB6">
          <w:rPr>
            <w:rStyle w:val="citation-213"/>
            <w:b/>
            <w:bCs/>
            <w:lang w:val="fr-FR"/>
            <w:rPrChange w:id="611" w:author="Ir Nicole" w:date="2026-06-18T13:09:00Z">
              <w:rPr>
                <w:rStyle w:val="citation-213"/>
                <w:b/>
                <w:bCs/>
              </w:rPr>
            </w:rPrChange>
          </w:rPr>
          <w:t>FAR</w:t>
        </w:r>
        <w:r w:rsidRPr="00EE4AB6">
          <w:rPr>
            <w:rStyle w:val="citation-213"/>
            <w:lang w:val="fr-FR"/>
            <w:rPrChange w:id="612" w:author="Ir Nicole" w:date="2026-06-18T13:09:00Z">
              <w:rPr>
                <w:rStyle w:val="citation-213"/>
              </w:rPr>
            </w:rPrChange>
          </w:rPr>
          <w:t xml:space="preserve"> : False </w:t>
        </w:r>
        <w:proofErr w:type="spellStart"/>
        <w:r w:rsidRPr="00EE4AB6">
          <w:rPr>
            <w:rStyle w:val="citation-213"/>
            <w:lang w:val="fr-FR"/>
            <w:rPrChange w:id="613" w:author="Ir Nicole" w:date="2026-06-18T13:09:00Z">
              <w:rPr>
                <w:rStyle w:val="citation-213"/>
              </w:rPr>
            </w:rPrChange>
          </w:rPr>
          <w:t>Acceptance</w:t>
        </w:r>
        <w:proofErr w:type="spellEnd"/>
        <w:r w:rsidRPr="00EE4AB6">
          <w:rPr>
            <w:rStyle w:val="citation-213"/>
            <w:lang w:val="fr-FR"/>
            <w:rPrChange w:id="614" w:author="Ir Nicole" w:date="2026-06-18T13:09:00Z">
              <w:rPr>
                <w:rStyle w:val="citation-213"/>
              </w:rPr>
            </w:rPrChange>
          </w:rPr>
          <w:t xml:space="preserve"> Rate (Taux de Faux Accès / Fausses Acceptations) </w:t>
        </w:r>
      </w:ins>
    </w:p>
    <w:p w14:paraId="38E123FD" w14:textId="77777777" w:rsidR="00EE4AB6" w:rsidRPr="00EE4AB6" w:rsidRDefault="00EE4AB6">
      <w:pPr>
        <w:pStyle w:val="NormalWeb"/>
        <w:jc w:val="both"/>
        <w:rPr>
          <w:ins w:id="615" w:author="Ir Nicole" w:date="2026-06-18T13:09:00Z"/>
          <w:lang w:val="fr-FR"/>
          <w:rPrChange w:id="616" w:author="Ir Nicole" w:date="2026-06-18T13:09:00Z">
            <w:rPr>
              <w:ins w:id="617" w:author="Ir Nicole" w:date="2026-06-18T13:09:00Z"/>
            </w:rPr>
          </w:rPrChange>
        </w:rPr>
        <w:pPrChange w:id="618" w:author="Ir Nicole" w:date="2026-06-19T12:38:00Z">
          <w:pPr>
            <w:pStyle w:val="NormalWeb"/>
          </w:pPr>
        </w:pPrChange>
      </w:pPr>
      <w:ins w:id="619" w:author="Ir Nicole" w:date="2026-06-18T13:09:00Z">
        <w:r>
          <w:rPr>
            <w:rFonts w:hAnsi="Symbol"/>
          </w:rPr>
          <w:t></w:t>
        </w:r>
        <w:r w:rsidRPr="00EE4AB6">
          <w:rPr>
            <w:lang w:val="fr-FR"/>
            <w:rPrChange w:id="620" w:author="Ir Nicole" w:date="2026-06-18T13:09:00Z">
              <w:rPr/>
            </w:rPrChange>
          </w:rPr>
          <w:t xml:space="preserve">  </w:t>
        </w:r>
        <w:r w:rsidRPr="00EE4AB6">
          <w:rPr>
            <w:rStyle w:val="citation-212"/>
            <w:b/>
            <w:bCs/>
            <w:lang w:val="fr-FR"/>
            <w:rPrChange w:id="621" w:author="Ir Nicole" w:date="2026-06-18T13:09:00Z">
              <w:rPr>
                <w:rStyle w:val="citation-212"/>
                <w:b/>
                <w:bCs/>
              </w:rPr>
            </w:rPrChange>
          </w:rPr>
          <w:t>FRR</w:t>
        </w:r>
        <w:r w:rsidRPr="00EE4AB6">
          <w:rPr>
            <w:rStyle w:val="citation-212"/>
            <w:lang w:val="fr-FR"/>
            <w:rPrChange w:id="622" w:author="Ir Nicole" w:date="2026-06-18T13:09:00Z">
              <w:rPr>
                <w:rStyle w:val="citation-212"/>
              </w:rPr>
            </w:rPrChange>
          </w:rPr>
          <w:t xml:space="preserve"> : False Rejection Rate (Taux de Faux Rejet) </w:t>
        </w:r>
      </w:ins>
    </w:p>
    <w:p w14:paraId="302E7116" w14:textId="77777777" w:rsidR="00EE4AB6" w:rsidRPr="00EE4AB6" w:rsidRDefault="00EE4AB6">
      <w:pPr>
        <w:pStyle w:val="NormalWeb"/>
        <w:jc w:val="both"/>
        <w:rPr>
          <w:ins w:id="623" w:author="Ir Nicole" w:date="2026-06-18T13:09:00Z"/>
          <w:lang w:val="fr-FR"/>
          <w:rPrChange w:id="624" w:author="Ir Nicole" w:date="2026-06-18T13:09:00Z">
            <w:rPr>
              <w:ins w:id="625" w:author="Ir Nicole" w:date="2026-06-18T13:09:00Z"/>
            </w:rPr>
          </w:rPrChange>
        </w:rPr>
        <w:pPrChange w:id="626" w:author="Ir Nicole" w:date="2026-06-19T12:38:00Z">
          <w:pPr>
            <w:pStyle w:val="NormalWeb"/>
          </w:pPr>
        </w:pPrChange>
      </w:pPr>
      <w:ins w:id="627" w:author="Ir Nicole" w:date="2026-06-18T13:09:00Z">
        <w:r>
          <w:rPr>
            <w:rFonts w:hAnsi="Symbol"/>
          </w:rPr>
          <w:t></w:t>
        </w:r>
        <w:r w:rsidRPr="00EE4AB6">
          <w:rPr>
            <w:lang w:val="fr-FR"/>
            <w:rPrChange w:id="628" w:author="Ir Nicole" w:date="2026-06-18T13:09:00Z">
              <w:rPr/>
            </w:rPrChange>
          </w:rPr>
          <w:t xml:space="preserve">  </w:t>
        </w:r>
        <w:r w:rsidRPr="00EE4AB6">
          <w:rPr>
            <w:rStyle w:val="citation-211"/>
            <w:b/>
            <w:bCs/>
            <w:lang w:val="fr-FR"/>
            <w:rPrChange w:id="629" w:author="Ir Nicole" w:date="2026-06-18T13:09:00Z">
              <w:rPr>
                <w:rStyle w:val="citation-211"/>
                <w:b/>
                <w:bCs/>
              </w:rPr>
            </w:rPrChange>
          </w:rPr>
          <w:t>HD</w:t>
        </w:r>
        <w:r w:rsidRPr="00EE4AB6">
          <w:rPr>
            <w:rStyle w:val="citation-211"/>
            <w:lang w:val="fr-FR"/>
            <w:rPrChange w:id="630" w:author="Ir Nicole" w:date="2026-06-18T13:09:00Z">
              <w:rPr>
                <w:rStyle w:val="citation-211"/>
              </w:rPr>
            </w:rPrChange>
          </w:rPr>
          <w:t xml:space="preserve"> : High </w:t>
        </w:r>
        <w:proofErr w:type="spellStart"/>
        <w:r w:rsidRPr="00EE4AB6">
          <w:rPr>
            <w:rStyle w:val="citation-211"/>
            <w:lang w:val="fr-FR"/>
            <w:rPrChange w:id="631" w:author="Ir Nicole" w:date="2026-06-18T13:09:00Z">
              <w:rPr>
                <w:rStyle w:val="citation-211"/>
              </w:rPr>
            </w:rPrChange>
          </w:rPr>
          <w:t>Definition</w:t>
        </w:r>
        <w:proofErr w:type="spellEnd"/>
        <w:r w:rsidRPr="00EE4AB6">
          <w:rPr>
            <w:rStyle w:val="citation-211"/>
            <w:lang w:val="fr-FR"/>
            <w:rPrChange w:id="632" w:author="Ir Nicole" w:date="2026-06-18T13:09:00Z">
              <w:rPr>
                <w:rStyle w:val="citation-211"/>
              </w:rPr>
            </w:rPrChange>
          </w:rPr>
          <w:t xml:space="preserve"> (Haute Définition) </w:t>
        </w:r>
      </w:ins>
    </w:p>
    <w:p w14:paraId="00B51A1C" w14:textId="77777777" w:rsidR="00EE4AB6" w:rsidRPr="00EE4AB6" w:rsidRDefault="00EE4AB6">
      <w:pPr>
        <w:pStyle w:val="NormalWeb"/>
        <w:jc w:val="both"/>
        <w:rPr>
          <w:ins w:id="633" w:author="Ir Nicole" w:date="2026-06-18T13:09:00Z"/>
          <w:lang w:val="fr-FR"/>
          <w:rPrChange w:id="634" w:author="Ir Nicole" w:date="2026-06-18T13:09:00Z">
            <w:rPr>
              <w:ins w:id="635" w:author="Ir Nicole" w:date="2026-06-18T13:09:00Z"/>
            </w:rPr>
          </w:rPrChange>
        </w:rPr>
        <w:pPrChange w:id="636" w:author="Ir Nicole" w:date="2026-06-19T12:38:00Z">
          <w:pPr>
            <w:pStyle w:val="NormalWeb"/>
          </w:pPr>
        </w:pPrChange>
      </w:pPr>
      <w:ins w:id="637" w:author="Ir Nicole" w:date="2026-06-18T13:09:00Z">
        <w:r>
          <w:rPr>
            <w:rFonts w:hAnsi="Symbol"/>
          </w:rPr>
          <w:t></w:t>
        </w:r>
        <w:r w:rsidRPr="00EE4AB6">
          <w:rPr>
            <w:lang w:val="fr-FR"/>
            <w:rPrChange w:id="638" w:author="Ir Nicole" w:date="2026-06-18T13:09:00Z">
              <w:rPr/>
            </w:rPrChange>
          </w:rPr>
          <w:t xml:space="preserve">  </w:t>
        </w:r>
        <w:r w:rsidRPr="00EE4AB6">
          <w:rPr>
            <w:rStyle w:val="citation-210"/>
            <w:b/>
            <w:bCs/>
            <w:lang w:val="fr-FR"/>
            <w:rPrChange w:id="639" w:author="Ir Nicole" w:date="2026-06-18T13:09:00Z">
              <w:rPr>
                <w:rStyle w:val="citation-210"/>
                <w:b/>
                <w:bCs/>
              </w:rPr>
            </w:rPrChange>
          </w:rPr>
          <w:t>HTML / CSS</w:t>
        </w:r>
        <w:r w:rsidRPr="00EE4AB6">
          <w:rPr>
            <w:rStyle w:val="citation-210"/>
            <w:lang w:val="fr-FR"/>
            <w:rPrChange w:id="640" w:author="Ir Nicole" w:date="2026-06-18T13:09:00Z">
              <w:rPr>
                <w:rStyle w:val="citation-210"/>
              </w:rPr>
            </w:rPrChange>
          </w:rPr>
          <w:t xml:space="preserve"> : HyperText </w:t>
        </w:r>
        <w:proofErr w:type="spellStart"/>
        <w:r w:rsidRPr="00EE4AB6">
          <w:rPr>
            <w:rStyle w:val="citation-210"/>
            <w:lang w:val="fr-FR"/>
            <w:rPrChange w:id="641" w:author="Ir Nicole" w:date="2026-06-18T13:09:00Z">
              <w:rPr>
                <w:rStyle w:val="citation-210"/>
              </w:rPr>
            </w:rPrChange>
          </w:rPr>
          <w:t>Markup</w:t>
        </w:r>
        <w:proofErr w:type="spellEnd"/>
        <w:r w:rsidRPr="00EE4AB6">
          <w:rPr>
            <w:rStyle w:val="citation-210"/>
            <w:lang w:val="fr-FR"/>
            <w:rPrChange w:id="642" w:author="Ir Nicole" w:date="2026-06-18T13:09:00Z">
              <w:rPr>
                <w:rStyle w:val="citation-210"/>
              </w:rPr>
            </w:rPrChange>
          </w:rPr>
          <w:t xml:space="preserve"> </w:t>
        </w:r>
        <w:proofErr w:type="spellStart"/>
        <w:r w:rsidRPr="00EE4AB6">
          <w:rPr>
            <w:rStyle w:val="citation-210"/>
            <w:lang w:val="fr-FR"/>
            <w:rPrChange w:id="643" w:author="Ir Nicole" w:date="2026-06-18T13:09:00Z">
              <w:rPr>
                <w:rStyle w:val="citation-210"/>
              </w:rPr>
            </w:rPrChange>
          </w:rPr>
          <w:t>Language</w:t>
        </w:r>
        <w:proofErr w:type="spellEnd"/>
        <w:r w:rsidRPr="00EE4AB6">
          <w:rPr>
            <w:rStyle w:val="citation-210"/>
            <w:lang w:val="fr-FR"/>
            <w:rPrChange w:id="644" w:author="Ir Nicole" w:date="2026-06-18T13:09:00Z">
              <w:rPr>
                <w:rStyle w:val="citation-210"/>
              </w:rPr>
            </w:rPrChange>
          </w:rPr>
          <w:t xml:space="preserve"> / </w:t>
        </w:r>
        <w:proofErr w:type="spellStart"/>
        <w:r w:rsidRPr="00EE4AB6">
          <w:rPr>
            <w:rStyle w:val="citation-210"/>
            <w:lang w:val="fr-FR"/>
            <w:rPrChange w:id="645" w:author="Ir Nicole" w:date="2026-06-18T13:09:00Z">
              <w:rPr>
                <w:rStyle w:val="citation-210"/>
              </w:rPr>
            </w:rPrChange>
          </w:rPr>
          <w:t>Cascading</w:t>
        </w:r>
        <w:proofErr w:type="spellEnd"/>
        <w:r w:rsidRPr="00EE4AB6">
          <w:rPr>
            <w:rStyle w:val="citation-210"/>
            <w:lang w:val="fr-FR"/>
            <w:rPrChange w:id="646" w:author="Ir Nicole" w:date="2026-06-18T13:09:00Z">
              <w:rPr>
                <w:rStyle w:val="citation-210"/>
              </w:rPr>
            </w:rPrChange>
          </w:rPr>
          <w:t xml:space="preserve"> Style </w:t>
        </w:r>
        <w:proofErr w:type="spellStart"/>
        <w:r w:rsidRPr="00EE4AB6">
          <w:rPr>
            <w:rStyle w:val="citation-210"/>
            <w:lang w:val="fr-FR"/>
            <w:rPrChange w:id="647" w:author="Ir Nicole" w:date="2026-06-18T13:09:00Z">
              <w:rPr>
                <w:rStyle w:val="citation-210"/>
              </w:rPr>
            </w:rPrChange>
          </w:rPr>
          <w:t>Sheets</w:t>
        </w:r>
        <w:proofErr w:type="spellEnd"/>
        <w:r w:rsidRPr="00EE4AB6">
          <w:rPr>
            <w:rStyle w:val="citation-210"/>
            <w:lang w:val="fr-FR"/>
            <w:rPrChange w:id="648" w:author="Ir Nicole" w:date="2026-06-18T13:09:00Z">
              <w:rPr>
                <w:rStyle w:val="citation-210"/>
              </w:rPr>
            </w:rPrChange>
          </w:rPr>
          <w:t xml:space="preserve"> (Langages d'interface web) </w:t>
        </w:r>
      </w:ins>
    </w:p>
    <w:p w14:paraId="3EB751BB" w14:textId="77777777" w:rsidR="00EE4AB6" w:rsidRPr="00EE4AB6" w:rsidRDefault="00EE4AB6">
      <w:pPr>
        <w:pStyle w:val="NormalWeb"/>
        <w:jc w:val="both"/>
        <w:rPr>
          <w:ins w:id="649" w:author="Ir Nicole" w:date="2026-06-18T13:09:00Z"/>
          <w:lang w:val="fr-FR"/>
          <w:rPrChange w:id="650" w:author="Ir Nicole" w:date="2026-06-18T13:09:00Z">
            <w:rPr>
              <w:ins w:id="651" w:author="Ir Nicole" w:date="2026-06-18T13:09:00Z"/>
            </w:rPr>
          </w:rPrChange>
        </w:rPr>
        <w:pPrChange w:id="652" w:author="Ir Nicole" w:date="2026-06-19T12:38:00Z">
          <w:pPr>
            <w:pStyle w:val="NormalWeb"/>
          </w:pPr>
        </w:pPrChange>
      </w:pPr>
      <w:ins w:id="653" w:author="Ir Nicole" w:date="2026-06-18T13:09:00Z">
        <w:r>
          <w:rPr>
            <w:rFonts w:hAnsi="Symbol"/>
          </w:rPr>
          <w:t></w:t>
        </w:r>
        <w:r w:rsidRPr="00EE4AB6">
          <w:rPr>
            <w:lang w:val="fr-FR"/>
            <w:rPrChange w:id="654" w:author="Ir Nicole" w:date="2026-06-18T13:09:00Z">
              <w:rPr/>
            </w:rPrChange>
          </w:rPr>
          <w:t xml:space="preserve">  </w:t>
        </w:r>
        <w:r w:rsidRPr="00EE4AB6">
          <w:rPr>
            <w:rStyle w:val="citation-209"/>
            <w:b/>
            <w:bCs/>
            <w:lang w:val="fr-FR"/>
            <w:rPrChange w:id="655" w:author="Ir Nicole" w:date="2026-06-18T13:09:00Z">
              <w:rPr>
                <w:rStyle w:val="citation-209"/>
                <w:b/>
                <w:bCs/>
              </w:rPr>
            </w:rPrChange>
          </w:rPr>
          <w:t>IA</w:t>
        </w:r>
        <w:r w:rsidRPr="00EE4AB6">
          <w:rPr>
            <w:rStyle w:val="citation-209"/>
            <w:lang w:val="fr-FR"/>
            <w:rPrChange w:id="656" w:author="Ir Nicole" w:date="2026-06-18T13:09:00Z">
              <w:rPr>
                <w:rStyle w:val="citation-209"/>
              </w:rPr>
            </w:rPrChange>
          </w:rPr>
          <w:t xml:space="preserve"> : Intelligence Artificielle </w:t>
        </w:r>
      </w:ins>
    </w:p>
    <w:p w14:paraId="19C73732" w14:textId="77777777" w:rsidR="00EE4AB6" w:rsidRPr="00EE4AB6" w:rsidRDefault="00EE4AB6">
      <w:pPr>
        <w:pStyle w:val="NormalWeb"/>
        <w:jc w:val="both"/>
        <w:rPr>
          <w:ins w:id="657" w:author="Ir Nicole" w:date="2026-06-18T13:09:00Z"/>
          <w:lang w:val="fr-FR"/>
          <w:rPrChange w:id="658" w:author="Ir Nicole" w:date="2026-06-18T13:09:00Z">
            <w:rPr>
              <w:ins w:id="659" w:author="Ir Nicole" w:date="2026-06-18T13:09:00Z"/>
            </w:rPr>
          </w:rPrChange>
        </w:rPr>
        <w:pPrChange w:id="660" w:author="Ir Nicole" w:date="2026-06-19T12:38:00Z">
          <w:pPr>
            <w:pStyle w:val="NormalWeb"/>
          </w:pPr>
        </w:pPrChange>
      </w:pPr>
      <w:ins w:id="661" w:author="Ir Nicole" w:date="2026-06-18T13:09:00Z">
        <w:r>
          <w:rPr>
            <w:rFonts w:hAnsi="Symbol"/>
          </w:rPr>
          <w:t></w:t>
        </w:r>
        <w:r w:rsidRPr="00EE4AB6">
          <w:rPr>
            <w:lang w:val="fr-FR"/>
            <w:rPrChange w:id="662" w:author="Ir Nicole" w:date="2026-06-18T13:09:00Z">
              <w:rPr/>
            </w:rPrChange>
          </w:rPr>
          <w:t xml:space="preserve">  </w:t>
        </w:r>
        <w:r w:rsidRPr="00EE4AB6">
          <w:rPr>
            <w:rStyle w:val="citation-208"/>
            <w:b/>
            <w:bCs/>
            <w:lang w:val="fr-FR"/>
            <w:rPrChange w:id="663" w:author="Ir Nicole" w:date="2026-06-18T13:09:00Z">
              <w:rPr>
                <w:rStyle w:val="citation-208"/>
                <w:b/>
                <w:bCs/>
              </w:rPr>
            </w:rPrChange>
          </w:rPr>
          <w:t>IP54</w:t>
        </w:r>
        <w:r w:rsidRPr="00EE4AB6">
          <w:rPr>
            <w:rStyle w:val="citation-208"/>
            <w:lang w:val="fr-FR"/>
            <w:rPrChange w:id="664" w:author="Ir Nicole" w:date="2026-06-18T13:09:00Z">
              <w:rPr>
                <w:rStyle w:val="citation-208"/>
              </w:rPr>
            </w:rPrChange>
          </w:rPr>
          <w:t xml:space="preserve"> : Indice de Protection (Protection contre la poussière et les projections d'eau) </w:t>
        </w:r>
      </w:ins>
    </w:p>
    <w:p w14:paraId="0A9D4A51" w14:textId="77777777" w:rsidR="00EE4AB6" w:rsidRDefault="00EE4AB6">
      <w:pPr>
        <w:pStyle w:val="NormalWeb"/>
        <w:jc w:val="both"/>
        <w:rPr>
          <w:ins w:id="665" w:author="Ir Nicole" w:date="2026-06-18T13:09:00Z"/>
        </w:rPr>
        <w:pPrChange w:id="666" w:author="Ir Nicole" w:date="2026-06-19T12:38:00Z">
          <w:pPr>
            <w:pStyle w:val="NormalWeb"/>
          </w:pPr>
        </w:pPrChange>
      </w:pPr>
      <w:ins w:id="667" w:author="Ir Nicole" w:date="2026-06-18T13:09:00Z">
        <w:r>
          <w:rPr>
            <w:rFonts w:hAnsi="Symbol"/>
          </w:rPr>
          <w:t></w:t>
        </w:r>
        <w:r>
          <w:t xml:space="preserve">  </w:t>
        </w:r>
        <w:r>
          <w:rPr>
            <w:rStyle w:val="citation-207"/>
            <w:b/>
            <w:bCs/>
          </w:rPr>
          <w:t>IR</w:t>
        </w:r>
        <w:r>
          <w:rPr>
            <w:rStyle w:val="citation-207"/>
          </w:rPr>
          <w:t xml:space="preserve"> : </w:t>
        </w:r>
        <w:proofErr w:type="spellStart"/>
        <w:r>
          <w:rPr>
            <w:rStyle w:val="citation-207"/>
          </w:rPr>
          <w:t>Infrarouge</w:t>
        </w:r>
        <w:proofErr w:type="spellEnd"/>
        <w:r>
          <w:rPr>
            <w:rStyle w:val="citation-207"/>
          </w:rPr>
          <w:t xml:space="preserve"> </w:t>
        </w:r>
      </w:ins>
    </w:p>
    <w:p w14:paraId="4F38AE09" w14:textId="77777777" w:rsidR="00EE4AB6" w:rsidRDefault="00EE4AB6">
      <w:pPr>
        <w:pStyle w:val="NormalWeb"/>
        <w:jc w:val="both"/>
        <w:rPr>
          <w:ins w:id="668" w:author="Ir Nicole" w:date="2026-06-18T13:09:00Z"/>
        </w:rPr>
        <w:pPrChange w:id="669" w:author="Ir Nicole" w:date="2026-06-19T12:38:00Z">
          <w:pPr>
            <w:pStyle w:val="NormalWeb"/>
          </w:pPr>
        </w:pPrChange>
      </w:pPr>
      <w:ins w:id="670" w:author="Ir Nicole" w:date="2026-06-18T13:09:00Z">
        <w:r>
          <w:rPr>
            <w:rFonts w:hAnsi="Symbol"/>
          </w:rPr>
          <w:t></w:t>
        </w:r>
        <w:r>
          <w:t xml:space="preserve">  </w:t>
        </w:r>
        <w:r>
          <w:rPr>
            <w:rStyle w:val="citation-206"/>
            <w:b/>
            <w:bCs/>
          </w:rPr>
          <w:t>LED RGB</w:t>
        </w:r>
        <w:r>
          <w:rPr>
            <w:rStyle w:val="citation-206"/>
          </w:rPr>
          <w:t xml:space="preserve"> : Light-Emitting Diode Red-Green-Blue (Diode </w:t>
        </w:r>
        <w:proofErr w:type="spellStart"/>
        <w:r>
          <w:rPr>
            <w:rStyle w:val="citation-206"/>
          </w:rPr>
          <w:t>Électroluminescente</w:t>
        </w:r>
        <w:proofErr w:type="spellEnd"/>
        <w:r>
          <w:rPr>
            <w:rStyle w:val="citation-206"/>
          </w:rPr>
          <w:t xml:space="preserve"> Rouge-</w:t>
        </w:r>
        <w:proofErr w:type="spellStart"/>
        <w:r>
          <w:rPr>
            <w:rStyle w:val="citation-206"/>
          </w:rPr>
          <w:t>Vert</w:t>
        </w:r>
        <w:proofErr w:type="spellEnd"/>
        <w:r>
          <w:rPr>
            <w:rStyle w:val="citation-206"/>
          </w:rPr>
          <w:t xml:space="preserve">-Bleu) </w:t>
        </w:r>
      </w:ins>
    </w:p>
    <w:p w14:paraId="4C797A57" w14:textId="77777777" w:rsidR="00EE4AB6" w:rsidRPr="00EE4AB6" w:rsidRDefault="00EE4AB6">
      <w:pPr>
        <w:pStyle w:val="NormalWeb"/>
        <w:jc w:val="both"/>
        <w:rPr>
          <w:ins w:id="671" w:author="Ir Nicole" w:date="2026-06-18T13:09:00Z"/>
          <w:lang w:val="fr-FR"/>
          <w:rPrChange w:id="672" w:author="Ir Nicole" w:date="2026-06-18T13:09:00Z">
            <w:rPr>
              <w:ins w:id="673" w:author="Ir Nicole" w:date="2026-06-18T13:09:00Z"/>
            </w:rPr>
          </w:rPrChange>
        </w:rPr>
        <w:pPrChange w:id="674" w:author="Ir Nicole" w:date="2026-06-19T12:38:00Z">
          <w:pPr>
            <w:pStyle w:val="NormalWeb"/>
          </w:pPr>
        </w:pPrChange>
      </w:pPr>
      <w:ins w:id="675" w:author="Ir Nicole" w:date="2026-06-18T13:09:00Z">
        <w:r>
          <w:rPr>
            <w:rFonts w:hAnsi="Symbol"/>
          </w:rPr>
          <w:t></w:t>
        </w:r>
        <w:r w:rsidRPr="00EE4AB6">
          <w:rPr>
            <w:lang w:val="fr-FR"/>
            <w:rPrChange w:id="676" w:author="Ir Nicole" w:date="2026-06-18T13:09:00Z">
              <w:rPr/>
            </w:rPrChange>
          </w:rPr>
          <w:t xml:space="preserve">  </w:t>
        </w:r>
        <w:r w:rsidRPr="00EE4AB6">
          <w:rPr>
            <w:rStyle w:val="citation-205"/>
            <w:b/>
            <w:bCs/>
            <w:lang w:val="fr-FR"/>
            <w:rPrChange w:id="677" w:author="Ir Nicole" w:date="2026-06-18T13:09:00Z">
              <w:rPr>
                <w:rStyle w:val="citation-205"/>
                <w:b/>
                <w:bCs/>
              </w:rPr>
            </w:rPrChange>
          </w:rPr>
          <w:t>MFA</w:t>
        </w:r>
        <w:r w:rsidRPr="00EE4AB6">
          <w:rPr>
            <w:rStyle w:val="citation-205"/>
            <w:lang w:val="fr-FR"/>
            <w:rPrChange w:id="678" w:author="Ir Nicole" w:date="2026-06-18T13:09:00Z">
              <w:rPr>
                <w:rStyle w:val="citation-205"/>
              </w:rPr>
            </w:rPrChange>
          </w:rPr>
          <w:t xml:space="preserve"> : Multi-Factor </w:t>
        </w:r>
        <w:proofErr w:type="spellStart"/>
        <w:r w:rsidRPr="00EE4AB6">
          <w:rPr>
            <w:rStyle w:val="citation-205"/>
            <w:lang w:val="fr-FR"/>
            <w:rPrChange w:id="679" w:author="Ir Nicole" w:date="2026-06-18T13:09:00Z">
              <w:rPr>
                <w:rStyle w:val="citation-205"/>
              </w:rPr>
            </w:rPrChange>
          </w:rPr>
          <w:t>Authentication</w:t>
        </w:r>
        <w:proofErr w:type="spellEnd"/>
        <w:r w:rsidRPr="00EE4AB6">
          <w:rPr>
            <w:rStyle w:val="citation-205"/>
            <w:lang w:val="fr-FR"/>
            <w:rPrChange w:id="680" w:author="Ir Nicole" w:date="2026-06-18T13:09:00Z">
              <w:rPr>
                <w:rStyle w:val="citation-205"/>
              </w:rPr>
            </w:rPrChange>
          </w:rPr>
          <w:t xml:space="preserve"> (Authentification Multi-Facteur) </w:t>
        </w:r>
      </w:ins>
    </w:p>
    <w:p w14:paraId="6B574B19" w14:textId="77777777" w:rsidR="00EE4AB6" w:rsidRPr="00EE4AB6" w:rsidRDefault="00EE4AB6">
      <w:pPr>
        <w:pStyle w:val="NormalWeb"/>
        <w:jc w:val="both"/>
        <w:rPr>
          <w:ins w:id="681" w:author="Ir Nicole" w:date="2026-06-18T13:09:00Z"/>
          <w:lang w:val="fr-FR"/>
          <w:rPrChange w:id="682" w:author="Ir Nicole" w:date="2026-06-18T13:09:00Z">
            <w:rPr>
              <w:ins w:id="683" w:author="Ir Nicole" w:date="2026-06-18T13:09:00Z"/>
            </w:rPr>
          </w:rPrChange>
        </w:rPr>
        <w:pPrChange w:id="684" w:author="Ir Nicole" w:date="2026-06-19T12:38:00Z">
          <w:pPr>
            <w:pStyle w:val="NormalWeb"/>
          </w:pPr>
        </w:pPrChange>
      </w:pPr>
      <w:ins w:id="685" w:author="Ir Nicole" w:date="2026-06-18T13:09:00Z">
        <w:r>
          <w:rPr>
            <w:rFonts w:hAnsi="Symbol"/>
          </w:rPr>
          <w:t></w:t>
        </w:r>
        <w:r w:rsidRPr="00EE4AB6">
          <w:rPr>
            <w:lang w:val="fr-FR"/>
            <w:rPrChange w:id="686" w:author="Ir Nicole" w:date="2026-06-18T13:09:00Z">
              <w:rPr/>
            </w:rPrChange>
          </w:rPr>
          <w:t xml:space="preserve">  </w:t>
        </w:r>
        <w:r w:rsidRPr="00EE4AB6">
          <w:rPr>
            <w:rStyle w:val="citation-204"/>
            <w:b/>
            <w:bCs/>
            <w:lang w:val="fr-FR"/>
            <w:rPrChange w:id="687" w:author="Ir Nicole" w:date="2026-06-18T13:09:00Z">
              <w:rPr>
                <w:rStyle w:val="citation-204"/>
                <w:b/>
                <w:bCs/>
              </w:rPr>
            </w:rPrChange>
          </w:rPr>
          <w:t>MQTT</w:t>
        </w:r>
        <w:r w:rsidRPr="00EE4AB6">
          <w:rPr>
            <w:rStyle w:val="citation-204"/>
            <w:lang w:val="fr-FR"/>
            <w:rPrChange w:id="688" w:author="Ir Nicole" w:date="2026-06-18T13:09:00Z">
              <w:rPr>
                <w:rStyle w:val="citation-204"/>
              </w:rPr>
            </w:rPrChange>
          </w:rPr>
          <w:t xml:space="preserve"> : Message Queuing </w:t>
        </w:r>
        <w:proofErr w:type="spellStart"/>
        <w:r w:rsidRPr="00EE4AB6">
          <w:rPr>
            <w:rStyle w:val="citation-204"/>
            <w:lang w:val="fr-FR"/>
            <w:rPrChange w:id="689" w:author="Ir Nicole" w:date="2026-06-18T13:09:00Z">
              <w:rPr>
                <w:rStyle w:val="citation-204"/>
              </w:rPr>
            </w:rPrChange>
          </w:rPr>
          <w:t>Telemetry</w:t>
        </w:r>
        <w:proofErr w:type="spellEnd"/>
        <w:r w:rsidRPr="00EE4AB6">
          <w:rPr>
            <w:rStyle w:val="citation-204"/>
            <w:lang w:val="fr-FR"/>
            <w:rPrChange w:id="690" w:author="Ir Nicole" w:date="2026-06-18T13:09:00Z">
              <w:rPr>
                <w:rStyle w:val="citation-204"/>
              </w:rPr>
            </w:rPrChange>
          </w:rPr>
          <w:t xml:space="preserve"> Transport (Protocole de communication léger) </w:t>
        </w:r>
      </w:ins>
    </w:p>
    <w:p w14:paraId="0EE8E2B7" w14:textId="77777777" w:rsidR="00EE4AB6" w:rsidRPr="00EE4AB6" w:rsidRDefault="00EE4AB6">
      <w:pPr>
        <w:pStyle w:val="NormalWeb"/>
        <w:jc w:val="both"/>
        <w:rPr>
          <w:ins w:id="691" w:author="Ir Nicole" w:date="2026-06-18T13:09:00Z"/>
          <w:lang w:val="fr-FR"/>
          <w:rPrChange w:id="692" w:author="Ir Nicole" w:date="2026-06-18T13:09:00Z">
            <w:rPr>
              <w:ins w:id="693" w:author="Ir Nicole" w:date="2026-06-18T13:09:00Z"/>
            </w:rPr>
          </w:rPrChange>
        </w:rPr>
        <w:pPrChange w:id="694" w:author="Ir Nicole" w:date="2026-06-19T12:38:00Z">
          <w:pPr>
            <w:pStyle w:val="NormalWeb"/>
          </w:pPr>
        </w:pPrChange>
      </w:pPr>
      <w:ins w:id="695" w:author="Ir Nicole" w:date="2026-06-18T13:09:00Z">
        <w:r>
          <w:rPr>
            <w:rFonts w:hAnsi="Symbol"/>
          </w:rPr>
          <w:t></w:t>
        </w:r>
        <w:r w:rsidRPr="00EE4AB6">
          <w:rPr>
            <w:lang w:val="fr-FR"/>
            <w:rPrChange w:id="696" w:author="Ir Nicole" w:date="2026-06-18T13:09:00Z">
              <w:rPr/>
            </w:rPrChange>
          </w:rPr>
          <w:t xml:space="preserve">  </w:t>
        </w:r>
        <w:r w:rsidRPr="00EE4AB6">
          <w:rPr>
            <w:rStyle w:val="citation-203"/>
            <w:b/>
            <w:bCs/>
            <w:lang w:val="fr-FR"/>
            <w:rPrChange w:id="697" w:author="Ir Nicole" w:date="2026-06-18T13:09:00Z">
              <w:rPr>
                <w:rStyle w:val="citation-203"/>
                <w:b/>
                <w:bCs/>
              </w:rPr>
            </w:rPrChange>
          </w:rPr>
          <w:t>OS</w:t>
        </w:r>
        <w:r w:rsidRPr="00EE4AB6">
          <w:rPr>
            <w:rStyle w:val="citation-203"/>
            <w:lang w:val="fr-FR"/>
            <w:rPrChange w:id="698" w:author="Ir Nicole" w:date="2026-06-18T13:09:00Z">
              <w:rPr>
                <w:rStyle w:val="citation-203"/>
              </w:rPr>
            </w:rPrChange>
          </w:rPr>
          <w:t xml:space="preserve"> : Operating System (Système d'Exploitation) </w:t>
        </w:r>
      </w:ins>
    </w:p>
    <w:p w14:paraId="174E37DC" w14:textId="77777777" w:rsidR="00EE4AB6" w:rsidRPr="00EE4AB6" w:rsidRDefault="00EE4AB6">
      <w:pPr>
        <w:pStyle w:val="NormalWeb"/>
        <w:jc w:val="both"/>
        <w:rPr>
          <w:ins w:id="699" w:author="Ir Nicole" w:date="2026-06-18T13:09:00Z"/>
          <w:lang w:val="fr-FR"/>
          <w:rPrChange w:id="700" w:author="Ir Nicole" w:date="2026-06-18T13:09:00Z">
            <w:rPr>
              <w:ins w:id="701" w:author="Ir Nicole" w:date="2026-06-18T13:09:00Z"/>
            </w:rPr>
          </w:rPrChange>
        </w:rPr>
        <w:pPrChange w:id="702" w:author="Ir Nicole" w:date="2026-06-19T12:38:00Z">
          <w:pPr>
            <w:pStyle w:val="NormalWeb"/>
          </w:pPr>
        </w:pPrChange>
      </w:pPr>
      <w:ins w:id="703" w:author="Ir Nicole" w:date="2026-06-18T13:09:00Z">
        <w:r>
          <w:rPr>
            <w:rFonts w:hAnsi="Symbol"/>
          </w:rPr>
          <w:t></w:t>
        </w:r>
        <w:r w:rsidRPr="00EE4AB6">
          <w:rPr>
            <w:lang w:val="fr-FR"/>
            <w:rPrChange w:id="704" w:author="Ir Nicole" w:date="2026-06-18T13:09:00Z">
              <w:rPr/>
            </w:rPrChange>
          </w:rPr>
          <w:t xml:space="preserve">  </w:t>
        </w:r>
        <w:r w:rsidRPr="00EE4AB6">
          <w:rPr>
            <w:rStyle w:val="citation-202"/>
            <w:b/>
            <w:bCs/>
            <w:lang w:val="fr-FR"/>
            <w:rPrChange w:id="705" w:author="Ir Nicole" w:date="2026-06-18T13:09:00Z">
              <w:rPr>
                <w:rStyle w:val="citation-202"/>
                <w:b/>
                <w:bCs/>
              </w:rPr>
            </w:rPrChange>
          </w:rPr>
          <w:t>PIN</w:t>
        </w:r>
        <w:r w:rsidRPr="00EE4AB6">
          <w:rPr>
            <w:rStyle w:val="citation-202"/>
            <w:lang w:val="fr-FR"/>
            <w:rPrChange w:id="706" w:author="Ir Nicole" w:date="2026-06-18T13:09:00Z">
              <w:rPr>
                <w:rStyle w:val="citation-202"/>
              </w:rPr>
            </w:rPrChange>
          </w:rPr>
          <w:t xml:space="preserve"> : </w:t>
        </w:r>
        <w:proofErr w:type="spellStart"/>
        <w:r w:rsidRPr="00EE4AB6">
          <w:rPr>
            <w:rStyle w:val="citation-202"/>
            <w:lang w:val="fr-FR"/>
            <w:rPrChange w:id="707" w:author="Ir Nicole" w:date="2026-06-18T13:09:00Z">
              <w:rPr>
                <w:rStyle w:val="citation-202"/>
              </w:rPr>
            </w:rPrChange>
          </w:rPr>
          <w:t>Personal</w:t>
        </w:r>
        <w:proofErr w:type="spellEnd"/>
        <w:r w:rsidRPr="00EE4AB6">
          <w:rPr>
            <w:rStyle w:val="citation-202"/>
            <w:lang w:val="fr-FR"/>
            <w:rPrChange w:id="708" w:author="Ir Nicole" w:date="2026-06-18T13:09:00Z">
              <w:rPr>
                <w:rStyle w:val="citation-202"/>
              </w:rPr>
            </w:rPrChange>
          </w:rPr>
          <w:t xml:space="preserve"> Identification </w:t>
        </w:r>
        <w:proofErr w:type="spellStart"/>
        <w:r w:rsidRPr="00EE4AB6">
          <w:rPr>
            <w:rStyle w:val="citation-202"/>
            <w:lang w:val="fr-FR"/>
            <w:rPrChange w:id="709" w:author="Ir Nicole" w:date="2026-06-18T13:09:00Z">
              <w:rPr>
                <w:rStyle w:val="citation-202"/>
              </w:rPr>
            </w:rPrChange>
          </w:rPr>
          <w:t>Number</w:t>
        </w:r>
        <w:proofErr w:type="spellEnd"/>
        <w:r w:rsidRPr="00EE4AB6">
          <w:rPr>
            <w:rStyle w:val="citation-202"/>
            <w:lang w:val="fr-FR"/>
            <w:rPrChange w:id="710" w:author="Ir Nicole" w:date="2026-06-18T13:09:00Z">
              <w:rPr>
                <w:rStyle w:val="citation-202"/>
              </w:rPr>
            </w:rPrChange>
          </w:rPr>
          <w:t xml:space="preserve"> (Code Numérique Personnel) </w:t>
        </w:r>
      </w:ins>
    </w:p>
    <w:p w14:paraId="2EC1C14C" w14:textId="77777777" w:rsidR="00EE4AB6" w:rsidRPr="00EE4AB6" w:rsidRDefault="00EE4AB6">
      <w:pPr>
        <w:pStyle w:val="NormalWeb"/>
        <w:jc w:val="both"/>
        <w:rPr>
          <w:ins w:id="711" w:author="Ir Nicole" w:date="2026-06-18T13:09:00Z"/>
          <w:lang w:val="fr-FR"/>
          <w:rPrChange w:id="712" w:author="Ir Nicole" w:date="2026-06-18T13:09:00Z">
            <w:rPr>
              <w:ins w:id="713" w:author="Ir Nicole" w:date="2026-06-18T13:09:00Z"/>
            </w:rPr>
          </w:rPrChange>
        </w:rPr>
        <w:pPrChange w:id="714" w:author="Ir Nicole" w:date="2026-06-19T12:38:00Z">
          <w:pPr>
            <w:pStyle w:val="NormalWeb"/>
          </w:pPr>
        </w:pPrChange>
      </w:pPr>
      <w:ins w:id="715" w:author="Ir Nicole" w:date="2026-06-18T13:09:00Z">
        <w:r>
          <w:rPr>
            <w:rFonts w:hAnsi="Symbol"/>
          </w:rPr>
          <w:t></w:t>
        </w:r>
        <w:r w:rsidRPr="00EE4AB6">
          <w:rPr>
            <w:lang w:val="fr-FR"/>
            <w:rPrChange w:id="716" w:author="Ir Nicole" w:date="2026-06-18T13:09:00Z">
              <w:rPr/>
            </w:rPrChange>
          </w:rPr>
          <w:t xml:space="preserve">  </w:t>
        </w:r>
        <w:proofErr w:type="spellStart"/>
        <w:r w:rsidRPr="00EE4AB6">
          <w:rPr>
            <w:rStyle w:val="citation-201"/>
            <w:b/>
            <w:bCs/>
            <w:lang w:val="fr-FR"/>
            <w:rPrChange w:id="717" w:author="Ir Nicole" w:date="2026-06-18T13:09:00Z">
              <w:rPr>
                <w:rStyle w:val="citation-201"/>
                <w:b/>
                <w:bCs/>
              </w:rPr>
            </w:rPrChange>
          </w:rPr>
          <w:t>PoE</w:t>
        </w:r>
        <w:proofErr w:type="spellEnd"/>
        <w:r w:rsidRPr="00EE4AB6">
          <w:rPr>
            <w:rStyle w:val="citation-201"/>
            <w:lang w:val="fr-FR"/>
            <w:rPrChange w:id="718" w:author="Ir Nicole" w:date="2026-06-18T13:09:00Z">
              <w:rPr>
                <w:rStyle w:val="citation-201"/>
              </w:rPr>
            </w:rPrChange>
          </w:rPr>
          <w:t xml:space="preserve"> : Power over Ethernet (Alimentation électrique par câble réseau) </w:t>
        </w:r>
      </w:ins>
    </w:p>
    <w:p w14:paraId="5A215A4C" w14:textId="77777777" w:rsidR="00EE4AB6" w:rsidRPr="00EE4AB6" w:rsidRDefault="00EE4AB6">
      <w:pPr>
        <w:pStyle w:val="NormalWeb"/>
        <w:jc w:val="both"/>
        <w:rPr>
          <w:ins w:id="719" w:author="Ir Nicole" w:date="2026-06-18T13:09:00Z"/>
          <w:lang w:val="fr-FR"/>
          <w:rPrChange w:id="720" w:author="Ir Nicole" w:date="2026-06-18T13:09:00Z">
            <w:rPr>
              <w:ins w:id="721" w:author="Ir Nicole" w:date="2026-06-18T13:09:00Z"/>
            </w:rPr>
          </w:rPrChange>
        </w:rPr>
        <w:pPrChange w:id="722" w:author="Ir Nicole" w:date="2026-06-19T12:38:00Z">
          <w:pPr>
            <w:pStyle w:val="NormalWeb"/>
          </w:pPr>
        </w:pPrChange>
      </w:pPr>
      <w:ins w:id="723" w:author="Ir Nicole" w:date="2026-06-18T13:09:00Z">
        <w:r>
          <w:rPr>
            <w:rFonts w:hAnsi="Symbol"/>
          </w:rPr>
          <w:t></w:t>
        </w:r>
        <w:r w:rsidRPr="00EE4AB6">
          <w:rPr>
            <w:lang w:val="fr-FR"/>
            <w:rPrChange w:id="724" w:author="Ir Nicole" w:date="2026-06-18T13:09:00Z">
              <w:rPr/>
            </w:rPrChange>
          </w:rPr>
          <w:t xml:space="preserve">  </w:t>
        </w:r>
        <w:r w:rsidRPr="00EE4AB6">
          <w:rPr>
            <w:rStyle w:val="citation-200"/>
            <w:b/>
            <w:bCs/>
            <w:lang w:val="fr-FR"/>
            <w:rPrChange w:id="725" w:author="Ir Nicole" w:date="2026-06-18T13:09:00Z">
              <w:rPr>
                <w:rStyle w:val="citation-200"/>
                <w:b/>
                <w:bCs/>
              </w:rPr>
            </w:rPrChange>
          </w:rPr>
          <w:t>POC</w:t>
        </w:r>
        <w:r w:rsidRPr="00EE4AB6">
          <w:rPr>
            <w:rStyle w:val="citation-200"/>
            <w:lang w:val="fr-FR"/>
            <w:rPrChange w:id="726" w:author="Ir Nicole" w:date="2026-06-18T13:09:00Z">
              <w:rPr>
                <w:rStyle w:val="citation-200"/>
              </w:rPr>
            </w:rPrChange>
          </w:rPr>
          <w:t xml:space="preserve"> : Proof of Concept (Preuve de Concept) </w:t>
        </w:r>
      </w:ins>
    </w:p>
    <w:p w14:paraId="4C91FFB5" w14:textId="77777777" w:rsidR="00EE4AB6" w:rsidRPr="00520893" w:rsidRDefault="00EE4AB6">
      <w:pPr>
        <w:pStyle w:val="NormalWeb"/>
        <w:jc w:val="both"/>
        <w:rPr>
          <w:ins w:id="727" w:author="Ir Nicole" w:date="2026-06-18T13:09:00Z"/>
          <w:lang w:val="fr-FR"/>
          <w:rPrChange w:id="728" w:author="Ir Nicole" w:date="2026-06-19T07:59:00Z">
            <w:rPr>
              <w:ins w:id="729" w:author="Ir Nicole" w:date="2026-06-18T13:09:00Z"/>
            </w:rPr>
          </w:rPrChange>
        </w:rPr>
        <w:pPrChange w:id="730" w:author="Ir Nicole" w:date="2026-06-19T12:38:00Z">
          <w:pPr>
            <w:pStyle w:val="NormalWeb"/>
          </w:pPr>
        </w:pPrChange>
      </w:pPr>
      <w:ins w:id="731" w:author="Ir Nicole" w:date="2026-06-18T13:09:00Z">
        <w:r>
          <w:rPr>
            <w:rFonts w:hAnsi="Symbol"/>
          </w:rPr>
          <w:t></w:t>
        </w:r>
        <w:r w:rsidRPr="00520893">
          <w:rPr>
            <w:lang w:val="fr-FR"/>
            <w:rPrChange w:id="732" w:author="Ir Nicole" w:date="2026-06-19T07:59:00Z">
              <w:rPr/>
            </w:rPrChange>
          </w:rPr>
          <w:t xml:space="preserve">  </w:t>
        </w:r>
        <w:r w:rsidRPr="00520893">
          <w:rPr>
            <w:rStyle w:val="citation-199"/>
            <w:b/>
            <w:bCs/>
            <w:lang w:val="fr-FR"/>
            <w:rPrChange w:id="733" w:author="Ir Nicole" w:date="2026-06-19T07:59:00Z">
              <w:rPr>
                <w:rStyle w:val="citation-199"/>
                <w:b/>
                <w:bCs/>
              </w:rPr>
            </w:rPrChange>
          </w:rPr>
          <w:t>RAM</w:t>
        </w:r>
        <w:r w:rsidRPr="00520893">
          <w:rPr>
            <w:rStyle w:val="citation-199"/>
            <w:lang w:val="fr-FR"/>
            <w:rPrChange w:id="734" w:author="Ir Nicole" w:date="2026-06-19T07:59:00Z">
              <w:rPr>
                <w:rStyle w:val="citation-199"/>
              </w:rPr>
            </w:rPrChange>
          </w:rPr>
          <w:t xml:space="preserve"> : </w:t>
        </w:r>
        <w:proofErr w:type="spellStart"/>
        <w:r w:rsidRPr="00520893">
          <w:rPr>
            <w:rStyle w:val="citation-199"/>
            <w:lang w:val="fr-FR"/>
            <w:rPrChange w:id="735" w:author="Ir Nicole" w:date="2026-06-19T07:59:00Z">
              <w:rPr>
                <w:rStyle w:val="citation-199"/>
              </w:rPr>
            </w:rPrChange>
          </w:rPr>
          <w:t>Random</w:t>
        </w:r>
        <w:proofErr w:type="spellEnd"/>
        <w:r w:rsidRPr="00520893">
          <w:rPr>
            <w:rStyle w:val="citation-199"/>
            <w:lang w:val="fr-FR"/>
            <w:rPrChange w:id="736" w:author="Ir Nicole" w:date="2026-06-19T07:59:00Z">
              <w:rPr>
                <w:rStyle w:val="citation-199"/>
              </w:rPr>
            </w:rPrChange>
          </w:rPr>
          <w:t xml:space="preserve"> Access Memory (Mémoire Vive) </w:t>
        </w:r>
      </w:ins>
    </w:p>
    <w:p w14:paraId="11AE3772" w14:textId="77777777" w:rsidR="00EE4AB6" w:rsidRPr="00EE4AB6" w:rsidRDefault="00EE4AB6">
      <w:pPr>
        <w:pStyle w:val="NormalWeb"/>
        <w:jc w:val="both"/>
        <w:rPr>
          <w:ins w:id="737" w:author="Ir Nicole" w:date="2026-06-18T13:09:00Z"/>
          <w:lang w:val="fr-FR"/>
          <w:rPrChange w:id="738" w:author="Ir Nicole" w:date="2026-06-18T13:09:00Z">
            <w:rPr>
              <w:ins w:id="739" w:author="Ir Nicole" w:date="2026-06-18T13:09:00Z"/>
            </w:rPr>
          </w:rPrChange>
        </w:rPr>
        <w:pPrChange w:id="740" w:author="Ir Nicole" w:date="2026-06-19T12:38:00Z">
          <w:pPr>
            <w:pStyle w:val="NormalWeb"/>
          </w:pPr>
        </w:pPrChange>
      </w:pPr>
      <w:ins w:id="741" w:author="Ir Nicole" w:date="2026-06-18T13:09:00Z">
        <w:r>
          <w:rPr>
            <w:rFonts w:hAnsi="Symbol"/>
          </w:rPr>
          <w:t></w:t>
        </w:r>
        <w:r w:rsidRPr="00EE4AB6">
          <w:rPr>
            <w:lang w:val="fr-FR"/>
            <w:rPrChange w:id="742" w:author="Ir Nicole" w:date="2026-06-18T13:09:00Z">
              <w:rPr/>
            </w:rPrChange>
          </w:rPr>
          <w:t xml:space="preserve">  </w:t>
        </w:r>
        <w:r w:rsidRPr="00EE4AB6">
          <w:rPr>
            <w:rStyle w:val="citation-197"/>
            <w:b/>
            <w:bCs/>
            <w:lang w:val="fr-FR"/>
            <w:rPrChange w:id="743" w:author="Ir Nicole" w:date="2026-06-18T13:09:00Z">
              <w:rPr>
                <w:rStyle w:val="citation-197"/>
                <w:b/>
                <w:bCs/>
              </w:rPr>
            </w:rPrChange>
          </w:rPr>
          <w:t>RH</w:t>
        </w:r>
        <w:r w:rsidRPr="00EE4AB6">
          <w:rPr>
            <w:rStyle w:val="citation-197"/>
            <w:lang w:val="fr-FR"/>
            <w:rPrChange w:id="744" w:author="Ir Nicole" w:date="2026-06-18T13:09:00Z">
              <w:rPr>
                <w:rStyle w:val="citation-197"/>
              </w:rPr>
            </w:rPrChange>
          </w:rPr>
          <w:t xml:space="preserve"> : Ressources Humaines </w:t>
        </w:r>
      </w:ins>
    </w:p>
    <w:p w14:paraId="6391BCD8" w14:textId="77777777" w:rsidR="00EE4AB6" w:rsidRPr="00EE4AB6" w:rsidRDefault="00EE4AB6">
      <w:pPr>
        <w:pStyle w:val="NormalWeb"/>
        <w:jc w:val="both"/>
        <w:rPr>
          <w:ins w:id="745" w:author="Ir Nicole" w:date="2026-06-18T13:09:00Z"/>
          <w:lang w:val="fr-FR"/>
          <w:rPrChange w:id="746" w:author="Ir Nicole" w:date="2026-06-18T13:09:00Z">
            <w:rPr>
              <w:ins w:id="747" w:author="Ir Nicole" w:date="2026-06-18T13:09:00Z"/>
            </w:rPr>
          </w:rPrChange>
        </w:rPr>
        <w:pPrChange w:id="748" w:author="Ir Nicole" w:date="2026-06-19T12:38:00Z">
          <w:pPr>
            <w:pStyle w:val="NormalWeb"/>
          </w:pPr>
        </w:pPrChange>
      </w:pPr>
      <w:ins w:id="749" w:author="Ir Nicole" w:date="2026-06-18T13:09:00Z">
        <w:r>
          <w:rPr>
            <w:rFonts w:hAnsi="Symbol"/>
          </w:rPr>
          <w:t></w:t>
        </w:r>
        <w:r w:rsidRPr="00EE4AB6">
          <w:rPr>
            <w:lang w:val="fr-FR"/>
            <w:rPrChange w:id="750" w:author="Ir Nicole" w:date="2026-06-18T13:09:00Z">
              <w:rPr/>
            </w:rPrChange>
          </w:rPr>
          <w:t xml:space="preserve">  </w:t>
        </w:r>
        <w:r w:rsidRPr="00EE4AB6">
          <w:rPr>
            <w:rStyle w:val="citation-196"/>
            <w:b/>
            <w:bCs/>
            <w:lang w:val="fr-FR"/>
            <w:rPrChange w:id="751" w:author="Ir Nicole" w:date="2026-06-18T13:09:00Z">
              <w:rPr>
                <w:rStyle w:val="citation-196"/>
                <w:b/>
                <w:bCs/>
              </w:rPr>
            </w:rPrChange>
          </w:rPr>
          <w:t>ROI</w:t>
        </w:r>
        <w:r w:rsidRPr="00EE4AB6">
          <w:rPr>
            <w:rStyle w:val="citation-196"/>
            <w:lang w:val="fr-FR"/>
            <w:rPrChange w:id="752" w:author="Ir Nicole" w:date="2026-06-18T13:09:00Z">
              <w:rPr>
                <w:rStyle w:val="citation-196"/>
              </w:rPr>
            </w:rPrChange>
          </w:rPr>
          <w:t xml:space="preserve"> : Return On Investment (Retour sur Investissement) </w:t>
        </w:r>
      </w:ins>
    </w:p>
    <w:p w14:paraId="69069FA8" w14:textId="77777777" w:rsidR="00EE4AB6" w:rsidRPr="007D4B2B" w:rsidRDefault="00EE4AB6">
      <w:pPr>
        <w:pStyle w:val="NormalWeb"/>
        <w:jc w:val="both"/>
        <w:rPr>
          <w:ins w:id="753" w:author="Ir Nicole" w:date="2026-06-18T13:09:00Z"/>
          <w:lang w:val="fr-FR"/>
          <w:rPrChange w:id="754" w:author="Ir Nicole" w:date="2026-06-19T12:34:00Z">
            <w:rPr>
              <w:ins w:id="755" w:author="Ir Nicole" w:date="2026-06-18T13:09:00Z"/>
            </w:rPr>
          </w:rPrChange>
        </w:rPr>
        <w:pPrChange w:id="756" w:author="Ir Nicole" w:date="2026-06-19T12:38:00Z">
          <w:pPr>
            <w:pStyle w:val="NormalWeb"/>
          </w:pPr>
        </w:pPrChange>
      </w:pPr>
      <w:ins w:id="757" w:author="Ir Nicole" w:date="2026-06-18T13:09:00Z">
        <w:r>
          <w:rPr>
            <w:rFonts w:hAnsi="Symbol"/>
          </w:rPr>
          <w:t></w:t>
        </w:r>
        <w:r w:rsidRPr="007D4B2B">
          <w:rPr>
            <w:lang w:val="fr-FR"/>
            <w:rPrChange w:id="758" w:author="Ir Nicole" w:date="2026-06-19T12:34:00Z">
              <w:rPr/>
            </w:rPrChange>
          </w:rPr>
          <w:t xml:space="preserve">  </w:t>
        </w:r>
        <w:proofErr w:type="spellStart"/>
        <w:r w:rsidRPr="007D4B2B">
          <w:rPr>
            <w:rStyle w:val="citation-195"/>
            <w:b/>
            <w:bCs/>
            <w:lang w:val="fr-FR"/>
            <w:rPrChange w:id="759" w:author="Ir Nicole" w:date="2026-06-19T12:34:00Z">
              <w:rPr>
                <w:rStyle w:val="citation-195"/>
                <w:b/>
                <w:bCs/>
              </w:rPr>
            </w:rPrChange>
          </w:rPr>
          <w:t>RPi</w:t>
        </w:r>
        <w:proofErr w:type="spellEnd"/>
        <w:r w:rsidRPr="007D4B2B">
          <w:rPr>
            <w:rStyle w:val="citation-195"/>
            <w:b/>
            <w:bCs/>
            <w:lang w:val="fr-FR"/>
            <w:rPrChange w:id="760" w:author="Ir Nicole" w:date="2026-06-19T12:34:00Z">
              <w:rPr>
                <w:rStyle w:val="citation-195"/>
                <w:b/>
                <w:bCs/>
              </w:rPr>
            </w:rPrChange>
          </w:rPr>
          <w:t xml:space="preserve"> / RPi5</w:t>
        </w:r>
        <w:r w:rsidRPr="007D4B2B">
          <w:rPr>
            <w:rStyle w:val="citation-195"/>
            <w:lang w:val="fr-FR"/>
            <w:rPrChange w:id="761" w:author="Ir Nicole" w:date="2026-06-19T12:34:00Z">
              <w:rPr>
                <w:rStyle w:val="citation-195"/>
              </w:rPr>
            </w:rPrChange>
          </w:rPr>
          <w:t xml:space="preserve"> : </w:t>
        </w:r>
        <w:proofErr w:type="spellStart"/>
        <w:r w:rsidRPr="007D4B2B">
          <w:rPr>
            <w:rStyle w:val="citation-195"/>
            <w:lang w:val="fr-FR"/>
            <w:rPrChange w:id="762" w:author="Ir Nicole" w:date="2026-06-19T12:34:00Z">
              <w:rPr>
                <w:rStyle w:val="citation-195"/>
              </w:rPr>
            </w:rPrChange>
          </w:rPr>
          <w:t>Raspberry</w:t>
        </w:r>
        <w:proofErr w:type="spellEnd"/>
        <w:r w:rsidRPr="007D4B2B">
          <w:rPr>
            <w:rStyle w:val="citation-195"/>
            <w:lang w:val="fr-FR"/>
            <w:rPrChange w:id="763" w:author="Ir Nicole" w:date="2026-06-19T12:34:00Z">
              <w:rPr>
                <w:rStyle w:val="citation-195"/>
              </w:rPr>
            </w:rPrChange>
          </w:rPr>
          <w:t xml:space="preserve"> Pi / </w:t>
        </w:r>
        <w:proofErr w:type="spellStart"/>
        <w:r w:rsidRPr="007D4B2B">
          <w:rPr>
            <w:rStyle w:val="citation-195"/>
            <w:lang w:val="fr-FR"/>
            <w:rPrChange w:id="764" w:author="Ir Nicole" w:date="2026-06-19T12:34:00Z">
              <w:rPr>
                <w:rStyle w:val="citation-195"/>
              </w:rPr>
            </w:rPrChange>
          </w:rPr>
          <w:t>Raspberry</w:t>
        </w:r>
        <w:proofErr w:type="spellEnd"/>
        <w:r w:rsidRPr="007D4B2B">
          <w:rPr>
            <w:rStyle w:val="citation-195"/>
            <w:lang w:val="fr-FR"/>
            <w:rPrChange w:id="765" w:author="Ir Nicole" w:date="2026-06-19T12:34:00Z">
              <w:rPr>
                <w:rStyle w:val="citation-195"/>
              </w:rPr>
            </w:rPrChange>
          </w:rPr>
          <w:t xml:space="preserve"> Pi 5 </w:t>
        </w:r>
      </w:ins>
    </w:p>
    <w:p w14:paraId="3E27CD2B" w14:textId="77777777" w:rsidR="00EE4AB6" w:rsidRPr="00EE4AB6" w:rsidRDefault="00EE4AB6">
      <w:pPr>
        <w:pStyle w:val="NormalWeb"/>
        <w:jc w:val="both"/>
        <w:rPr>
          <w:ins w:id="766" w:author="Ir Nicole" w:date="2026-06-18T13:09:00Z"/>
          <w:lang w:val="fr-FR"/>
          <w:rPrChange w:id="767" w:author="Ir Nicole" w:date="2026-06-18T13:09:00Z">
            <w:rPr>
              <w:ins w:id="768" w:author="Ir Nicole" w:date="2026-06-18T13:09:00Z"/>
            </w:rPr>
          </w:rPrChange>
        </w:rPr>
        <w:pPrChange w:id="769" w:author="Ir Nicole" w:date="2026-06-19T12:38:00Z">
          <w:pPr>
            <w:pStyle w:val="NormalWeb"/>
          </w:pPr>
        </w:pPrChange>
      </w:pPr>
      <w:ins w:id="770" w:author="Ir Nicole" w:date="2026-06-18T13:09:00Z">
        <w:r>
          <w:rPr>
            <w:rFonts w:hAnsi="Symbol"/>
          </w:rPr>
          <w:t></w:t>
        </w:r>
        <w:r w:rsidRPr="00EE4AB6">
          <w:rPr>
            <w:lang w:val="fr-FR"/>
            <w:rPrChange w:id="771" w:author="Ir Nicole" w:date="2026-06-18T13:09:00Z">
              <w:rPr/>
            </w:rPrChange>
          </w:rPr>
          <w:t xml:space="preserve">  </w:t>
        </w:r>
        <w:r w:rsidRPr="00EE4AB6">
          <w:rPr>
            <w:rStyle w:val="citation-194"/>
            <w:b/>
            <w:bCs/>
            <w:lang w:val="fr-FR"/>
            <w:rPrChange w:id="772" w:author="Ir Nicole" w:date="2026-06-18T13:09:00Z">
              <w:rPr>
                <w:rStyle w:val="citation-194"/>
                <w:b/>
                <w:bCs/>
              </w:rPr>
            </w:rPrChange>
          </w:rPr>
          <w:t>RTC</w:t>
        </w:r>
        <w:r w:rsidRPr="00EE4AB6">
          <w:rPr>
            <w:rStyle w:val="citation-194"/>
            <w:lang w:val="fr-FR"/>
            <w:rPrChange w:id="773" w:author="Ir Nicole" w:date="2026-06-18T13:09:00Z">
              <w:rPr>
                <w:rStyle w:val="citation-194"/>
              </w:rPr>
            </w:rPrChange>
          </w:rPr>
          <w:t xml:space="preserve"> : Real Time </w:t>
        </w:r>
        <w:proofErr w:type="spellStart"/>
        <w:r w:rsidRPr="00EE4AB6">
          <w:rPr>
            <w:rStyle w:val="citation-194"/>
            <w:lang w:val="fr-FR"/>
            <w:rPrChange w:id="774" w:author="Ir Nicole" w:date="2026-06-18T13:09:00Z">
              <w:rPr>
                <w:rStyle w:val="citation-194"/>
              </w:rPr>
            </w:rPrChange>
          </w:rPr>
          <w:t>Clock</w:t>
        </w:r>
        <w:proofErr w:type="spellEnd"/>
        <w:r w:rsidRPr="00EE4AB6">
          <w:rPr>
            <w:rStyle w:val="citation-194"/>
            <w:lang w:val="fr-FR"/>
            <w:rPrChange w:id="775" w:author="Ir Nicole" w:date="2026-06-18T13:09:00Z">
              <w:rPr>
                <w:rStyle w:val="citation-194"/>
              </w:rPr>
            </w:rPrChange>
          </w:rPr>
          <w:t xml:space="preserve"> (Horloge en Temps Réel) </w:t>
        </w:r>
      </w:ins>
    </w:p>
    <w:p w14:paraId="17F6BBFF" w14:textId="77777777" w:rsidR="00EE4AB6" w:rsidRPr="00EE4AB6" w:rsidRDefault="00EE4AB6">
      <w:pPr>
        <w:pStyle w:val="NormalWeb"/>
        <w:jc w:val="both"/>
        <w:rPr>
          <w:ins w:id="776" w:author="Ir Nicole" w:date="2026-06-18T13:09:00Z"/>
          <w:lang w:val="fr-FR"/>
          <w:rPrChange w:id="777" w:author="Ir Nicole" w:date="2026-06-18T13:09:00Z">
            <w:rPr>
              <w:ins w:id="778" w:author="Ir Nicole" w:date="2026-06-18T13:09:00Z"/>
            </w:rPr>
          </w:rPrChange>
        </w:rPr>
        <w:pPrChange w:id="779" w:author="Ir Nicole" w:date="2026-06-19T12:38:00Z">
          <w:pPr>
            <w:pStyle w:val="NormalWeb"/>
          </w:pPr>
        </w:pPrChange>
      </w:pPr>
      <w:ins w:id="780" w:author="Ir Nicole" w:date="2026-06-18T13:09:00Z">
        <w:r>
          <w:rPr>
            <w:rFonts w:hAnsi="Symbol"/>
          </w:rPr>
          <w:t></w:t>
        </w:r>
        <w:r w:rsidRPr="00EE4AB6">
          <w:rPr>
            <w:lang w:val="fr-FR"/>
            <w:rPrChange w:id="781" w:author="Ir Nicole" w:date="2026-06-18T13:09:00Z">
              <w:rPr/>
            </w:rPrChange>
          </w:rPr>
          <w:t xml:space="preserve">  </w:t>
        </w:r>
        <w:proofErr w:type="spellStart"/>
        <w:r w:rsidRPr="00EE4AB6">
          <w:rPr>
            <w:rStyle w:val="citation-193"/>
            <w:b/>
            <w:bCs/>
            <w:lang w:val="fr-FR"/>
            <w:rPrChange w:id="782" w:author="Ir Nicole" w:date="2026-06-18T13:09:00Z">
              <w:rPr>
                <w:rStyle w:val="citation-193"/>
                <w:b/>
                <w:bCs/>
              </w:rPr>
            </w:rPrChange>
          </w:rPr>
          <w:t>TFLite</w:t>
        </w:r>
        <w:proofErr w:type="spellEnd"/>
        <w:r w:rsidRPr="00EE4AB6">
          <w:rPr>
            <w:rStyle w:val="citation-193"/>
            <w:lang w:val="fr-FR"/>
            <w:rPrChange w:id="783" w:author="Ir Nicole" w:date="2026-06-18T13:09:00Z">
              <w:rPr>
                <w:rStyle w:val="citation-193"/>
              </w:rPr>
            </w:rPrChange>
          </w:rPr>
          <w:t xml:space="preserve"> : </w:t>
        </w:r>
        <w:proofErr w:type="spellStart"/>
        <w:r w:rsidRPr="00EE4AB6">
          <w:rPr>
            <w:rStyle w:val="citation-193"/>
            <w:lang w:val="fr-FR"/>
            <w:rPrChange w:id="784" w:author="Ir Nicole" w:date="2026-06-18T13:09:00Z">
              <w:rPr>
                <w:rStyle w:val="citation-193"/>
              </w:rPr>
            </w:rPrChange>
          </w:rPr>
          <w:t>TensorFlow</w:t>
        </w:r>
        <w:proofErr w:type="spellEnd"/>
        <w:r w:rsidRPr="00EE4AB6">
          <w:rPr>
            <w:rStyle w:val="citation-193"/>
            <w:lang w:val="fr-FR"/>
            <w:rPrChange w:id="785" w:author="Ir Nicole" w:date="2026-06-18T13:09:00Z">
              <w:rPr>
                <w:rStyle w:val="citation-193"/>
              </w:rPr>
            </w:rPrChange>
          </w:rPr>
          <w:t xml:space="preserve"> Lite (Framework d'apprentissage automatique optimisé pour l'embarqué) </w:t>
        </w:r>
      </w:ins>
    </w:p>
    <w:p w14:paraId="6F96E326" w14:textId="77777777" w:rsidR="00EE4AB6" w:rsidRPr="00EE4AB6" w:rsidRDefault="00EE4AB6">
      <w:pPr>
        <w:pStyle w:val="NormalWeb"/>
        <w:jc w:val="both"/>
        <w:rPr>
          <w:ins w:id="786" w:author="Ir Nicole" w:date="2026-06-18T13:09:00Z"/>
          <w:lang w:val="fr-FR"/>
          <w:rPrChange w:id="787" w:author="Ir Nicole" w:date="2026-06-18T13:09:00Z">
            <w:rPr>
              <w:ins w:id="788" w:author="Ir Nicole" w:date="2026-06-18T13:09:00Z"/>
            </w:rPr>
          </w:rPrChange>
        </w:rPr>
        <w:pPrChange w:id="789" w:author="Ir Nicole" w:date="2026-06-19T12:38:00Z">
          <w:pPr>
            <w:pStyle w:val="NormalWeb"/>
          </w:pPr>
        </w:pPrChange>
      </w:pPr>
      <w:ins w:id="790" w:author="Ir Nicole" w:date="2026-06-18T13:09:00Z">
        <w:r>
          <w:rPr>
            <w:rFonts w:hAnsi="Symbol"/>
          </w:rPr>
          <w:lastRenderedPageBreak/>
          <w:t></w:t>
        </w:r>
        <w:r w:rsidRPr="00EE4AB6">
          <w:rPr>
            <w:lang w:val="fr-FR"/>
            <w:rPrChange w:id="791" w:author="Ir Nicole" w:date="2026-06-18T13:09:00Z">
              <w:rPr/>
            </w:rPrChange>
          </w:rPr>
          <w:t xml:space="preserve">  </w:t>
        </w:r>
        <w:r w:rsidRPr="00EE4AB6">
          <w:rPr>
            <w:rStyle w:val="citation-192"/>
            <w:b/>
            <w:bCs/>
            <w:lang w:val="fr-FR"/>
            <w:rPrChange w:id="792" w:author="Ir Nicole" w:date="2026-06-18T13:09:00Z">
              <w:rPr>
                <w:rStyle w:val="citation-192"/>
                <w:b/>
                <w:bCs/>
              </w:rPr>
            </w:rPrChange>
          </w:rPr>
          <w:t>TLS</w:t>
        </w:r>
        <w:r w:rsidRPr="00EE4AB6">
          <w:rPr>
            <w:rStyle w:val="citation-192"/>
            <w:lang w:val="fr-FR"/>
            <w:rPrChange w:id="793" w:author="Ir Nicole" w:date="2026-06-18T13:09:00Z">
              <w:rPr>
                <w:rStyle w:val="citation-192"/>
              </w:rPr>
            </w:rPrChange>
          </w:rPr>
          <w:t xml:space="preserve"> : Transport Layer Security (Protocole de sécurisation des échanges réseau) </w:t>
        </w:r>
      </w:ins>
    </w:p>
    <w:p w14:paraId="0A952DE2" w14:textId="77777777" w:rsidR="00EE4AB6" w:rsidRPr="00EE4AB6" w:rsidRDefault="00EE4AB6">
      <w:pPr>
        <w:pStyle w:val="NormalWeb"/>
        <w:jc w:val="both"/>
        <w:rPr>
          <w:ins w:id="794" w:author="Ir Nicole" w:date="2026-06-18T13:09:00Z"/>
          <w:lang w:val="fr-FR"/>
          <w:rPrChange w:id="795" w:author="Ir Nicole" w:date="2026-06-18T13:09:00Z">
            <w:rPr>
              <w:ins w:id="796" w:author="Ir Nicole" w:date="2026-06-18T13:09:00Z"/>
            </w:rPr>
          </w:rPrChange>
        </w:rPr>
        <w:pPrChange w:id="797" w:author="Ir Nicole" w:date="2026-06-19T12:38:00Z">
          <w:pPr>
            <w:pStyle w:val="NormalWeb"/>
          </w:pPr>
        </w:pPrChange>
      </w:pPr>
      <w:ins w:id="798" w:author="Ir Nicole" w:date="2026-06-18T13:09:00Z">
        <w:r>
          <w:rPr>
            <w:rFonts w:hAnsi="Symbol"/>
          </w:rPr>
          <w:t></w:t>
        </w:r>
        <w:r w:rsidRPr="00EE4AB6">
          <w:rPr>
            <w:lang w:val="fr-FR"/>
            <w:rPrChange w:id="799" w:author="Ir Nicole" w:date="2026-06-18T13:09:00Z">
              <w:rPr/>
            </w:rPrChange>
          </w:rPr>
          <w:t xml:space="preserve">  </w:t>
        </w:r>
        <w:r w:rsidRPr="00EE4AB6">
          <w:rPr>
            <w:rStyle w:val="citation-191"/>
            <w:b/>
            <w:bCs/>
            <w:lang w:val="fr-FR"/>
            <w:rPrChange w:id="800" w:author="Ir Nicole" w:date="2026-06-18T13:09:00Z">
              <w:rPr>
                <w:rStyle w:val="citation-191"/>
                <w:b/>
                <w:bCs/>
              </w:rPr>
            </w:rPrChange>
          </w:rPr>
          <w:t>TPU</w:t>
        </w:r>
        <w:r w:rsidRPr="00EE4AB6">
          <w:rPr>
            <w:rStyle w:val="citation-191"/>
            <w:lang w:val="fr-FR"/>
            <w:rPrChange w:id="801" w:author="Ir Nicole" w:date="2026-06-18T13:09:00Z">
              <w:rPr>
                <w:rStyle w:val="citation-191"/>
              </w:rPr>
            </w:rPrChange>
          </w:rPr>
          <w:t xml:space="preserve"> : </w:t>
        </w:r>
        <w:proofErr w:type="spellStart"/>
        <w:r w:rsidRPr="00EE4AB6">
          <w:rPr>
            <w:rStyle w:val="citation-191"/>
            <w:lang w:val="fr-FR"/>
            <w:rPrChange w:id="802" w:author="Ir Nicole" w:date="2026-06-18T13:09:00Z">
              <w:rPr>
                <w:rStyle w:val="citation-191"/>
              </w:rPr>
            </w:rPrChange>
          </w:rPr>
          <w:t>Tensor</w:t>
        </w:r>
        <w:proofErr w:type="spellEnd"/>
        <w:r w:rsidRPr="00EE4AB6">
          <w:rPr>
            <w:rStyle w:val="citation-191"/>
            <w:lang w:val="fr-FR"/>
            <w:rPrChange w:id="803" w:author="Ir Nicole" w:date="2026-06-18T13:09:00Z">
              <w:rPr>
                <w:rStyle w:val="citation-191"/>
              </w:rPr>
            </w:rPrChange>
          </w:rPr>
          <w:t xml:space="preserve"> </w:t>
        </w:r>
        <w:proofErr w:type="spellStart"/>
        <w:r w:rsidRPr="00EE4AB6">
          <w:rPr>
            <w:rStyle w:val="citation-191"/>
            <w:lang w:val="fr-FR"/>
            <w:rPrChange w:id="804" w:author="Ir Nicole" w:date="2026-06-18T13:09:00Z">
              <w:rPr>
                <w:rStyle w:val="citation-191"/>
              </w:rPr>
            </w:rPrChange>
          </w:rPr>
          <w:t>Processing</w:t>
        </w:r>
        <w:proofErr w:type="spellEnd"/>
        <w:r w:rsidRPr="00EE4AB6">
          <w:rPr>
            <w:rStyle w:val="citation-191"/>
            <w:lang w:val="fr-FR"/>
            <w:rPrChange w:id="805" w:author="Ir Nicole" w:date="2026-06-18T13:09:00Z">
              <w:rPr>
                <w:rStyle w:val="citation-191"/>
              </w:rPr>
            </w:rPrChange>
          </w:rPr>
          <w:t xml:space="preserve"> Unit (Accélérateur matériel pour l'IA) </w:t>
        </w:r>
      </w:ins>
    </w:p>
    <w:p w14:paraId="180DDAFF" w14:textId="77777777" w:rsidR="00EE4AB6" w:rsidRPr="00EE4AB6" w:rsidRDefault="00EE4AB6">
      <w:pPr>
        <w:pStyle w:val="NormalWeb"/>
        <w:jc w:val="both"/>
        <w:rPr>
          <w:ins w:id="806" w:author="Ir Nicole" w:date="2026-06-18T13:09:00Z"/>
          <w:lang w:val="fr-FR"/>
          <w:rPrChange w:id="807" w:author="Ir Nicole" w:date="2026-06-18T13:09:00Z">
            <w:rPr>
              <w:ins w:id="808" w:author="Ir Nicole" w:date="2026-06-18T13:09:00Z"/>
            </w:rPr>
          </w:rPrChange>
        </w:rPr>
        <w:pPrChange w:id="809" w:author="Ir Nicole" w:date="2026-06-19T12:38:00Z">
          <w:pPr>
            <w:pStyle w:val="NormalWeb"/>
          </w:pPr>
        </w:pPrChange>
      </w:pPr>
      <w:ins w:id="810" w:author="Ir Nicole" w:date="2026-06-18T13:09:00Z">
        <w:r>
          <w:rPr>
            <w:rFonts w:hAnsi="Symbol"/>
          </w:rPr>
          <w:t></w:t>
        </w:r>
        <w:r w:rsidRPr="00EE4AB6">
          <w:rPr>
            <w:lang w:val="fr-FR"/>
            <w:rPrChange w:id="811" w:author="Ir Nicole" w:date="2026-06-18T13:09:00Z">
              <w:rPr/>
            </w:rPrChange>
          </w:rPr>
          <w:t xml:space="preserve">  </w:t>
        </w:r>
        <w:r w:rsidRPr="00EE4AB6">
          <w:rPr>
            <w:rStyle w:val="citation-190"/>
            <w:b/>
            <w:bCs/>
            <w:lang w:val="fr-FR"/>
            <w:rPrChange w:id="812" w:author="Ir Nicole" w:date="2026-06-18T13:09:00Z">
              <w:rPr>
                <w:rStyle w:val="citation-190"/>
                <w:b/>
                <w:bCs/>
              </w:rPr>
            </w:rPrChange>
          </w:rPr>
          <w:t>UART / SPI</w:t>
        </w:r>
        <w:r w:rsidRPr="00EE4AB6">
          <w:rPr>
            <w:rStyle w:val="citation-190"/>
            <w:lang w:val="fr-FR"/>
            <w:rPrChange w:id="813" w:author="Ir Nicole" w:date="2026-06-18T13:09:00Z">
              <w:rPr>
                <w:rStyle w:val="citation-190"/>
              </w:rPr>
            </w:rPrChange>
          </w:rPr>
          <w:t xml:space="preserve"> : Universal </w:t>
        </w:r>
        <w:proofErr w:type="spellStart"/>
        <w:r w:rsidRPr="00EE4AB6">
          <w:rPr>
            <w:rStyle w:val="citation-190"/>
            <w:lang w:val="fr-FR"/>
            <w:rPrChange w:id="814" w:author="Ir Nicole" w:date="2026-06-18T13:09:00Z">
              <w:rPr>
                <w:rStyle w:val="citation-190"/>
              </w:rPr>
            </w:rPrChange>
          </w:rPr>
          <w:t>Asynchronous</w:t>
        </w:r>
        <w:proofErr w:type="spellEnd"/>
        <w:r w:rsidRPr="00EE4AB6">
          <w:rPr>
            <w:rStyle w:val="citation-190"/>
            <w:lang w:val="fr-FR"/>
            <w:rPrChange w:id="815" w:author="Ir Nicole" w:date="2026-06-18T13:09:00Z">
              <w:rPr>
                <w:rStyle w:val="citation-190"/>
              </w:rPr>
            </w:rPrChange>
          </w:rPr>
          <w:t xml:space="preserve"> </w:t>
        </w:r>
        <w:proofErr w:type="spellStart"/>
        <w:r w:rsidRPr="00EE4AB6">
          <w:rPr>
            <w:rStyle w:val="citation-190"/>
            <w:lang w:val="fr-FR"/>
            <w:rPrChange w:id="816" w:author="Ir Nicole" w:date="2026-06-18T13:09:00Z">
              <w:rPr>
                <w:rStyle w:val="citation-190"/>
              </w:rPr>
            </w:rPrChange>
          </w:rPr>
          <w:t>Receiver-Transmitter</w:t>
        </w:r>
        <w:proofErr w:type="spellEnd"/>
        <w:r w:rsidRPr="00EE4AB6">
          <w:rPr>
            <w:rStyle w:val="citation-190"/>
            <w:lang w:val="fr-FR"/>
            <w:rPrChange w:id="817" w:author="Ir Nicole" w:date="2026-06-18T13:09:00Z">
              <w:rPr>
                <w:rStyle w:val="citation-190"/>
              </w:rPr>
            </w:rPrChange>
          </w:rPr>
          <w:t xml:space="preserve"> / Serial </w:t>
        </w:r>
        <w:proofErr w:type="spellStart"/>
        <w:r w:rsidRPr="00EE4AB6">
          <w:rPr>
            <w:rStyle w:val="citation-190"/>
            <w:lang w:val="fr-FR"/>
            <w:rPrChange w:id="818" w:author="Ir Nicole" w:date="2026-06-18T13:09:00Z">
              <w:rPr>
                <w:rStyle w:val="citation-190"/>
              </w:rPr>
            </w:rPrChange>
          </w:rPr>
          <w:t>Peripheral</w:t>
        </w:r>
        <w:proofErr w:type="spellEnd"/>
        <w:r w:rsidRPr="00EE4AB6">
          <w:rPr>
            <w:rStyle w:val="citation-190"/>
            <w:lang w:val="fr-FR"/>
            <w:rPrChange w:id="819" w:author="Ir Nicole" w:date="2026-06-18T13:09:00Z">
              <w:rPr>
                <w:rStyle w:val="citation-190"/>
              </w:rPr>
            </w:rPrChange>
          </w:rPr>
          <w:t xml:space="preserve"> Interface (Protocoles de communication série matérielle) </w:t>
        </w:r>
      </w:ins>
    </w:p>
    <w:p w14:paraId="66971C56" w14:textId="77777777" w:rsidR="00EE4AB6" w:rsidRPr="00EE4AB6" w:rsidRDefault="00EE4AB6">
      <w:pPr>
        <w:pStyle w:val="NormalWeb"/>
        <w:jc w:val="both"/>
        <w:rPr>
          <w:ins w:id="820" w:author="Ir Nicole" w:date="2026-06-18T13:09:00Z"/>
          <w:lang w:val="fr-FR"/>
          <w:rPrChange w:id="821" w:author="Ir Nicole" w:date="2026-06-18T13:09:00Z">
            <w:rPr>
              <w:ins w:id="822" w:author="Ir Nicole" w:date="2026-06-18T13:09:00Z"/>
            </w:rPr>
          </w:rPrChange>
        </w:rPr>
        <w:pPrChange w:id="823" w:author="Ir Nicole" w:date="2026-06-19T12:38:00Z">
          <w:pPr>
            <w:pStyle w:val="NormalWeb"/>
          </w:pPr>
        </w:pPrChange>
      </w:pPr>
      <w:ins w:id="824" w:author="Ir Nicole" w:date="2026-06-18T13:09:00Z">
        <w:r>
          <w:rPr>
            <w:rFonts w:hAnsi="Symbol"/>
          </w:rPr>
          <w:t></w:t>
        </w:r>
        <w:r w:rsidRPr="00EE4AB6">
          <w:rPr>
            <w:lang w:val="fr-FR"/>
            <w:rPrChange w:id="825" w:author="Ir Nicole" w:date="2026-06-18T13:09:00Z">
              <w:rPr/>
            </w:rPrChange>
          </w:rPr>
          <w:t xml:space="preserve">  </w:t>
        </w:r>
        <w:r w:rsidRPr="00EE4AB6">
          <w:rPr>
            <w:rStyle w:val="citation-189"/>
            <w:b/>
            <w:bCs/>
            <w:lang w:val="fr-FR"/>
            <w:rPrChange w:id="826" w:author="Ir Nicole" w:date="2026-06-18T13:09:00Z">
              <w:rPr>
                <w:rStyle w:val="citation-189"/>
                <w:b/>
                <w:bCs/>
              </w:rPr>
            </w:rPrChange>
          </w:rPr>
          <w:t>UPS</w:t>
        </w:r>
        <w:r w:rsidRPr="00EE4AB6">
          <w:rPr>
            <w:rStyle w:val="citation-189"/>
            <w:lang w:val="fr-FR"/>
            <w:rPrChange w:id="827" w:author="Ir Nicole" w:date="2026-06-18T13:09:00Z">
              <w:rPr>
                <w:rStyle w:val="citation-189"/>
              </w:rPr>
            </w:rPrChange>
          </w:rPr>
          <w:t xml:space="preserve"> : </w:t>
        </w:r>
        <w:proofErr w:type="spellStart"/>
        <w:r w:rsidRPr="00EE4AB6">
          <w:rPr>
            <w:rStyle w:val="citation-189"/>
            <w:lang w:val="fr-FR"/>
            <w:rPrChange w:id="828" w:author="Ir Nicole" w:date="2026-06-18T13:09:00Z">
              <w:rPr>
                <w:rStyle w:val="citation-189"/>
              </w:rPr>
            </w:rPrChange>
          </w:rPr>
          <w:t>Uninterruptible</w:t>
        </w:r>
        <w:proofErr w:type="spellEnd"/>
        <w:r w:rsidRPr="00EE4AB6">
          <w:rPr>
            <w:rStyle w:val="citation-189"/>
            <w:lang w:val="fr-FR"/>
            <w:rPrChange w:id="829" w:author="Ir Nicole" w:date="2026-06-18T13:09:00Z">
              <w:rPr>
                <w:rStyle w:val="citation-189"/>
              </w:rPr>
            </w:rPrChange>
          </w:rPr>
          <w:t xml:space="preserve"> Power </w:t>
        </w:r>
        <w:proofErr w:type="spellStart"/>
        <w:r w:rsidRPr="00EE4AB6">
          <w:rPr>
            <w:rStyle w:val="citation-189"/>
            <w:lang w:val="fr-FR"/>
            <w:rPrChange w:id="830" w:author="Ir Nicole" w:date="2026-06-18T13:09:00Z">
              <w:rPr>
                <w:rStyle w:val="citation-189"/>
              </w:rPr>
            </w:rPrChange>
          </w:rPr>
          <w:t>Supply</w:t>
        </w:r>
        <w:proofErr w:type="spellEnd"/>
        <w:r w:rsidRPr="00EE4AB6">
          <w:rPr>
            <w:rStyle w:val="citation-189"/>
            <w:lang w:val="fr-FR"/>
            <w:rPrChange w:id="831" w:author="Ir Nicole" w:date="2026-06-18T13:09:00Z">
              <w:rPr>
                <w:rStyle w:val="citation-189"/>
              </w:rPr>
            </w:rPrChange>
          </w:rPr>
          <w:t xml:space="preserve"> (Système d'Alimentation Sans Interruption / Onduleur) </w:t>
        </w:r>
      </w:ins>
    </w:p>
    <w:p w14:paraId="4E26F5D2" w14:textId="3C3A8541" w:rsidR="00EE4AB6" w:rsidRDefault="00EE4AB6">
      <w:pPr>
        <w:pStyle w:val="NormalWeb"/>
        <w:jc w:val="both"/>
        <w:rPr>
          <w:ins w:id="832" w:author="Ir Nicole" w:date="2026-06-18T17:17:00Z"/>
          <w:rStyle w:val="citation-188"/>
          <w:lang w:val="fr-FR"/>
        </w:rPr>
        <w:pPrChange w:id="833" w:author="Ir Nicole" w:date="2026-06-19T12:38:00Z">
          <w:pPr>
            <w:pStyle w:val="NormalWeb"/>
          </w:pPr>
        </w:pPrChange>
      </w:pPr>
      <w:ins w:id="834" w:author="Ir Nicole" w:date="2026-06-18T13:09:00Z">
        <w:r>
          <w:rPr>
            <w:rFonts w:hAnsi="Symbol"/>
          </w:rPr>
          <w:t></w:t>
        </w:r>
        <w:r w:rsidRPr="00EE4AB6">
          <w:rPr>
            <w:lang w:val="fr-FR"/>
            <w:rPrChange w:id="835" w:author="Ir Nicole" w:date="2026-06-18T13:09:00Z">
              <w:rPr/>
            </w:rPrChange>
          </w:rPr>
          <w:t xml:space="preserve">  </w:t>
        </w:r>
        <w:r w:rsidRPr="00EE4AB6">
          <w:rPr>
            <w:rStyle w:val="citation-188"/>
            <w:b/>
            <w:bCs/>
            <w:lang w:val="fr-FR"/>
            <w:rPrChange w:id="836" w:author="Ir Nicole" w:date="2026-06-18T13:09:00Z">
              <w:rPr>
                <w:rStyle w:val="citation-188"/>
                <w:b/>
                <w:bCs/>
              </w:rPr>
            </w:rPrChange>
          </w:rPr>
          <w:t>USB-C</w:t>
        </w:r>
        <w:r w:rsidRPr="00EE4AB6">
          <w:rPr>
            <w:rStyle w:val="citation-188"/>
            <w:lang w:val="fr-FR"/>
            <w:rPrChange w:id="837" w:author="Ir Nicole" w:date="2026-06-18T13:09:00Z">
              <w:rPr>
                <w:rStyle w:val="citation-188"/>
              </w:rPr>
            </w:rPrChange>
          </w:rPr>
          <w:t xml:space="preserve"> : Universal Serial Bus Type-C (Norme de connecteur d'alimentation et de données) </w:t>
        </w:r>
      </w:ins>
    </w:p>
    <w:p w14:paraId="57A4A30D" w14:textId="7C657A50" w:rsidR="000C61A6" w:rsidRDefault="000C61A6">
      <w:pPr>
        <w:pStyle w:val="NormalWeb"/>
        <w:jc w:val="both"/>
        <w:rPr>
          <w:ins w:id="838" w:author="Ir Nicole" w:date="2026-06-18T17:17:00Z"/>
          <w:rStyle w:val="citation-188"/>
          <w:lang w:val="fr-FR"/>
        </w:rPr>
        <w:pPrChange w:id="839" w:author="Ir Nicole" w:date="2026-06-19T12:38:00Z">
          <w:pPr>
            <w:pStyle w:val="NormalWeb"/>
          </w:pPr>
        </w:pPrChange>
      </w:pPr>
    </w:p>
    <w:p w14:paraId="200EF3BA" w14:textId="77777777" w:rsidR="000C61A6" w:rsidRPr="00EE4AB6" w:rsidRDefault="000C61A6">
      <w:pPr>
        <w:pStyle w:val="NormalWeb"/>
        <w:jc w:val="both"/>
        <w:rPr>
          <w:ins w:id="840" w:author="Ir Nicole" w:date="2026-06-18T13:09:00Z"/>
          <w:lang w:val="fr-FR"/>
          <w:rPrChange w:id="841" w:author="Ir Nicole" w:date="2026-06-18T13:09:00Z">
            <w:rPr>
              <w:ins w:id="842" w:author="Ir Nicole" w:date="2026-06-18T13:09:00Z"/>
            </w:rPr>
          </w:rPrChange>
        </w:rPr>
        <w:pPrChange w:id="843" w:author="Ir Nicole" w:date="2026-06-19T12:38:00Z">
          <w:pPr>
            <w:pStyle w:val="NormalWeb"/>
          </w:pPr>
        </w:pPrChange>
      </w:pPr>
    </w:p>
    <w:p w14:paraId="4FFF2226" w14:textId="6772EF21" w:rsidR="007A00A4" w:rsidRDefault="00595832">
      <w:pPr>
        <w:jc w:val="both"/>
        <w:pPrChange w:id="844" w:author="Ir Nicole" w:date="2026-06-19T12:38:00Z">
          <w:pPr/>
        </w:pPrChange>
      </w:pPr>
      <w:ins w:id="845" w:author="Egide NDAYIZEYE" w:date="2026-06-17T16:34:00Z">
        <w:del w:id="846" w:author="Ir Nicole" w:date="2026-06-18T13:08:00Z">
          <w:r w:rsidDel="00EE4AB6">
            <w:delText>…………………</w:delText>
          </w:r>
        </w:del>
      </w:ins>
      <w:r w:rsidR="004362B5">
        <w:br w:type="page"/>
      </w:r>
    </w:p>
    <w:p w14:paraId="09CDE1E7" w14:textId="77777777" w:rsidR="007A00A4" w:rsidRDefault="004362B5">
      <w:pPr>
        <w:pStyle w:val="Titre1"/>
        <w:pBdr>
          <w:bottom w:val="single" w:sz="8" w:space="4" w:color="2E6DB4"/>
        </w:pBdr>
        <w:jc w:val="both"/>
        <w:pPrChange w:id="847" w:author="Ir Nicole" w:date="2026-06-19T12:38:00Z">
          <w:pPr>
            <w:pStyle w:val="Titre1"/>
            <w:pBdr>
              <w:bottom w:val="single" w:sz="8" w:space="4" w:color="2E6DB4"/>
            </w:pBdr>
          </w:pPr>
        </w:pPrChange>
      </w:pPr>
      <w:bookmarkStart w:id="848" w:name="_Toc232765073"/>
      <w:r>
        <w:lastRenderedPageBreak/>
        <w:t>1. RESUME EXECUTIF</w:t>
      </w:r>
      <w:bookmarkEnd w:id="848"/>
    </w:p>
    <w:p w14:paraId="3A600315" w14:textId="45316991" w:rsidR="007A00A4" w:rsidRDefault="004362B5" w:rsidP="0077156E">
      <w:pPr>
        <w:spacing w:before="80" w:after="120"/>
        <w:jc w:val="both"/>
      </w:pPr>
      <w:r>
        <w:t xml:space="preserve">La présente étude de faisabilité porte sur la conception et le développement d'un système intelligent de gestion des présences du personnel </w:t>
      </w:r>
      <w:del w:id="849" w:author="Egide NDAYIZEYE" w:date="2026-06-17T16:33:00Z">
        <w:r w:rsidDel="00595832">
          <w:delText>bancaire</w:delText>
        </w:r>
      </w:del>
      <w:ins w:id="850" w:author="Egide NDAYIZEYE" w:date="2026-06-17T16:33:00Z">
        <w:r w:rsidR="00595832">
          <w:t>de la BIDF</w:t>
        </w:r>
      </w:ins>
      <w:r>
        <w:t xml:space="preserve">, intégrant deux technologies biométriques complémentaires : la reconnaissance d'empreintes digitales et la reconnaissance faciale. Ce système sera déployé sur une architecture matérielle </w:t>
      </w:r>
      <w:r w:rsidR="005F690F">
        <w:t>à</w:t>
      </w:r>
      <w:r>
        <w:t xml:space="preserve"> base de </w:t>
      </w:r>
      <w:proofErr w:type="spellStart"/>
      <w:r>
        <w:t>Raspberry</w:t>
      </w:r>
      <w:proofErr w:type="spellEnd"/>
      <w:r>
        <w:t xml:space="preserve"> Pi, offrant ainsi une solution </w:t>
      </w:r>
      <w:r w:rsidR="00997364">
        <w:t>économique</w:t>
      </w:r>
      <w:r>
        <w:t>, modulaire et performante.</w:t>
      </w:r>
    </w:p>
    <w:p w14:paraId="1062FDE5" w14:textId="00759F4C" w:rsidR="007A00A4" w:rsidRDefault="004362B5" w:rsidP="0077156E">
      <w:pPr>
        <w:spacing w:before="80" w:after="120"/>
        <w:jc w:val="both"/>
      </w:pPr>
      <w:r>
        <w:t xml:space="preserve">Dans un contexte bancaire </w:t>
      </w:r>
      <w:del w:id="851" w:author="Egide NDAYIZEYE" w:date="2026-06-17T16:36:00Z">
        <w:r w:rsidDel="00595832">
          <w:delText>ou</w:delText>
        </w:r>
      </w:del>
      <w:ins w:id="852" w:author="Egide NDAYIZEYE" w:date="2026-06-17T16:36:00Z">
        <w:r w:rsidR="00595832">
          <w:t>où</w:t>
        </w:r>
      </w:ins>
      <w:r>
        <w:t xml:space="preserve"> la </w:t>
      </w:r>
      <w:r w:rsidR="00997364">
        <w:t>sécurité</w:t>
      </w:r>
      <w:r>
        <w:t xml:space="preserve">, la rigueur et la </w:t>
      </w:r>
      <w:r w:rsidR="00997364">
        <w:t>conformité</w:t>
      </w:r>
      <w:r>
        <w:t xml:space="preserve"> </w:t>
      </w:r>
      <w:r w:rsidR="00997364">
        <w:t>réglementaire</w:t>
      </w:r>
      <w:r>
        <w:t xml:space="preserve"> sont primordiales, le suivi manuel des </w:t>
      </w:r>
      <w:r w:rsidR="00997364">
        <w:t>présences</w:t>
      </w:r>
      <w:r>
        <w:t xml:space="preserve"> </w:t>
      </w:r>
      <w:r w:rsidR="00997364">
        <w:t>présente</w:t>
      </w:r>
      <w:r>
        <w:t xml:space="preserve"> des risques significatifs : fraudes, erreurs de saisie, temps de traitement </w:t>
      </w:r>
      <w:r w:rsidR="00997364">
        <w:t>élevé</w:t>
      </w:r>
      <w:r>
        <w:t xml:space="preserve"> et </w:t>
      </w:r>
      <w:r w:rsidR="00997364">
        <w:t>difficulté</w:t>
      </w:r>
      <w:r>
        <w:t xml:space="preserve"> d'audit. Ce projet vise </w:t>
      </w:r>
      <w:r w:rsidR="00997364">
        <w:t>à</w:t>
      </w:r>
      <w:r>
        <w:t xml:space="preserve"> </w:t>
      </w:r>
      <w:r w:rsidR="00997364">
        <w:t>éliminer</w:t>
      </w:r>
      <w:r>
        <w:t xml:space="preserve"> ces </w:t>
      </w:r>
      <w:r w:rsidR="00997364">
        <w:t>vulnérabilités</w:t>
      </w:r>
      <w:r>
        <w:t xml:space="preserve"> en automatisant </w:t>
      </w:r>
      <w:r w:rsidR="00997364">
        <w:t>entièrement</w:t>
      </w:r>
      <w:r>
        <w:t xml:space="preserve"> la gestion des </w:t>
      </w:r>
      <w:r w:rsidR="00997364">
        <w:t>présences</w:t>
      </w:r>
      <w:r>
        <w:t xml:space="preserve"> via une authentification </w:t>
      </w:r>
      <w:r w:rsidR="00997364">
        <w:t>biométrique</w:t>
      </w:r>
      <w:r>
        <w:t xml:space="preserve"> forte</w:t>
      </w:r>
      <w:ins w:id="853" w:author="Egide NDAYIZEYE" w:date="2026-06-17T16:36:00Z">
        <w:r w:rsidR="00595832">
          <w:t xml:space="preserve"> et adapté. </w:t>
        </w:r>
      </w:ins>
      <w:del w:id="854" w:author="Egide NDAYIZEYE" w:date="2026-06-17T16:36:00Z">
        <w:r w:rsidDel="00595832">
          <w:delText>.</w:delText>
        </w:r>
      </w:del>
    </w:p>
    <w:p w14:paraId="40B2F5AF" w14:textId="77777777" w:rsidR="007A00A4" w:rsidRDefault="007A00A4">
      <w:pPr>
        <w:spacing w:before="80" w:after="80"/>
        <w:jc w:val="both"/>
        <w:pPrChange w:id="855" w:author="Ir Nicole" w:date="2026-06-19T12:38:00Z">
          <w:pPr>
            <w:spacing w:before="80" w:after="80"/>
          </w:pPr>
        </w:pPrChange>
      </w:pPr>
    </w:p>
    <w:p w14:paraId="6F3E3FAD" w14:textId="3D6FCB3A" w:rsidR="00EE4AB6" w:rsidRDefault="00EE4AB6">
      <w:pPr>
        <w:pStyle w:val="Lgende"/>
        <w:keepNext/>
        <w:jc w:val="both"/>
        <w:rPr>
          <w:ins w:id="856" w:author="Ir Nicole" w:date="2026-06-18T13:14:00Z"/>
        </w:rPr>
        <w:pPrChange w:id="857" w:author="Ir Nicole" w:date="2026-06-19T12:38:00Z">
          <w:pPr/>
        </w:pPrChange>
      </w:pPr>
      <w:bookmarkStart w:id="858" w:name="_Toc232681965"/>
      <w:ins w:id="859" w:author="Ir Nicole" w:date="2026-06-18T13:14:00Z">
        <w:r>
          <w:t xml:space="preserve">Tableau </w:t>
        </w:r>
        <w:r>
          <w:fldChar w:fldCharType="begin"/>
        </w:r>
        <w:r>
          <w:instrText xml:space="preserve"> SEQ Tableau \* ARABIC </w:instrText>
        </w:r>
      </w:ins>
      <w:r>
        <w:fldChar w:fldCharType="separate"/>
      </w:r>
      <w:ins w:id="860" w:author="Ir Nicole" w:date="2026-06-19T10:35:00Z">
        <w:r w:rsidR="00254426">
          <w:rPr>
            <w:noProof/>
          </w:rPr>
          <w:t>1</w:t>
        </w:r>
      </w:ins>
      <w:ins w:id="861" w:author="Ir Nicole" w:date="2026-06-18T13:14:00Z">
        <w:r>
          <w:fldChar w:fldCharType="end"/>
        </w:r>
        <w:r>
          <w:t xml:space="preserve"> </w:t>
        </w:r>
        <w:proofErr w:type="spellStart"/>
        <w:r>
          <w:t>synthese</w:t>
        </w:r>
        <w:proofErr w:type="spellEnd"/>
        <w:r>
          <w:t xml:space="preserve"> de l' </w:t>
        </w:r>
        <w:proofErr w:type="spellStart"/>
        <w:r>
          <w:t>etude</w:t>
        </w:r>
        <w:proofErr w:type="spellEnd"/>
        <w:r>
          <w:t xml:space="preserve"> de </w:t>
        </w:r>
        <w:proofErr w:type="spellStart"/>
        <w:r>
          <w:t>faisabilite</w:t>
        </w:r>
        <w:bookmarkEnd w:id="858"/>
        <w:proofErr w:type="spellEnd"/>
      </w:ins>
    </w:p>
    <w:tbl>
      <w:tblPr>
        <w:tblW w:w="937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862" w:author="Egide NDAYIZEYE" w:date="2026-06-17T16:37:00Z">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800"/>
        <w:gridCol w:w="6570"/>
        <w:tblGridChange w:id="863">
          <w:tblGrid>
            <w:gridCol w:w="2800"/>
            <w:gridCol w:w="6226"/>
          </w:tblGrid>
        </w:tblGridChange>
      </w:tblGrid>
      <w:tr w:rsidR="007A00A4" w14:paraId="2C2FFDA3" w14:textId="77777777" w:rsidTr="00595832">
        <w:tc>
          <w:tcPr>
            <w:tcW w:w="28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864"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2C881CF5" w14:textId="77777777" w:rsidR="007A00A4" w:rsidRDefault="00997364">
            <w:pPr>
              <w:jc w:val="both"/>
              <w:pPrChange w:id="865" w:author="Ir Nicole" w:date="2026-06-19T12:38:00Z">
                <w:pPr/>
              </w:pPrChange>
            </w:pPr>
            <w:r>
              <w:rPr>
                <w:b/>
                <w:bCs/>
                <w:color w:val="FFFFFF"/>
                <w:sz w:val="20"/>
                <w:szCs w:val="20"/>
              </w:rPr>
              <w:t>Critère</w:t>
            </w:r>
          </w:p>
        </w:tc>
        <w:tc>
          <w:tcPr>
            <w:tcW w:w="657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866"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7CCBA96F" w14:textId="77777777" w:rsidR="007A00A4" w:rsidRDefault="00997364">
            <w:pPr>
              <w:jc w:val="both"/>
              <w:pPrChange w:id="867" w:author="Ir Nicole" w:date="2026-06-19T12:38:00Z">
                <w:pPr/>
              </w:pPrChange>
            </w:pPr>
            <w:r>
              <w:rPr>
                <w:b/>
                <w:bCs/>
                <w:color w:val="FFFFFF"/>
                <w:sz w:val="20"/>
                <w:szCs w:val="20"/>
              </w:rPr>
              <w:t>Synthèse</w:t>
            </w:r>
          </w:p>
        </w:tc>
      </w:tr>
      <w:tr w:rsidR="007A00A4" w14:paraId="7C30E85C" w14:textId="77777777" w:rsidTr="00595832">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868"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82228DC" w14:textId="77777777" w:rsidR="007A00A4" w:rsidRDefault="00997364">
            <w:pPr>
              <w:jc w:val="both"/>
              <w:pPrChange w:id="869" w:author="Ir Nicole" w:date="2026-06-19T12:38:00Z">
                <w:pPr/>
              </w:pPrChange>
            </w:pPr>
            <w:r>
              <w:rPr>
                <w:color w:val="000000"/>
                <w:sz w:val="20"/>
                <w:szCs w:val="20"/>
              </w:rPr>
              <w:t>Faisabilité</w:t>
            </w:r>
            <w:r w:rsidR="004362B5">
              <w:rPr>
                <w:color w:val="000000"/>
                <w:sz w:val="20"/>
                <w:szCs w:val="20"/>
              </w:rPr>
              <w:t xml:space="preserve"> Technique</w:t>
            </w:r>
          </w:p>
        </w:tc>
        <w:tc>
          <w:tcPr>
            <w:tcW w:w="65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870"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186672C" w14:textId="65CC98EF" w:rsidR="007A00A4" w:rsidRDefault="004362B5">
            <w:pPr>
              <w:jc w:val="both"/>
              <w:pPrChange w:id="871" w:author="Ir Nicole" w:date="2026-06-19T12:38:00Z">
                <w:pPr/>
              </w:pPrChange>
            </w:pPr>
            <w:r>
              <w:rPr>
                <w:color w:val="000000"/>
                <w:sz w:val="20"/>
                <w:szCs w:val="20"/>
              </w:rPr>
              <w:t xml:space="preserve">ELEVEE - Technologies </w:t>
            </w:r>
            <w:del w:id="872" w:author="Egide NDAYIZEYE" w:date="2026-06-17T16:36:00Z">
              <w:r w:rsidR="00997364" w:rsidDel="00595832">
                <w:rPr>
                  <w:color w:val="000000"/>
                  <w:sz w:val="20"/>
                  <w:szCs w:val="20"/>
                </w:rPr>
                <w:delText>éprouvées</w:delText>
              </w:r>
              <w:r w:rsidR="00B705AC" w:rsidDel="00595832">
                <w:rPr>
                  <w:color w:val="000000"/>
                  <w:sz w:val="20"/>
                  <w:szCs w:val="20"/>
                </w:rPr>
                <w:delText xml:space="preserve"> ,</w:delText>
              </w:r>
            </w:del>
            <w:ins w:id="873" w:author="Egide NDAYIZEYE" w:date="2026-06-17T16:36:00Z">
              <w:r w:rsidR="00595832">
                <w:rPr>
                  <w:color w:val="000000"/>
                  <w:sz w:val="20"/>
                  <w:szCs w:val="20"/>
                </w:rPr>
                <w:t>éprouvées,</w:t>
              </w:r>
            </w:ins>
            <w:r w:rsidR="00B705AC">
              <w:rPr>
                <w:color w:val="000000"/>
                <w:sz w:val="20"/>
                <w:szCs w:val="20"/>
              </w:rPr>
              <w:t xml:space="preserve"> </w:t>
            </w:r>
            <w:del w:id="874" w:author="Egide NDAYIZEYE" w:date="2026-06-17T16:36:00Z">
              <w:r w:rsidR="00B705AC" w:rsidDel="00595832">
                <w:rPr>
                  <w:color w:val="000000"/>
                  <w:sz w:val="20"/>
                  <w:szCs w:val="20"/>
                </w:rPr>
                <w:delText>materiel</w:delText>
              </w:r>
            </w:del>
            <w:ins w:id="875" w:author="Egide NDAYIZEYE" w:date="2026-06-17T16:36:00Z">
              <w:r w:rsidR="00595832">
                <w:rPr>
                  <w:color w:val="000000"/>
                  <w:sz w:val="20"/>
                  <w:szCs w:val="20"/>
                </w:rPr>
                <w:t>matériel</w:t>
              </w:r>
            </w:ins>
            <w:r w:rsidR="00B705AC">
              <w:rPr>
                <w:color w:val="000000"/>
                <w:sz w:val="20"/>
                <w:szCs w:val="20"/>
              </w:rPr>
              <w:t xml:space="preserve"> disponible sur marche</w:t>
            </w:r>
          </w:p>
        </w:tc>
      </w:tr>
      <w:tr w:rsidR="007A00A4" w14:paraId="5177A305" w14:textId="77777777" w:rsidTr="00595832">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876"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7B4F0868" w14:textId="77777777" w:rsidR="007A00A4" w:rsidRDefault="00997364">
            <w:pPr>
              <w:jc w:val="both"/>
              <w:pPrChange w:id="877" w:author="Ir Nicole" w:date="2026-06-19T12:38:00Z">
                <w:pPr/>
              </w:pPrChange>
            </w:pPr>
            <w:r>
              <w:rPr>
                <w:color w:val="000000"/>
                <w:sz w:val="20"/>
                <w:szCs w:val="20"/>
              </w:rPr>
              <w:t>Faisabilité</w:t>
            </w:r>
            <w:r w:rsidR="004362B5">
              <w:rPr>
                <w:color w:val="000000"/>
                <w:sz w:val="20"/>
                <w:szCs w:val="20"/>
              </w:rPr>
              <w:t xml:space="preserve"> </w:t>
            </w:r>
            <w:r>
              <w:rPr>
                <w:color w:val="000000"/>
                <w:sz w:val="20"/>
                <w:szCs w:val="20"/>
              </w:rPr>
              <w:t>Financière</w:t>
            </w:r>
          </w:p>
        </w:tc>
        <w:tc>
          <w:tcPr>
            <w:tcW w:w="65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878"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220268B5" w14:textId="77777777" w:rsidR="007A00A4" w:rsidRDefault="007A00A4">
            <w:pPr>
              <w:jc w:val="both"/>
              <w:pPrChange w:id="879" w:author="Ir Nicole" w:date="2026-06-19T12:38:00Z">
                <w:pPr/>
              </w:pPrChange>
            </w:pPr>
          </w:p>
        </w:tc>
      </w:tr>
      <w:tr w:rsidR="007A00A4" w14:paraId="6B6AF0EA" w14:textId="77777777" w:rsidTr="00595832">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880"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5B5EAA7" w14:textId="77777777" w:rsidR="007A00A4" w:rsidRDefault="00997364">
            <w:pPr>
              <w:jc w:val="both"/>
              <w:pPrChange w:id="881" w:author="Ir Nicole" w:date="2026-06-19T12:38:00Z">
                <w:pPr/>
              </w:pPrChange>
            </w:pPr>
            <w:r>
              <w:rPr>
                <w:color w:val="000000"/>
                <w:sz w:val="20"/>
                <w:szCs w:val="20"/>
              </w:rPr>
              <w:t>Faisabilité</w:t>
            </w:r>
            <w:r w:rsidR="004362B5">
              <w:rPr>
                <w:color w:val="000000"/>
                <w:sz w:val="20"/>
                <w:szCs w:val="20"/>
              </w:rPr>
              <w:t xml:space="preserve"> </w:t>
            </w:r>
            <w:r>
              <w:rPr>
                <w:color w:val="000000"/>
                <w:sz w:val="20"/>
                <w:szCs w:val="20"/>
              </w:rPr>
              <w:t>Opérationnelle</w:t>
            </w:r>
          </w:p>
        </w:tc>
        <w:tc>
          <w:tcPr>
            <w:tcW w:w="65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882"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EF801D3" w14:textId="77777777" w:rsidR="007A00A4" w:rsidRDefault="004362B5">
            <w:pPr>
              <w:jc w:val="both"/>
              <w:pPrChange w:id="883" w:author="Ir Nicole" w:date="2026-06-19T12:38:00Z">
                <w:pPr/>
              </w:pPrChange>
            </w:pPr>
            <w:r>
              <w:rPr>
                <w:color w:val="000000"/>
                <w:sz w:val="20"/>
                <w:szCs w:val="20"/>
              </w:rPr>
              <w:t xml:space="preserve">FAVORABLE - Adoption </w:t>
            </w:r>
            <w:r w:rsidR="00997364">
              <w:rPr>
                <w:color w:val="000000"/>
                <w:sz w:val="20"/>
                <w:szCs w:val="20"/>
              </w:rPr>
              <w:t>facilitée</w:t>
            </w:r>
            <w:r>
              <w:rPr>
                <w:color w:val="000000"/>
                <w:sz w:val="20"/>
                <w:szCs w:val="20"/>
              </w:rPr>
              <w:t xml:space="preserve">, gain de </w:t>
            </w:r>
            <w:r w:rsidR="00997364">
              <w:rPr>
                <w:color w:val="000000"/>
                <w:sz w:val="20"/>
                <w:szCs w:val="20"/>
              </w:rPr>
              <w:t>productivité</w:t>
            </w:r>
          </w:p>
        </w:tc>
      </w:tr>
      <w:tr w:rsidR="007A00A4" w:rsidDel="004A117A" w14:paraId="7C028145" w14:textId="3F9F07AE" w:rsidTr="00595832">
        <w:trPr>
          <w:del w:id="884" w:author="Ir Nicole" w:date="2026-06-19T11:32:00Z"/>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885"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00A9251E" w14:textId="54715A28" w:rsidR="007A00A4" w:rsidDel="004A117A" w:rsidRDefault="00997364">
            <w:pPr>
              <w:jc w:val="both"/>
              <w:rPr>
                <w:del w:id="886" w:author="Ir Nicole" w:date="2026-06-19T11:32:00Z"/>
              </w:rPr>
              <w:pPrChange w:id="887" w:author="Ir Nicole" w:date="2026-06-19T12:38:00Z">
                <w:pPr/>
              </w:pPrChange>
            </w:pPr>
            <w:del w:id="888" w:author="Ir Nicole" w:date="2026-06-19T11:32:00Z">
              <w:r w:rsidDel="004A117A">
                <w:rPr>
                  <w:color w:val="000000"/>
                  <w:sz w:val="20"/>
                  <w:szCs w:val="20"/>
                </w:rPr>
                <w:delText>Faisabilité</w:delText>
              </w:r>
              <w:r w:rsidR="004362B5" w:rsidDel="004A117A">
                <w:rPr>
                  <w:color w:val="000000"/>
                  <w:sz w:val="20"/>
                  <w:szCs w:val="20"/>
                </w:rPr>
                <w:delText xml:space="preserve"> Juridique</w:delText>
              </w:r>
            </w:del>
          </w:p>
        </w:tc>
        <w:tc>
          <w:tcPr>
            <w:tcW w:w="65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889"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740196C9" w14:textId="5EB778B8" w:rsidR="007A00A4" w:rsidDel="004A117A" w:rsidRDefault="004362B5">
            <w:pPr>
              <w:jc w:val="both"/>
              <w:rPr>
                <w:del w:id="890" w:author="Ir Nicole" w:date="2026-06-19T11:32:00Z"/>
              </w:rPr>
              <w:pPrChange w:id="891" w:author="Ir Nicole" w:date="2026-06-19T12:38:00Z">
                <w:pPr/>
              </w:pPrChange>
            </w:pPr>
            <w:del w:id="892" w:author="Ir Nicole" w:date="2026-06-19T11:32:00Z">
              <w:r w:rsidDel="004A117A">
                <w:rPr>
                  <w:color w:val="000000"/>
                  <w:sz w:val="20"/>
                  <w:szCs w:val="20"/>
                </w:rPr>
                <w:delText>CONDITIONNELLE - Respect RGPD requis</w:delText>
              </w:r>
            </w:del>
          </w:p>
        </w:tc>
      </w:tr>
      <w:tr w:rsidR="007A00A4" w14:paraId="17378D1E" w14:textId="77777777" w:rsidTr="00595832">
        <w:tc>
          <w:tcPr>
            <w:tcW w:w="280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Change w:id="893" w:author="Egide NDAYIZEYE" w:date="2026-06-17T16:37:00Z">
              <w:tcPr>
                <w:tcW w:w="280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
            </w:tcPrChange>
          </w:tcPr>
          <w:p w14:paraId="07264129" w14:textId="77777777" w:rsidR="007A00A4" w:rsidRDefault="004362B5">
            <w:pPr>
              <w:jc w:val="both"/>
              <w:pPrChange w:id="894" w:author="Ir Nicole" w:date="2026-06-19T12:38:00Z">
                <w:pPr/>
              </w:pPrChange>
            </w:pPr>
            <w:r>
              <w:rPr>
                <w:b/>
                <w:bCs/>
                <w:color w:val="FFFFFF"/>
                <w:sz w:val="20"/>
                <w:szCs w:val="20"/>
              </w:rPr>
              <w:t>Recommandation</w:t>
            </w:r>
          </w:p>
        </w:tc>
        <w:tc>
          <w:tcPr>
            <w:tcW w:w="657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Change w:id="895" w:author="Egide NDAYIZEYE" w:date="2026-06-17T16:37:00Z">
              <w:tcPr>
                <w:tcW w:w="6226"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
            </w:tcPrChange>
          </w:tcPr>
          <w:p w14:paraId="619E7691" w14:textId="77777777" w:rsidR="007A00A4" w:rsidRDefault="004362B5">
            <w:pPr>
              <w:jc w:val="both"/>
              <w:pPrChange w:id="896" w:author="Ir Nicole" w:date="2026-06-19T12:38:00Z">
                <w:pPr/>
              </w:pPrChange>
            </w:pPr>
            <w:r>
              <w:rPr>
                <w:b/>
                <w:bCs/>
                <w:color w:val="FFFFFF"/>
                <w:sz w:val="20"/>
                <w:szCs w:val="20"/>
              </w:rPr>
              <w:t>PROJET VIABLE - Lancement recommande avec mesures d'accompagnement</w:t>
            </w:r>
          </w:p>
        </w:tc>
      </w:tr>
    </w:tbl>
    <w:p w14:paraId="492D75B7" w14:textId="77777777" w:rsidR="007A00A4" w:rsidRDefault="004362B5">
      <w:pPr>
        <w:jc w:val="both"/>
        <w:pPrChange w:id="897" w:author="Ir Nicole" w:date="2026-06-19T12:38:00Z">
          <w:pPr/>
        </w:pPrChange>
      </w:pPr>
      <w:r>
        <w:br w:type="page"/>
      </w:r>
    </w:p>
    <w:p w14:paraId="7009C1B2" w14:textId="77777777" w:rsidR="007A00A4" w:rsidRDefault="004362B5">
      <w:pPr>
        <w:pStyle w:val="Titre1"/>
        <w:pBdr>
          <w:bottom w:val="single" w:sz="8" w:space="4" w:color="2E6DB4"/>
        </w:pBdr>
        <w:jc w:val="both"/>
        <w:pPrChange w:id="898" w:author="Ir Nicole" w:date="2026-06-19T12:38:00Z">
          <w:pPr>
            <w:pStyle w:val="Titre1"/>
            <w:pBdr>
              <w:bottom w:val="single" w:sz="8" w:space="4" w:color="2E6DB4"/>
            </w:pBdr>
          </w:pPr>
        </w:pPrChange>
      </w:pPr>
      <w:bookmarkStart w:id="899" w:name="_Toc232765074"/>
      <w:r>
        <w:lastRenderedPageBreak/>
        <w:t>2. CONTEXTE ET PROBLEMATIQUE</w:t>
      </w:r>
      <w:bookmarkEnd w:id="899"/>
    </w:p>
    <w:p w14:paraId="4158D029" w14:textId="77777777" w:rsidR="007A00A4" w:rsidRDefault="004362B5">
      <w:pPr>
        <w:pStyle w:val="Titre2"/>
        <w:jc w:val="both"/>
        <w:pPrChange w:id="900" w:author="Ir Nicole" w:date="2026-06-19T12:38:00Z">
          <w:pPr>
            <w:pStyle w:val="Titre2"/>
          </w:pPr>
        </w:pPrChange>
      </w:pPr>
      <w:bookmarkStart w:id="901" w:name="_Toc232765075"/>
      <w:r>
        <w:t>2.1. Contexte General</w:t>
      </w:r>
      <w:bookmarkEnd w:id="901"/>
    </w:p>
    <w:p w14:paraId="07369089" w14:textId="60D59F9A" w:rsidR="007A00A4" w:rsidRDefault="004362B5" w:rsidP="0077156E">
      <w:pPr>
        <w:spacing w:before="80" w:after="120"/>
        <w:jc w:val="both"/>
      </w:pPr>
      <w:r>
        <w:t xml:space="preserve">Le secteur bancaire est </w:t>
      </w:r>
      <w:del w:id="902" w:author="Ir Nicole" w:date="2026-06-19T12:42:00Z">
        <w:r w:rsidR="00997364" w:rsidDel="007D4B2B">
          <w:delText>caractérise</w:delText>
        </w:r>
      </w:del>
      <w:ins w:id="903" w:author="Ir Nicole" w:date="2026-06-19T12:42:00Z">
        <w:r w:rsidR="007D4B2B">
          <w:t>caractérisé</w:t>
        </w:r>
      </w:ins>
      <w:r>
        <w:t xml:space="preserve"> par des exigences strictes en </w:t>
      </w:r>
      <w:r w:rsidR="00997364">
        <w:t>matière</w:t>
      </w:r>
      <w:r>
        <w:t xml:space="preserve"> de </w:t>
      </w:r>
      <w:r w:rsidR="00997364">
        <w:t>sécurité</w:t>
      </w:r>
      <w:r>
        <w:t xml:space="preserve"> physique, de </w:t>
      </w:r>
      <w:r w:rsidR="00997364">
        <w:t>contrôle</w:t>
      </w:r>
      <w:r>
        <w:t xml:space="preserve"> des </w:t>
      </w:r>
      <w:r w:rsidR="00997364">
        <w:t>accès</w:t>
      </w:r>
      <w:r>
        <w:t xml:space="preserve"> et de </w:t>
      </w:r>
      <w:r w:rsidR="00997364">
        <w:t>traçabilité</w:t>
      </w:r>
      <w:r>
        <w:t xml:space="preserve"> des </w:t>
      </w:r>
      <w:r w:rsidR="00997364">
        <w:t>activités</w:t>
      </w:r>
      <w:r>
        <w:t xml:space="preserve"> du personnel. La gestion des </w:t>
      </w:r>
      <w:r w:rsidR="00997364">
        <w:t>présences</w:t>
      </w:r>
      <w:r>
        <w:t xml:space="preserve"> constitue un maillon essentiel de la chaine de </w:t>
      </w:r>
      <w:r w:rsidR="00997364">
        <w:t>sécurité</w:t>
      </w:r>
      <w:r>
        <w:t xml:space="preserve"> interne et de la gestion des ressources humaines.</w:t>
      </w:r>
    </w:p>
    <w:p w14:paraId="535390DD" w14:textId="188D6FC1" w:rsidR="007A00A4" w:rsidRDefault="004362B5" w:rsidP="0077156E">
      <w:pPr>
        <w:spacing w:before="80" w:after="120"/>
        <w:jc w:val="both"/>
      </w:pPr>
      <w:r>
        <w:t xml:space="preserve">Les </w:t>
      </w:r>
      <w:r w:rsidR="00997364">
        <w:t>établissements</w:t>
      </w:r>
      <w:r>
        <w:t xml:space="preserve"> bancaires font face </w:t>
      </w:r>
      <w:r w:rsidR="00997364">
        <w:t>à</w:t>
      </w:r>
      <w:r>
        <w:t xml:space="preserve"> des </w:t>
      </w:r>
      <w:r w:rsidR="00997364">
        <w:t>défis</w:t>
      </w:r>
      <w:r>
        <w:t xml:space="preserve"> croissants : augmentation des effectifs, multiplication des agences, exigences de </w:t>
      </w:r>
      <w:proofErr w:type="spellStart"/>
      <w:r>
        <w:t>reporting</w:t>
      </w:r>
      <w:proofErr w:type="spellEnd"/>
      <w:r>
        <w:t xml:space="preserve"> </w:t>
      </w:r>
      <w:r w:rsidR="005F690F">
        <w:t>régulatrice</w:t>
      </w:r>
      <w:r>
        <w:t xml:space="preserve"> et pression </w:t>
      </w:r>
      <w:r w:rsidR="00997364">
        <w:t>à</w:t>
      </w:r>
      <w:r>
        <w:t xml:space="preserve"> la </w:t>
      </w:r>
      <w:r w:rsidR="00997364">
        <w:t>réduction</w:t>
      </w:r>
      <w:r>
        <w:t xml:space="preserve"> des </w:t>
      </w:r>
      <w:del w:id="904" w:author="Egide NDAYIZEYE" w:date="2026-06-17T16:37:00Z">
        <w:r w:rsidDel="00595832">
          <w:delText>couts</w:delText>
        </w:r>
      </w:del>
      <w:ins w:id="905" w:author="Egide NDAYIZEYE" w:date="2026-06-17T16:37:00Z">
        <w:r w:rsidR="00595832">
          <w:t>coûts</w:t>
        </w:r>
      </w:ins>
      <w:r>
        <w:t xml:space="preserve"> </w:t>
      </w:r>
      <w:r w:rsidR="00997364">
        <w:t>opérationnels</w:t>
      </w:r>
      <w:r>
        <w:t xml:space="preserve">. Dans ce contexte, les </w:t>
      </w:r>
      <w:r w:rsidR="00997364">
        <w:t>systèmes</w:t>
      </w:r>
      <w:r>
        <w:t xml:space="preserve"> de pointage traditionnels (fiches papier, badges </w:t>
      </w:r>
      <w:r w:rsidR="00997364">
        <w:t>magnétiques</w:t>
      </w:r>
      <w:r>
        <w:t>, codes PIN) montrent leurs limites</w:t>
      </w:r>
      <w:ins w:id="906" w:author="Egide NDAYIZEYE" w:date="2026-06-17T16:38:00Z">
        <w:r w:rsidR="00595832">
          <w:t xml:space="preserve"> d’où alors la </w:t>
        </w:r>
      </w:ins>
      <w:ins w:id="907" w:author="Egide NDAYIZEYE" w:date="2026-06-17T16:39:00Z">
        <w:r w:rsidR="00595832">
          <w:t>nécessite</w:t>
        </w:r>
      </w:ins>
      <w:ins w:id="908" w:author="Egide NDAYIZEYE" w:date="2026-06-17T16:38:00Z">
        <w:r w:rsidR="00595832">
          <w:t xml:space="preserve"> d’apporter l’innovation technologie en utilisant les la reconnaissances faciale et</w:t>
        </w:r>
      </w:ins>
      <w:ins w:id="909" w:author="Egide NDAYIZEYE" w:date="2026-06-17T16:39:00Z">
        <w:r w:rsidR="00595832">
          <w:t>/ou les empreintes digitales comme moyen d’authentification du personnel</w:t>
        </w:r>
      </w:ins>
      <w:r>
        <w:t>.</w:t>
      </w:r>
      <w:ins w:id="910" w:author="Egide NDAYIZEYE" w:date="2026-06-17T16:40:00Z">
        <w:r w:rsidR="00595832">
          <w:t xml:space="preserve"> Notre travail, consiste alors </w:t>
        </w:r>
      </w:ins>
      <w:ins w:id="911" w:author="Egide NDAYIZEYE" w:date="2026-06-17T16:41:00Z">
        <w:del w:id="912" w:author="Ir Nicole" w:date="2026-06-19T12:42:00Z">
          <w:r w:rsidR="00595832" w:rsidDel="007D4B2B">
            <w:delText>a</w:delText>
          </w:r>
        </w:del>
      </w:ins>
      <w:ins w:id="913" w:author="Ir Nicole" w:date="2026-06-19T12:42:00Z">
        <w:r w:rsidR="007D4B2B">
          <w:t>à</w:t>
        </w:r>
      </w:ins>
      <w:ins w:id="914" w:author="Egide NDAYIZEYE" w:date="2026-06-17T16:41:00Z">
        <w:r w:rsidR="00595832">
          <w:t xml:space="preserve"> mettre en place ce système de gestion des </w:t>
        </w:r>
      </w:ins>
      <w:ins w:id="915" w:author="Egide NDAYIZEYE" w:date="2026-06-17T16:42:00Z">
        <w:r w:rsidR="00595832">
          <w:t>présences</w:t>
        </w:r>
      </w:ins>
      <w:ins w:id="916" w:author="Egide NDAYIZEYE" w:date="2026-06-17T16:41:00Z">
        <w:r w:rsidR="00595832">
          <w:t xml:space="preserve"> utilisant les technologie de pointe mais accessibles par tous et pouvant faciliter l’</w:t>
        </w:r>
      </w:ins>
      <w:ins w:id="917" w:author="Egide NDAYIZEYE" w:date="2026-06-17T16:42:00Z">
        <w:r w:rsidR="00595832">
          <w:t xml:space="preserve">évolutivités. </w:t>
        </w:r>
      </w:ins>
    </w:p>
    <w:p w14:paraId="47E957DC" w14:textId="77777777" w:rsidR="007A00A4" w:rsidRDefault="004362B5">
      <w:pPr>
        <w:pStyle w:val="Titre2"/>
        <w:jc w:val="both"/>
        <w:pPrChange w:id="918" w:author="Ir Nicole" w:date="2026-06-19T12:38:00Z">
          <w:pPr>
            <w:pStyle w:val="Titre2"/>
          </w:pPr>
        </w:pPrChange>
      </w:pPr>
      <w:bookmarkStart w:id="919" w:name="_Toc232765076"/>
      <w:r>
        <w:t xml:space="preserve">2.2. </w:t>
      </w:r>
      <w:r w:rsidR="00997364">
        <w:t>Problématique</w:t>
      </w:r>
      <w:r>
        <w:t xml:space="preserve"> </w:t>
      </w:r>
      <w:r w:rsidR="00997364">
        <w:t>Identifiée</w:t>
      </w:r>
      <w:bookmarkEnd w:id="919"/>
    </w:p>
    <w:p w14:paraId="5DDC6A23" w14:textId="77777777" w:rsidR="007A00A4" w:rsidRDefault="004362B5" w:rsidP="0077156E">
      <w:pPr>
        <w:spacing w:before="80" w:after="120"/>
        <w:jc w:val="both"/>
      </w:pPr>
      <w:r>
        <w:t xml:space="preserve">Les dysfonctionnements </w:t>
      </w:r>
      <w:r w:rsidR="00997364">
        <w:t>observés</w:t>
      </w:r>
      <w:r>
        <w:t xml:space="preserve"> dans les </w:t>
      </w:r>
      <w:r w:rsidR="00997364">
        <w:t>systèmes</w:t>
      </w:r>
      <w:r>
        <w:t xml:space="preserve"> de gestion des </w:t>
      </w:r>
      <w:r w:rsidR="00997364">
        <w:t>présences</w:t>
      </w:r>
      <w:r>
        <w:t xml:space="preserve"> actuels incluent :</w:t>
      </w:r>
    </w:p>
    <w:p w14:paraId="6BE0AB09" w14:textId="1DF01998" w:rsidR="007A00A4" w:rsidRDefault="004362B5">
      <w:pPr>
        <w:pStyle w:val="Paragraphedeliste"/>
        <w:numPr>
          <w:ilvl w:val="0"/>
          <w:numId w:val="2"/>
        </w:numPr>
        <w:spacing w:before="60" w:after="60"/>
        <w:jc w:val="both"/>
        <w:pPrChange w:id="920" w:author="Ir Nicole" w:date="2026-06-19T12:38:00Z">
          <w:pPr>
            <w:pStyle w:val="Paragraphedeliste"/>
            <w:numPr>
              <w:numId w:val="2"/>
            </w:numPr>
            <w:spacing w:before="60" w:after="60"/>
            <w:ind w:left="720" w:hanging="360"/>
          </w:pPr>
        </w:pPrChange>
      </w:pPr>
      <w:r>
        <w:t xml:space="preserve">Fraudes au pointage (pointage par un </w:t>
      </w:r>
      <w:r w:rsidR="00997364">
        <w:t>collègue</w:t>
      </w:r>
      <w:r>
        <w:t xml:space="preserve"> - '</w:t>
      </w:r>
      <w:r w:rsidR="00997364">
        <w:t>Buddy</w:t>
      </w:r>
      <w:r>
        <w:t xml:space="preserve"> </w:t>
      </w:r>
      <w:proofErr w:type="spellStart"/>
      <w:r>
        <w:t>punching</w:t>
      </w:r>
      <w:proofErr w:type="spellEnd"/>
      <w:r>
        <w:t>')</w:t>
      </w:r>
      <w:ins w:id="921" w:author="Egide NDAYIZEYE" w:date="2026-06-17T16:43:00Z">
        <w:r w:rsidR="008362D3">
          <w:t> ;</w:t>
        </w:r>
      </w:ins>
    </w:p>
    <w:p w14:paraId="250E6ECF" w14:textId="25E5F3ED" w:rsidR="007A00A4" w:rsidRDefault="004362B5">
      <w:pPr>
        <w:pStyle w:val="Paragraphedeliste"/>
        <w:numPr>
          <w:ilvl w:val="0"/>
          <w:numId w:val="2"/>
        </w:numPr>
        <w:spacing w:before="60" w:after="60"/>
        <w:jc w:val="both"/>
        <w:pPrChange w:id="922" w:author="Ir Nicole" w:date="2026-06-19T12:38:00Z">
          <w:pPr>
            <w:pStyle w:val="Paragraphedeliste"/>
            <w:numPr>
              <w:numId w:val="2"/>
            </w:numPr>
            <w:spacing w:before="60" w:after="60"/>
            <w:ind w:left="720" w:hanging="360"/>
          </w:pPr>
        </w:pPrChange>
      </w:pPr>
      <w:r>
        <w:t>Erreurs de saisie manuelle entraînant des litiges sociaux et des corrections chronophages</w:t>
      </w:r>
      <w:ins w:id="923" w:author="Egide NDAYIZEYE" w:date="2026-06-17T16:43:00Z">
        <w:r w:rsidR="008362D3">
          <w:t> ;</w:t>
        </w:r>
      </w:ins>
    </w:p>
    <w:p w14:paraId="35BDBC76" w14:textId="778CD605" w:rsidR="007A00A4" w:rsidRDefault="004362B5">
      <w:pPr>
        <w:pStyle w:val="Paragraphedeliste"/>
        <w:numPr>
          <w:ilvl w:val="0"/>
          <w:numId w:val="2"/>
        </w:numPr>
        <w:spacing w:before="60" w:after="60"/>
        <w:jc w:val="both"/>
        <w:pPrChange w:id="924" w:author="Ir Nicole" w:date="2026-06-19T12:38:00Z">
          <w:pPr>
            <w:pStyle w:val="Paragraphedeliste"/>
            <w:numPr>
              <w:numId w:val="2"/>
            </w:numPr>
            <w:spacing w:before="60" w:after="60"/>
            <w:ind w:left="720" w:hanging="360"/>
          </w:pPr>
        </w:pPrChange>
      </w:pPr>
      <w:r>
        <w:t xml:space="preserve">Absence de </w:t>
      </w:r>
      <w:r w:rsidR="00997364">
        <w:t>traçabilité</w:t>
      </w:r>
      <w:r>
        <w:t xml:space="preserve"> en temps </w:t>
      </w:r>
      <w:r w:rsidR="00997364">
        <w:t>réel</w:t>
      </w:r>
      <w:r>
        <w:t xml:space="preserve"> pour les responsables de </w:t>
      </w:r>
      <w:r w:rsidR="00997364">
        <w:t>départements</w:t>
      </w:r>
      <w:ins w:id="925" w:author="Egide NDAYIZEYE" w:date="2026-06-17T16:43:00Z">
        <w:r w:rsidR="008362D3">
          <w:t> ;</w:t>
        </w:r>
      </w:ins>
    </w:p>
    <w:p w14:paraId="4AF3DCB9" w14:textId="00F25E0A" w:rsidR="007A00A4" w:rsidRDefault="00997364">
      <w:pPr>
        <w:pStyle w:val="Paragraphedeliste"/>
        <w:numPr>
          <w:ilvl w:val="0"/>
          <w:numId w:val="2"/>
        </w:numPr>
        <w:spacing w:before="60" w:after="60"/>
        <w:jc w:val="both"/>
        <w:pPrChange w:id="926" w:author="Ir Nicole" w:date="2026-06-19T12:38:00Z">
          <w:pPr>
            <w:pStyle w:val="Paragraphedeliste"/>
            <w:numPr>
              <w:numId w:val="2"/>
            </w:numPr>
            <w:spacing w:before="60" w:after="60"/>
            <w:ind w:left="720" w:hanging="360"/>
          </w:pPr>
        </w:pPrChange>
      </w:pPr>
      <w:r>
        <w:t>Impossibilité</w:t>
      </w:r>
      <w:r w:rsidR="004362B5">
        <w:t xml:space="preserve"> de </w:t>
      </w:r>
      <w:r>
        <w:t>générer</w:t>
      </w:r>
      <w:r w:rsidR="004362B5">
        <w:t xml:space="preserve"> des rapports de </w:t>
      </w:r>
      <w:r>
        <w:t>présence</w:t>
      </w:r>
      <w:r w:rsidR="004362B5">
        <w:t xml:space="preserve"> automatiques </w:t>
      </w:r>
      <w:del w:id="927" w:author="Egide NDAYIZEYE" w:date="2026-06-17T16:44:00Z">
        <w:r w:rsidR="004362B5" w:rsidDel="008362D3">
          <w:delText>pour la paie</w:delText>
        </w:r>
      </w:del>
      <w:ins w:id="928" w:author="Egide NDAYIZEYE" w:date="2026-06-17T16:44:00Z">
        <w:r w:rsidR="008362D3">
          <w:t>pouvant permettre d’éventuels traitements ;</w:t>
        </w:r>
      </w:ins>
    </w:p>
    <w:p w14:paraId="08678797" w14:textId="2B2BF539" w:rsidR="007A00A4" w:rsidRDefault="00997364">
      <w:pPr>
        <w:pStyle w:val="Paragraphedeliste"/>
        <w:numPr>
          <w:ilvl w:val="0"/>
          <w:numId w:val="2"/>
        </w:numPr>
        <w:spacing w:before="60" w:after="60"/>
        <w:jc w:val="both"/>
        <w:pPrChange w:id="929" w:author="Ir Nicole" w:date="2026-06-19T12:38:00Z">
          <w:pPr>
            <w:pStyle w:val="Paragraphedeliste"/>
            <w:numPr>
              <w:numId w:val="2"/>
            </w:numPr>
            <w:spacing w:before="60" w:after="60"/>
            <w:ind w:left="720" w:hanging="360"/>
          </w:pPr>
        </w:pPrChange>
      </w:pPr>
      <w:r>
        <w:t>Difficulté</w:t>
      </w:r>
      <w:r w:rsidR="004362B5">
        <w:t xml:space="preserve"> de gestion des </w:t>
      </w:r>
      <w:del w:id="930" w:author="Egide NDAYIZEYE" w:date="2026-06-17T16:45:00Z">
        <w:r w:rsidR="004362B5" w:rsidDel="008362D3">
          <w:delText>conges</w:delText>
        </w:r>
      </w:del>
      <w:ins w:id="931" w:author="Egide NDAYIZEYE" w:date="2026-06-17T16:45:00Z">
        <w:r w:rsidR="008362D3">
          <w:t>congés</w:t>
        </w:r>
      </w:ins>
      <w:ins w:id="932" w:author="Egide NDAYIZEYE" w:date="2026-06-17T16:44:00Z">
        <w:r w:rsidR="008362D3">
          <w:t> ;</w:t>
        </w:r>
      </w:ins>
    </w:p>
    <w:p w14:paraId="06C9724B" w14:textId="506B457A" w:rsidR="007A00A4" w:rsidRDefault="004362B5">
      <w:pPr>
        <w:pStyle w:val="Paragraphedeliste"/>
        <w:numPr>
          <w:ilvl w:val="0"/>
          <w:numId w:val="2"/>
        </w:numPr>
        <w:spacing w:before="60" w:after="60"/>
        <w:jc w:val="both"/>
        <w:pPrChange w:id="933" w:author="Ir Nicole" w:date="2026-06-19T12:38:00Z">
          <w:pPr>
            <w:pStyle w:val="Paragraphedeliste"/>
            <w:numPr>
              <w:numId w:val="2"/>
            </w:numPr>
            <w:spacing w:before="60" w:after="60"/>
            <w:ind w:left="720" w:hanging="360"/>
          </w:pPr>
        </w:pPrChange>
      </w:pPr>
      <w:r>
        <w:t xml:space="preserve">Temps de traitement administratif </w:t>
      </w:r>
      <w:r w:rsidR="00997364">
        <w:t>élevé</w:t>
      </w:r>
      <w:r>
        <w:t xml:space="preserve"> (estimation : 15-20 heures/mois par agence)</w:t>
      </w:r>
      <w:ins w:id="934" w:author="Egide NDAYIZEYE" w:date="2026-06-17T16:45:00Z">
        <w:r w:rsidR="008362D3">
          <w:t>.</w:t>
        </w:r>
      </w:ins>
    </w:p>
    <w:p w14:paraId="793250D4" w14:textId="77777777" w:rsidR="007A00A4" w:rsidRDefault="004362B5">
      <w:pPr>
        <w:pStyle w:val="Titre2"/>
        <w:jc w:val="both"/>
        <w:pPrChange w:id="935" w:author="Ir Nicole" w:date="2026-06-19T12:38:00Z">
          <w:pPr>
            <w:pStyle w:val="Titre2"/>
          </w:pPr>
        </w:pPrChange>
      </w:pPr>
      <w:bookmarkStart w:id="936" w:name="_Toc232765077"/>
      <w:r>
        <w:t xml:space="preserve">2.3. </w:t>
      </w:r>
      <w:r w:rsidR="00997364">
        <w:t>Opportunité</w:t>
      </w:r>
      <w:r>
        <w:t xml:space="preserve"> Technologique</w:t>
      </w:r>
      <w:bookmarkEnd w:id="936"/>
    </w:p>
    <w:p w14:paraId="1A53CDF4" w14:textId="2549D90E" w:rsidR="007A00A4" w:rsidRDefault="004362B5" w:rsidP="0077156E">
      <w:pPr>
        <w:spacing w:before="80" w:after="120"/>
        <w:jc w:val="both"/>
      </w:pPr>
      <w:r>
        <w:t>L'</w:t>
      </w:r>
      <w:r w:rsidR="00997364">
        <w:t>évolution</w:t>
      </w:r>
      <w:r>
        <w:t xml:space="preserve"> rapide des technologies </w:t>
      </w:r>
      <w:r w:rsidR="00997364">
        <w:t>biométriques</w:t>
      </w:r>
      <w:r>
        <w:t xml:space="preserve"> et la </w:t>
      </w:r>
      <w:r w:rsidR="00997364">
        <w:t>disponibilité</w:t>
      </w:r>
      <w:r>
        <w:t xml:space="preserve"> de cartes de </w:t>
      </w:r>
      <w:r w:rsidR="00997364">
        <w:t>développement</w:t>
      </w:r>
      <w:r>
        <w:t xml:space="preserve"> performantes comme le </w:t>
      </w:r>
      <w:proofErr w:type="spellStart"/>
      <w:r>
        <w:t>Raspberry</w:t>
      </w:r>
      <w:proofErr w:type="spellEnd"/>
      <w:r>
        <w:t xml:space="preserve"> Pi 4/5 permettent aujourd'hui de </w:t>
      </w:r>
      <w:r w:rsidR="00997364">
        <w:t>déployer</w:t>
      </w:r>
      <w:r>
        <w:t xml:space="preserve"> des solutions de reconnaissance </w:t>
      </w:r>
      <w:r w:rsidR="00997364">
        <w:t>biométrique</w:t>
      </w:r>
      <w:r>
        <w:t xml:space="preserve"> a des </w:t>
      </w:r>
      <w:del w:id="937" w:author="Egide NDAYIZEYE" w:date="2026-06-17T16:45:00Z">
        <w:r w:rsidDel="008362D3">
          <w:delText>couts</w:delText>
        </w:r>
      </w:del>
      <w:ins w:id="938" w:author="Egide NDAYIZEYE" w:date="2026-06-17T16:45:00Z">
        <w:r w:rsidR="008362D3">
          <w:t>coûts</w:t>
        </w:r>
      </w:ins>
      <w:r>
        <w:t xml:space="preserve"> </w:t>
      </w:r>
      <w:r w:rsidR="00997364">
        <w:t>très</w:t>
      </w:r>
      <w:r>
        <w:t xml:space="preserve"> </w:t>
      </w:r>
      <w:r w:rsidR="00997364">
        <w:t>compétitifs</w:t>
      </w:r>
      <w:r>
        <w:t xml:space="preserve">, sans sacrifier ni la </w:t>
      </w:r>
      <w:r w:rsidR="00997364">
        <w:t>fiabilité</w:t>
      </w:r>
      <w:r>
        <w:t xml:space="preserve"> ni la </w:t>
      </w:r>
      <w:r w:rsidR="00997364">
        <w:t>sécurité</w:t>
      </w:r>
      <w:r>
        <w:t xml:space="preserve"> des </w:t>
      </w:r>
      <w:r w:rsidR="00997364">
        <w:t>données</w:t>
      </w:r>
      <w:r>
        <w:t>.</w:t>
      </w:r>
      <w:ins w:id="939" w:author="Egide NDAYIZEYE" w:date="2026-06-17T16:45:00Z">
        <w:r w:rsidR="008362D3">
          <w:t xml:space="preserve"> Ces out</w:t>
        </w:r>
      </w:ins>
      <w:ins w:id="940" w:author="Egide NDAYIZEYE" w:date="2026-06-17T16:46:00Z">
        <w:r w:rsidR="008362D3">
          <w:t xml:space="preserve">ils sont accessibles et facilitent l’innovation technologie. Au lieu de prendre de système </w:t>
        </w:r>
      </w:ins>
      <w:ins w:id="941" w:author="Egide NDAYIZEYE" w:date="2026-06-17T16:49:00Z">
        <w:r w:rsidR="008362D3">
          <w:t>propriétaire onéreux</w:t>
        </w:r>
      </w:ins>
      <w:ins w:id="942" w:author="Egide NDAYIZEYE" w:date="2026-06-17T16:46:00Z">
        <w:r w:rsidR="008362D3">
          <w:t xml:space="preserve"> déjà disponibles sur le</w:t>
        </w:r>
      </w:ins>
      <w:ins w:id="943" w:author="Egide NDAYIZEYE" w:date="2026-06-17T16:47:00Z">
        <w:r w:rsidR="008362D3">
          <w:t xml:space="preserve"> </w:t>
        </w:r>
      </w:ins>
      <w:ins w:id="944" w:author="Egide NDAYIZEYE" w:date="2026-06-17T16:49:00Z">
        <w:r w:rsidR="008362D3">
          <w:t>marché</w:t>
        </w:r>
      </w:ins>
      <w:ins w:id="945" w:author="Egide NDAYIZEYE" w:date="2026-06-17T16:47:00Z">
        <w:r w:rsidR="008362D3">
          <w:t xml:space="preserve">, nous nous proposons de </w:t>
        </w:r>
      </w:ins>
      <w:ins w:id="946" w:author="Egide NDAYIZEYE" w:date="2026-06-17T16:50:00Z">
        <w:r w:rsidR="008362D3">
          <w:t>développer</w:t>
        </w:r>
      </w:ins>
      <w:ins w:id="947" w:author="Egide NDAYIZEYE" w:date="2026-06-17T16:47:00Z">
        <w:r w:rsidR="008362D3">
          <w:t xml:space="preserve"> un système propre </w:t>
        </w:r>
        <w:del w:id="948" w:author="Ir Nicole" w:date="2026-06-19T12:42:00Z">
          <w:r w:rsidR="008362D3" w:rsidDel="007D4B2B">
            <w:delText>a</w:delText>
          </w:r>
        </w:del>
      </w:ins>
      <w:ins w:id="949" w:author="Ir Nicole" w:date="2026-06-19T12:42:00Z">
        <w:r w:rsidR="007D4B2B">
          <w:t>à</w:t>
        </w:r>
      </w:ins>
      <w:ins w:id="950" w:author="Egide NDAYIZEYE" w:date="2026-06-17T16:47:00Z">
        <w:r w:rsidR="008362D3">
          <w:t xml:space="preserve"> la BIDF qui, dans sa phase de </w:t>
        </w:r>
      </w:ins>
      <w:ins w:id="951" w:author="Egide NDAYIZEYE" w:date="2026-06-17T16:49:00Z">
        <w:r w:rsidR="008362D3">
          <w:t>stabilité</w:t>
        </w:r>
      </w:ins>
      <w:ins w:id="952" w:author="Egide NDAYIZEYE" w:date="2026-06-17T16:47:00Z">
        <w:r w:rsidR="008362D3">
          <w:t xml:space="preserve"> pourra </w:t>
        </w:r>
      </w:ins>
      <w:ins w:id="953" w:author="Egide NDAYIZEYE" w:date="2026-06-17T16:50:00Z">
        <w:r w:rsidR="008362D3">
          <w:t>être</w:t>
        </w:r>
      </w:ins>
      <w:ins w:id="954" w:author="Egide NDAYIZEYE" w:date="2026-06-17T16:47:00Z">
        <w:r w:rsidR="008362D3">
          <w:t xml:space="preserve"> utiliser pour </w:t>
        </w:r>
      </w:ins>
      <w:ins w:id="955" w:author="Egide NDAYIZEYE" w:date="2026-06-17T16:50:00Z">
        <w:r w:rsidR="008362D3">
          <w:t>gérer</w:t>
        </w:r>
      </w:ins>
      <w:ins w:id="956" w:author="Egide NDAYIZEYE" w:date="2026-06-17T16:47:00Z">
        <w:r w:rsidR="008362D3">
          <w:t xml:space="preserve"> les </w:t>
        </w:r>
      </w:ins>
      <w:ins w:id="957" w:author="Egide NDAYIZEYE" w:date="2026-06-17T16:50:00Z">
        <w:r w:rsidR="008362D3">
          <w:t>accès</w:t>
        </w:r>
      </w:ins>
      <w:ins w:id="958" w:author="Egide NDAYIZEYE" w:date="2026-06-17T16:47:00Z">
        <w:r w:rsidR="008362D3">
          <w:t xml:space="preserve"> (porte, ordinateur, etc.)</w:t>
        </w:r>
      </w:ins>
      <w:ins w:id="959" w:author="Egide NDAYIZEYE" w:date="2026-06-17T16:48:00Z">
        <w:r w:rsidR="008362D3">
          <w:t xml:space="preserve"> du personnel de la BIDF</w:t>
        </w:r>
      </w:ins>
      <w:ins w:id="960" w:author="Egide NDAYIZEYE" w:date="2026-06-17T16:49:00Z">
        <w:r w:rsidR="008362D3">
          <w:t>.</w:t>
        </w:r>
      </w:ins>
    </w:p>
    <w:p w14:paraId="1C10C3B6" w14:textId="77777777" w:rsidR="007A00A4" w:rsidRDefault="004362B5">
      <w:pPr>
        <w:jc w:val="both"/>
        <w:pPrChange w:id="961" w:author="Ir Nicole" w:date="2026-06-19T12:38:00Z">
          <w:pPr/>
        </w:pPrChange>
      </w:pPr>
      <w:r>
        <w:br w:type="page"/>
      </w:r>
    </w:p>
    <w:p w14:paraId="4A30EE30" w14:textId="77777777" w:rsidR="007A00A4" w:rsidRDefault="004362B5">
      <w:pPr>
        <w:pStyle w:val="Titre1"/>
        <w:pBdr>
          <w:bottom w:val="single" w:sz="8" w:space="4" w:color="2E6DB4"/>
        </w:pBdr>
        <w:jc w:val="both"/>
        <w:pPrChange w:id="962" w:author="Ir Nicole" w:date="2026-06-19T12:38:00Z">
          <w:pPr>
            <w:pStyle w:val="Titre1"/>
            <w:pBdr>
              <w:bottom w:val="single" w:sz="8" w:space="4" w:color="2E6DB4"/>
            </w:pBdr>
          </w:pPr>
        </w:pPrChange>
      </w:pPr>
      <w:bookmarkStart w:id="963" w:name="_Toc232765078"/>
      <w:r>
        <w:lastRenderedPageBreak/>
        <w:t>3. OBJECTIFS DU PROJET</w:t>
      </w:r>
      <w:bookmarkEnd w:id="963"/>
    </w:p>
    <w:p w14:paraId="522E95CE" w14:textId="33C2F64A" w:rsidR="007A00A4" w:rsidRDefault="004362B5">
      <w:pPr>
        <w:pStyle w:val="Titre2"/>
        <w:jc w:val="both"/>
        <w:pPrChange w:id="964" w:author="Ir Nicole" w:date="2026-06-19T12:38:00Z">
          <w:pPr>
            <w:pStyle w:val="Titre2"/>
          </w:pPr>
        </w:pPrChange>
      </w:pPr>
      <w:bookmarkStart w:id="965" w:name="_Toc232765079"/>
      <w:r>
        <w:t xml:space="preserve">3.1. Objectif </w:t>
      </w:r>
      <w:del w:id="966" w:author="Egide NDAYIZEYE" w:date="2026-06-17T16:51:00Z">
        <w:r w:rsidDel="008362D3">
          <w:delText>General</w:delText>
        </w:r>
      </w:del>
      <w:ins w:id="967" w:author="Egide NDAYIZEYE" w:date="2026-06-17T16:51:00Z">
        <w:r w:rsidR="008362D3">
          <w:t>Général</w:t>
        </w:r>
      </w:ins>
      <w:bookmarkEnd w:id="965"/>
    </w:p>
    <w:p w14:paraId="6035EF07" w14:textId="09BA7399" w:rsidR="007A00A4" w:rsidRDefault="008362D3" w:rsidP="0077156E">
      <w:pPr>
        <w:spacing w:before="80" w:after="120"/>
        <w:jc w:val="both"/>
      </w:pPr>
      <w:ins w:id="968" w:author="Egide NDAYIZEYE" w:date="2026-06-17T16:51:00Z">
        <w:r>
          <w:t>Notre travail poursuit l’objectif</w:t>
        </w:r>
      </w:ins>
      <w:ins w:id="969" w:author="Egide NDAYIZEYE" w:date="2026-06-17T16:52:00Z">
        <w:r>
          <w:t xml:space="preserve"> global suivant : </w:t>
        </w:r>
        <w:r w:rsidRPr="008362D3">
          <w:rPr>
            <w:b/>
            <w:bCs/>
            <w:i/>
            <w:iCs/>
            <w:rPrChange w:id="970" w:author="Egide NDAYIZEYE" w:date="2026-06-17T16:52:00Z">
              <w:rPr/>
            </w:rPrChange>
          </w:rPr>
          <w:t>« </w:t>
        </w:r>
      </w:ins>
      <w:r w:rsidR="004362B5" w:rsidRPr="008362D3">
        <w:rPr>
          <w:b/>
          <w:bCs/>
          <w:i/>
          <w:iCs/>
          <w:rPrChange w:id="971" w:author="Egide NDAYIZEYE" w:date="2026-06-17T16:52:00Z">
            <w:rPr/>
          </w:rPrChange>
        </w:rPr>
        <w:t xml:space="preserve">Concevoir, </w:t>
      </w:r>
      <w:r w:rsidR="00997364" w:rsidRPr="008362D3">
        <w:rPr>
          <w:b/>
          <w:bCs/>
          <w:i/>
          <w:iCs/>
          <w:rPrChange w:id="972" w:author="Egide NDAYIZEYE" w:date="2026-06-17T16:52:00Z">
            <w:rPr/>
          </w:rPrChange>
        </w:rPr>
        <w:t>développer</w:t>
      </w:r>
      <w:r w:rsidR="004362B5" w:rsidRPr="008362D3">
        <w:rPr>
          <w:b/>
          <w:bCs/>
          <w:i/>
          <w:iCs/>
          <w:rPrChange w:id="973" w:author="Egide NDAYIZEYE" w:date="2026-06-17T16:52:00Z">
            <w:rPr/>
          </w:rPrChange>
        </w:rPr>
        <w:t xml:space="preserve"> et </w:t>
      </w:r>
      <w:r w:rsidR="00997364" w:rsidRPr="008362D3">
        <w:rPr>
          <w:b/>
          <w:bCs/>
          <w:i/>
          <w:iCs/>
          <w:rPrChange w:id="974" w:author="Egide NDAYIZEYE" w:date="2026-06-17T16:52:00Z">
            <w:rPr/>
          </w:rPrChange>
        </w:rPr>
        <w:t>déployer</w:t>
      </w:r>
      <w:r w:rsidR="004362B5" w:rsidRPr="008362D3">
        <w:rPr>
          <w:b/>
          <w:bCs/>
          <w:i/>
          <w:iCs/>
          <w:rPrChange w:id="975" w:author="Egide NDAYIZEYE" w:date="2026-06-17T16:52:00Z">
            <w:rPr/>
          </w:rPrChange>
        </w:rPr>
        <w:t xml:space="preserve"> un </w:t>
      </w:r>
      <w:r w:rsidR="00997364" w:rsidRPr="008362D3">
        <w:rPr>
          <w:b/>
          <w:bCs/>
          <w:i/>
          <w:iCs/>
          <w:rPrChange w:id="976" w:author="Egide NDAYIZEYE" w:date="2026-06-17T16:52:00Z">
            <w:rPr/>
          </w:rPrChange>
        </w:rPr>
        <w:t>système</w:t>
      </w:r>
      <w:r w:rsidR="004362B5" w:rsidRPr="008362D3">
        <w:rPr>
          <w:b/>
          <w:bCs/>
          <w:i/>
          <w:iCs/>
          <w:rPrChange w:id="977" w:author="Egide NDAYIZEYE" w:date="2026-06-17T16:52:00Z">
            <w:rPr/>
          </w:rPrChange>
        </w:rPr>
        <w:t xml:space="preserve"> </w:t>
      </w:r>
      <w:r w:rsidR="00997364" w:rsidRPr="008362D3">
        <w:rPr>
          <w:b/>
          <w:bCs/>
          <w:i/>
          <w:iCs/>
          <w:rPrChange w:id="978" w:author="Egide NDAYIZEYE" w:date="2026-06-17T16:52:00Z">
            <w:rPr/>
          </w:rPrChange>
        </w:rPr>
        <w:t>biométrique</w:t>
      </w:r>
      <w:r w:rsidR="004362B5" w:rsidRPr="008362D3">
        <w:rPr>
          <w:b/>
          <w:bCs/>
          <w:i/>
          <w:iCs/>
          <w:rPrChange w:id="979" w:author="Egide NDAYIZEYE" w:date="2026-06-17T16:52:00Z">
            <w:rPr/>
          </w:rPrChange>
        </w:rPr>
        <w:t xml:space="preserve"> intelligent, </w:t>
      </w:r>
      <w:r w:rsidR="00997364" w:rsidRPr="008362D3">
        <w:rPr>
          <w:b/>
          <w:bCs/>
          <w:i/>
          <w:iCs/>
          <w:rPrChange w:id="980" w:author="Egide NDAYIZEYE" w:date="2026-06-17T16:52:00Z">
            <w:rPr/>
          </w:rPrChange>
        </w:rPr>
        <w:t>sécurise</w:t>
      </w:r>
      <w:r w:rsidR="004362B5" w:rsidRPr="008362D3">
        <w:rPr>
          <w:b/>
          <w:bCs/>
          <w:i/>
          <w:iCs/>
          <w:rPrChange w:id="981" w:author="Egide NDAYIZEYE" w:date="2026-06-17T16:52:00Z">
            <w:rPr/>
          </w:rPrChange>
        </w:rPr>
        <w:t xml:space="preserve"> et </w:t>
      </w:r>
      <w:del w:id="982" w:author="Egide NDAYIZEYE" w:date="2026-06-17T16:50:00Z">
        <w:r w:rsidR="004362B5" w:rsidRPr="008362D3" w:rsidDel="008362D3">
          <w:rPr>
            <w:b/>
            <w:bCs/>
            <w:i/>
            <w:iCs/>
            <w:rPrChange w:id="983" w:author="Egide NDAYIZEYE" w:date="2026-06-17T16:52:00Z">
              <w:rPr/>
            </w:rPrChange>
          </w:rPr>
          <w:delText>centralise</w:delText>
        </w:r>
      </w:del>
      <w:ins w:id="984" w:author="Egide NDAYIZEYE" w:date="2026-06-17T16:50:00Z">
        <w:r w:rsidRPr="008362D3">
          <w:rPr>
            <w:b/>
            <w:bCs/>
            <w:i/>
            <w:iCs/>
            <w:rPrChange w:id="985" w:author="Egide NDAYIZEYE" w:date="2026-06-17T16:52:00Z">
              <w:rPr/>
            </w:rPrChange>
          </w:rPr>
          <w:t>centralisé</w:t>
        </w:r>
      </w:ins>
      <w:r w:rsidR="004362B5" w:rsidRPr="008362D3">
        <w:rPr>
          <w:b/>
          <w:bCs/>
          <w:i/>
          <w:iCs/>
          <w:rPrChange w:id="986" w:author="Egide NDAYIZEYE" w:date="2026-06-17T16:52:00Z">
            <w:rPr/>
          </w:rPrChange>
        </w:rPr>
        <w:t xml:space="preserve"> pour la gestion </w:t>
      </w:r>
      <w:del w:id="987" w:author="Egide NDAYIZEYE" w:date="2026-06-17T16:51:00Z">
        <w:r w:rsidR="004362B5" w:rsidRPr="008362D3" w:rsidDel="008362D3">
          <w:rPr>
            <w:b/>
            <w:bCs/>
            <w:i/>
            <w:iCs/>
            <w:rPrChange w:id="988" w:author="Egide NDAYIZEYE" w:date="2026-06-17T16:52:00Z">
              <w:rPr/>
            </w:rPrChange>
          </w:rPr>
          <w:delText>automati</w:delText>
        </w:r>
      </w:del>
      <w:ins w:id="989" w:author="Egide NDAYIZEYE" w:date="2026-06-17T16:51:00Z">
        <w:r w:rsidRPr="008362D3">
          <w:rPr>
            <w:b/>
            <w:bCs/>
            <w:i/>
            <w:iCs/>
            <w:rPrChange w:id="990" w:author="Egide NDAYIZEYE" w:date="2026-06-17T16:52:00Z">
              <w:rPr/>
            </w:rPrChange>
          </w:rPr>
          <w:t>automatisée</w:t>
        </w:r>
      </w:ins>
      <w:ins w:id="991" w:author="Egide NDAYIZEYE" w:date="2026-06-17T16:50:00Z">
        <w:r w:rsidRPr="008362D3">
          <w:rPr>
            <w:b/>
            <w:bCs/>
            <w:i/>
            <w:iCs/>
            <w:rPrChange w:id="992" w:author="Egide NDAYIZEYE" w:date="2026-06-17T16:52:00Z">
              <w:rPr/>
            </w:rPrChange>
          </w:rPr>
          <w:t xml:space="preserve"> </w:t>
        </w:r>
      </w:ins>
      <w:del w:id="993" w:author="Egide NDAYIZEYE" w:date="2026-06-17T16:50:00Z">
        <w:r w:rsidR="004362B5" w:rsidRPr="008362D3" w:rsidDel="008362D3">
          <w:rPr>
            <w:b/>
            <w:bCs/>
            <w:i/>
            <w:iCs/>
            <w:rPrChange w:id="994" w:author="Egide NDAYIZEYE" w:date="2026-06-17T16:52:00Z">
              <w:rPr/>
            </w:rPrChange>
          </w:rPr>
          <w:delText xml:space="preserve">que </w:delText>
        </w:r>
      </w:del>
      <w:r w:rsidR="004362B5" w:rsidRPr="008362D3">
        <w:rPr>
          <w:b/>
          <w:bCs/>
          <w:i/>
          <w:iCs/>
          <w:rPrChange w:id="995" w:author="Egide NDAYIZEYE" w:date="2026-06-17T16:52:00Z">
            <w:rPr/>
          </w:rPrChange>
        </w:rPr>
        <w:t xml:space="preserve">des </w:t>
      </w:r>
      <w:r w:rsidR="00997364" w:rsidRPr="008362D3">
        <w:rPr>
          <w:b/>
          <w:bCs/>
          <w:i/>
          <w:iCs/>
          <w:rPrChange w:id="996" w:author="Egide NDAYIZEYE" w:date="2026-06-17T16:52:00Z">
            <w:rPr/>
          </w:rPrChange>
        </w:rPr>
        <w:t>présences</w:t>
      </w:r>
      <w:r w:rsidR="004362B5" w:rsidRPr="008362D3">
        <w:rPr>
          <w:b/>
          <w:bCs/>
          <w:i/>
          <w:iCs/>
          <w:rPrChange w:id="997" w:author="Egide NDAYIZEYE" w:date="2026-06-17T16:52:00Z">
            <w:rPr/>
          </w:rPrChange>
        </w:rPr>
        <w:t xml:space="preserve"> du personnel </w:t>
      </w:r>
      <w:del w:id="998" w:author="Egide NDAYIZEYE" w:date="2026-06-17T16:51:00Z">
        <w:r w:rsidR="004362B5" w:rsidRPr="008362D3" w:rsidDel="008362D3">
          <w:rPr>
            <w:b/>
            <w:bCs/>
            <w:i/>
            <w:iCs/>
            <w:rPrChange w:id="999" w:author="Egide NDAYIZEYE" w:date="2026-06-17T16:52:00Z">
              <w:rPr/>
            </w:rPrChange>
          </w:rPr>
          <w:delText>bancaire</w:delText>
        </w:r>
      </w:del>
      <w:ins w:id="1000" w:author="Egide NDAYIZEYE" w:date="2026-06-17T16:51:00Z">
        <w:r w:rsidRPr="008362D3">
          <w:rPr>
            <w:b/>
            <w:bCs/>
            <w:i/>
            <w:iCs/>
            <w:rPrChange w:id="1001" w:author="Egide NDAYIZEYE" w:date="2026-06-17T16:52:00Z">
              <w:rPr/>
            </w:rPrChange>
          </w:rPr>
          <w:t>de la BIDF</w:t>
        </w:r>
      </w:ins>
      <w:r w:rsidR="004362B5" w:rsidRPr="008362D3">
        <w:rPr>
          <w:b/>
          <w:bCs/>
          <w:i/>
          <w:iCs/>
          <w:rPrChange w:id="1002" w:author="Egide NDAYIZEYE" w:date="2026-06-17T16:52:00Z">
            <w:rPr/>
          </w:rPrChange>
        </w:rPr>
        <w:t xml:space="preserve">, </w:t>
      </w:r>
      <w:r w:rsidR="00997364" w:rsidRPr="008362D3">
        <w:rPr>
          <w:b/>
          <w:bCs/>
          <w:i/>
          <w:iCs/>
          <w:rPrChange w:id="1003" w:author="Egide NDAYIZEYE" w:date="2026-06-17T16:52:00Z">
            <w:rPr/>
          </w:rPrChange>
        </w:rPr>
        <w:t>intégrant</w:t>
      </w:r>
      <w:r w:rsidR="004362B5" w:rsidRPr="008362D3">
        <w:rPr>
          <w:b/>
          <w:bCs/>
          <w:i/>
          <w:iCs/>
          <w:rPrChange w:id="1004" w:author="Egide NDAYIZEYE" w:date="2026-06-17T16:52:00Z">
            <w:rPr/>
          </w:rPrChange>
        </w:rPr>
        <w:t xml:space="preserve"> la reconnaissance d'empreintes digitales et la reconnaissance faciale </w:t>
      </w:r>
      <w:del w:id="1005" w:author="Egide NDAYIZEYE" w:date="2026-06-17T16:51:00Z">
        <w:r w:rsidR="004362B5" w:rsidRPr="008362D3" w:rsidDel="008362D3">
          <w:rPr>
            <w:b/>
            <w:bCs/>
            <w:i/>
            <w:iCs/>
            <w:rPrChange w:id="1006" w:author="Egide NDAYIZEYE" w:date="2026-06-17T16:52:00Z">
              <w:rPr/>
            </w:rPrChange>
          </w:rPr>
          <w:delText xml:space="preserve">sur </w:delText>
        </w:r>
      </w:del>
      <w:ins w:id="1007" w:author="Egide NDAYIZEYE" w:date="2026-06-17T16:51:00Z">
        <w:r w:rsidRPr="008362D3">
          <w:rPr>
            <w:b/>
            <w:bCs/>
            <w:i/>
            <w:iCs/>
            <w:rPrChange w:id="1008" w:author="Egide NDAYIZEYE" w:date="2026-06-17T16:52:00Z">
              <w:rPr/>
            </w:rPrChange>
          </w:rPr>
          <w:t>en utilisant l</w:t>
        </w:r>
      </w:ins>
      <w:ins w:id="1009" w:author="Ir Nicole" w:date="2026-06-19T11:37:00Z">
        <w:r w:rsidR="004A117A">
          <w:rPr>
            <w:b/>
            <w:bCs/>
            <w:i/>
            <w:iCs/>
          </w:rPr>
          <w:t>e</w:t>
        </w:r>
      </w:ins>
      <w:ins w:id="1010" w:author="Egide NDAYIZEYE" w:date="2026-06-17T16:51:00Z">
        <w:del w:id="1011" w:author="Ir Nicole" w:date="2026-06-19T11:37:00Z">
          <w:r w:rsidRPr="008362D3" w:rsidDel="004A117A">
            <w:rPr>
              <w:b/>
              <w:bCs/>
              <w:i/>
              <w:iCs/>
              <w:rPrChange w:id="1012" w:author="Egide NDAYIZEYE" w:date="2026-06-17T16:52:00Z">
                <w:rPr/>
              </w:rPrChange>
            </w:rPr>
            <w:delText>a</w:delText>
          </w:r>
        </w:del>
        <w:r w:rsidRPr="008362D3">
          <w:rPr>
            <w:b/>
            <w:bCs/>
            <w:i/>
            <w:iCs/>
            <w:rPrChange w:id="1013" w:author="Egide NDAYIZEYE" w:date="2026-06-17T16:52:00Z">
              <w:rPr/>
            </w:rPrChange>
          </w:rPr>
          <w:t xml:space="preserve"> </w:t>
        </w:r>
      </w:ins>
      <w:ins w:id="1014" w:author="Ir Nicole" w:date="2026-06-19T12:42:00Z">
        <w:r w:rsidR="007D4B2B">
          <w:rPr>
            <w:b/>
            <w:bCs/>
            <w:i/>
            <w:iCs/>
          </w:rPr>
          <w:t>microcontrôleur</w:t>
        </w:r>
      </w:ins>
      <w:ins w:id="1015" w:author="Ir Nicole" w:date="2026-06-19T11:37:00Z">
        <w:r w:rsidR="004A117A">
          <w:rPr>
            <w:b/>
            <w:bCs/>
            <w:i/>
            <w:iCs/>
          </w:rPr>
          <w:t xml:space="preserve"> </w:t>
        </w:r>
      </w:ins>
      <w:del w:id="1016" w:author="Ir Nicole" w:date="2026-06-19T11:37:00Z">
        <w:r w:rsidR="004362B5" w:rsidRPr="008362D3" w:rsidDel="004A117A">
          <w:rPr>
            <w:b/>
            <w:bCs/>
            <w:i/>
            <w:iCs/>
            <w:rPrChange w:id="1017" w:author="Egide NDAYIZEYE" w:date="2026-06-17T16:52:00Z">
              <w:rPr/>
            </w:rPrChange>
          </w:rPr>
          <w:delText>plateforme</w:delText>
        </w:r>
      </w:del>
      <w:r w:rsidR="004362B5" w:rsidRPr="008362D3">
        <w:rPr>
          <w:b/>
          <w:bCs/>
          <w:i/>
          <w:iCs/>
          <w:rPrChange w:id="1018" w:author="Egide NDAYIZEYE" w:date="2026-06-17T16:52:00Z">
            <w:rPr/>
          </w:rPrChange>
        </w:rPr>
        <w:t xml:space="preserve"> </w:t>
      </w:r>
      <w:proofErr w:type="spellStart"/>
      <w:r w:rsidR="004362B5" w:rsidRPr="008362D3">
        <w:rPr>
          <w:b/>
          <w:bCs/>
          <w:i/>
          <w:iCs/>
          <w:rPrChange w:id="1019" w:author="Egide NDAYIZEYE" w:date="2026-06-17T16:52:00Z">
            <w:rPr/>
          </w:rPrChange>
        </w:rPr>
        <w:t>Raspberry</w:t>
      </w:r>
      <w:proofErr w:type="spellEnd"/>
      <w:r w:rsidR="004362B5" w:rsidRPr="008362D3">
        <w:rPr>
          <w:b/>
          <w:bCs/>
          <w:i/>
          <w:iCs/>
          <w:rPrChange w:id="1020" w:author="Egide NDAYIZEYE" w:date="2026-06-17T16:52:00Z">
            <w:rPr/>
          </w:rPrChange>
        </w:rPr>
        <w:t xml:space="preserve"> Pi</w:t>
      </w:r>
      <w:ins w:id="1021" w:author="Egide NDAYIZEYE" w:date="2026-06-17T16:52:00Z">
        <w:r w:rsidRPr="008362D3">
          <w:rPr>
            <w:b/>
            <w:bCs/>
            <w:i/>
            <w:iCs/>
            <w:rPrChange w:id="1022" w:author="Egide NDAYIZEYE" w:date="2026-06-17T16:52:00Z">
              <w:rPr/>
            </w:rPrChange>
          </w:rPr>
          <w:t> »</w:t>
        </w:r>
      </w:ins>
      <w:r w:rsidR="004362B5">
        <w:t>.</w:t>
      </w:r>
    </w:p>
    <w:p w14:paraId="101FCEAA" w14:textId="2308B1BA" w:rsidR="007A00A4" w:rsidRDefault="004362B5">
      <w:pPr>
        <w:pStyle w:val="Titre2"/>
        <w:jc w:val="both"/>
        <w:rPr>
          <w:ins w:id="1023" w:author="Egide NDAYIZEYE" w:date="2026-06-17T16:52:00Z"/>
        </w:rPr>
        <w:pPrChange w:id="1024" w:author="Ir Nicole" w:date="2026-06-19T12:38:00Z">
          <w:pPr>
            <w:pStyle w:val="Titre2"/>
          </w:pPr>
        </w:pPrChange>
      </w:pPr>
      <w:bookmarkStart w:id="1025" w:name="_Toc232765080"/>
      <w:r>
        <w:t xml:space="preserve">3.2. Objectifs </w:t>
      </w:r>
      <w:r w:rsidR="00997364">
        <w:t>Spécifiques</w:t>
      </w:r>
      <w:bookmarkEnd w:id="1025"/>
    </w:p>
    <w:p w14:paraId="1F96F674" w14:textId="78567A9B" w:rsidR="008362D3" w:rsidRDefault="008362D3">
      <w:pPr>
        <w:spacing w:before="80" w:after="120"/>
        <w:jc w:val="both"/>
        <w:pPrChange w:id="1026" w:author="Ir Nicole" w:date="2026-06-19T12:38:00Z">
          <w:pPr>
            <w:pStyle w:val="Titre2"/>
          </w:pPr>
        </w:pPrChange>
      </w:pPr>
      <w:ins w:id="1027" w:author="Egide NDAYIZEYE" w:date="2026-06-17T16:52:00Z">
        <w:r>
          <w:t xml:space="preserve">Plus spécifiquement, notre travail poursuit les objectifs suivants : </w:t>
        </w:r>
      </w:ins>
    </w:p>
    <w:p w14:paraId="2F48118C" w14:textId="3EC4C481" w:rsidR="007A00A4" w:rsidRDefault="004362B5">
      <w:pPr>
        <w:pStyle w:val="Paragraphedeliste"/>
        <w:numPr>
          <w:ilvl w:val="0"/>
          <w:numId w:val="3"/>
        </w:numPr>
        <w:spacing w:before="60" w:after="60"/>
        <w:jc w:val="both"/>
        <w:pPrChange w:id="1028" w:author="Ir Nicole" w:date="2026-06-19T12:38:00Z">
          <w:pPr>
            <w:pStyle w:val="Paragraphedeliste"/>
            <w:numPr>
              <w:numId w:val="3"/>
            </w:numPr>
            <w:spacing w:before="60" w:after="60"/>
            <w:ind w:left="720" w:hanging="360"/>
          </w:pPr>
        </w:pPrChange>
      </w:pPr>
      <w:r>
        <w:t xml:space="preserve">Mettre en place un </w:t>
      </w:r>
      <w:r w:rsidR="00997364">
        <w:t>système</w:t>
      </w:r>
      <w:r>
        <w:t xml:space="preserve"> d'identification </w:t>
      </w:r>
      <w:r w:rsidR="00997364">
        <w:t>biométrique</w:t>
      </w:r>
      <w:r>
        <w:t xml:space="preserve"> double facteur (empreinte + visage) pour maximiser la </w:t>
      </w:r>
      <w:r w:rsidR="00997364">
        <w:t>fiabilité</w:t>
      </w:r>
      <w:ins w:id="1029" w:author="Egide NDAYIZEYE" w:date="2026-06-17T16:53:00Z">
        <w:r w:rsidR="005142F2">
          <w:t> ;</w:t>
        </w:r>
      </w:ins>
    </w:p>
    <w:p w14:paraId="5217B515" w14:textId="41353986" w:rsidR="005142F2" w:rsidDel="005142F2" w:rsidRDefault="00997364">
      <w:pPr>
        <w:pStyle w:val="Paragraphedeliste"/>
        <w:numPr>
          <w:ilvl w:val="0"/>
          <w:numId w:val="3"/>
        </w:numPr>
        <w:spacing w:before="60" w:after="60"/>
        <w:jc w:val="both"/>
        <w:rPr>
          <w:del w:id="1030" w:author="Egide NDAYIZEYE" w:date="2026-06-17T16:53:00Z"/>
        </w:rPr>
        <w:pPrChange w:id="1031" w:author="Ir Nicole" w:date="2026-06-19T12:38:00Z">
          <w:pPr>
            <w:pStyle w:val="Paragraphedeliste"/>
            <w:numPr>
              <w:numId w:val="3"/>
            </w:numPr>
            <w:spacing w:before="60" w:after="60"/>
            <w:ind w:left="720" w:hanging="360"/>
          </w:pPr>
        </w:pPrChange>
      </w:pPr>
      <w:r>
        <w:t>Développer</w:t>
      </w:r>
      <w:r w:rsidR="004362B5">
        <w:t xml:space="preserve"> une interface d'administration web </w:t>
      </w:r>
      <w:r>
        <w:t>centralisée</w:t>
      </w:r>
      <w:r w:rsidR="004362B5">
        <w:t xml:space="preserve"> pour la gestion des </w:t>
      </w:r>
      <w:r>
        <w:t>employés</w:t>
      </w:r>
      <w:r w:rsidR="004362B5">
        <w:t xml:space="preserve"> et </w:t>
      </w:r>
      <w:ins w:id="1032" w:author="Egide NDAYIZEYE" w:date="2026-06-17T16:53:00Z">
        <w:r w:rsidR="005142F2">
          <w:t>g</w:t>
        </w:r>
      </w:ins>
      <w:moveToRangeStart w:id="1033" w:author="Egide NDAYIZEYE" w:date="2026-06-17T16:53:00Z" w:name="move232607641"/>
      <w:moveTo w:id="1034" w:author="Egide NDAYIZEYE" w:date="2026-06-17T16:53:00Z">
        <w:del w:id="1035" w:author="Egide NDAYIZEYE" w:date="2026-06-17T16:53:00Z">
          <w:r w:rsidR="005142F2" w:rsidDel="005142F2">
            <w:delText>G</w:delText>
          </w:r>
        </w:del>
        <w:r w:rsidR="005142F2">
          <w:t>énérer automatiquement des rapports de présence (quotidiens, hebdomadaires, mensuels)</w:t>
        </w:r>
      </w:moveTo>
      <w:ins w:id="1036" w:author="Egide NDAYIZEYE" w:date="2026-06-17T16:53:00Z">
        <w:r w:rsidR="005142F2">
          <w:t xml:space="preserve"> </w:t>
        </w:r>
      </w:ins>
    </w:p>
    <w:moveToRangeEnd w:id="1033"/>
    <w:p w14:paraId="7AD5EDC4" w14:textId="4E8AE30D" w:rsidR="007A00A4" w:rsidRDefault="004362B5">
      <w:pPr>
        <w:pStyle w:val="Paragraphedeliste"/>
        <w:numPr>
          <w:ilvl w:val="0"/>
          <w:numId w:val="3"/>
        </w:numPr>
        <w:spacing w:before="60" w:after="60"/>
        <w:jc w:val="both"/>
        <w:pPrChange w:id="1037" w:author="Ir Nicole" w:date="2026-06-19T12:38:00Z">
          <w:pPr>
            <w:pStyle w:val="Paragraphedeliste"/>
            <w:numPr>
              <w:numId w:val="3"/>
            </w:numPr>
            <w:spacing w:before="60" w:after="60"/>
            <w:ind w:left="720" w:hanging="360"/>
          </w:pPr>
        </w:pPrChange>
      </w:pPr>
      <w:del w:id="1038" w:author="Egide NDAYIZEYE" w:date="2026-06-17T16:53:00Z">
        <w:r w:rsidDel="005142F2">
          <w:delText>des rapports</w:delText>
        </w:r>
      </w:del>
      <w:ins w:id="1039" w:author="Egide NDAYIZEYE" w:date="2026-06-17T16:53:00Z">
        <w:r w:rsidR="005142F2">
          <w:t>;</w:t>
        </w:r>
      </w:ins>
    </w:p>
    <w:p w14:paraId="7C0F6419" w14:textId="57AA2B7C" w:rsidR="007A00A4" w:rsidDel="004A117A" w:rsidRDefault="004362B5">
      <w:pPr>
        <w:pStyle w:val="Paragraphedeliste"/>
        <w:numPr>
          <w:ilvl w:val="0"/>
          <w:numId w:val="3"/>
        </w:numPr>
        <w:spacing w:before="60" w:after="60"/>
        <w:jc w:val="both"/>
        <w:rPr>
          <w:del w:id="1040" w:author="Ir Nicole" w:date="2026-06-19T11:41:00Z"/>
        </w:rPr>
        <w:pPrChange w:id="1041" w:author="Ir Nicole" w:date="2026-06-19T12:38:00Z">
          <w:pPr>
            <w:pStyle w:val="Paragraphedeliste"/>
            <w:numPr>
              <w:numId w:val="3"/>
            </w:numPr>
            <w:spacing w:before="60" w:after="60"/>
            <w:ind w:left="720" w:hanging="360"/>
          </w:pPr>
        </w:pPrChange>
      </w:pPr>
      <w:r>
        <w:t xml:space="preserve">Assurer l'enregistrement en temps </w:t>
      </w:r>
      <w:r w:rsidR="00997364">
        <w:t>réel</w:t>
      </w:r>
      <w:r>
        <w:t xml:space="preserve"> des </w:t>
      </w:r>
      <w:r w:rsidR="00997364">
        <w:t>entrées</w:t>
      </w:r>
      <w:r>
        <w:t xml:space="preserve">/sorties avec horodatage </w:t>
      </w:r>
      <w:r w:rsidR="00997364">
        <w:t>précise</w:t>
      </w:r>
      <w:ins w:id="1042" w:author="Egide NDAYIZEYE" w:date="2026-06-17T16:53:00Z">
        <w:r w:rsidR="005142F2">
          <w:t> ;</w:t>
        </w:r>
      </w:ins>
    </w:p>
    <w:p w14:paraId="7580027F" w14:textId="21479479" w:rsidR="007A00A4" w:rsidDel="004A117A" w:rsidRDefault="00997364">
      <w:pPr>
        <w:pStyle w:val="Paragraphedeliste"/>
        <w:numPr>
          <w:ilvl w:val="0"/>
          <w:numId w:val="3"/>
        </w:numPr>
        <w:spacing w:before="60" w:after="60"/>
        <w:jc w:val="both"/>
        <w:rPr>
          <w:del w:id="1043" w:author="Ir Nicole" w:date="2026-06-19T11:41:00Z"/>
        </w:rPr>
        <w:pPrChange w:id="1044" w:author="Ir Nicole" w:date="2026-06-19T12:38:00Z">
          <w:pPr>
            <w:pStyle w:val="Paragraphedeliste"/>
            <w:numPr>
              <w:numId w:val="3"/>
            </w:numPr>
            <w:spacing w:before="60" w:after="60"/>
            <w:ind w:left="720" w:hanging="360"/>
          </w:pPr>
        </w:pPrChange>
      </w:pPr>
      <w:moveFromRangeStart w:id="1045" w:author="Egide NDAYIZEYE" w:date="2026-06-17T16:53:00Z" w:name="move232607641"/>
      <w:moveFrom w:id="1046" w:author="Egide NDAYIZEYE" w:date="2026-06-17T16:53:00Z">
        <w:r w:rsidDel="005142F2">
          <w:t>Générer</w:t>
        </w:r>
        <w:r w:rsidR="004362B5" w:rsidDel="005142F2">
          <w:t xml:space="preserve"> automatiquement des rapports de </w:t>
        </w:r>
        <w:r w:rsidDel="005142F2">
          <w:t>présence</w:t>
        </w:r>
        <w:r w:rsidR="004362B5" w:rsidDel="005142F2">
          <w:t xml:space="preserve"> (quotidiens, hebdomadaires, mens</w:t>
        </w:r>
        <w:del w:id="1047" w:author="Ir Nicole" w:date="2026-06-19T11:41:00Z">
          <w:r w:rsidR="004362B5" w:rsidDel="004A117A">
            <w:delText>uels)</w:delText>
          </w:r>
        </w:del>
      </w:moveFrom>
    </w:p>
    <w:moveFromRangeEnd w:id="1045"/>
    <w:p w14:paraId="46A36D70" w14:textId="77777777" w:rsidR="004A117A" w:rsidRDefault="004A117A">
      <w:pPr>
        <w:pStyle w:val="Paragraphedeliste"/>
        <w:numPr>
          <w:ilvl w:val="0"/>
          <w:numId w:val="3"/>
        </w:numPr>
        <w:spacing w:before="60" w:after="60"/>
        <w:jc w:val="both"/>
        <w:rPr>
          <w:ins w:id="1048" w:author="Ir Nicole" w:date="2026-06-19T11:40:00Z"/>
        </w:rPr>
        <w:pPrChange w:id="1049" w:author="Ir Nicole" w:date="2026-06-19T12:38:00Z">
          <w:pPr>
            <w:pStyle w:val="Paragraphedeliste"/>
            <w:numPr>
              <w:numId w:val="3"/>
            </w:numPr>
            <w:spacing w:before="60" w:after="60"/>
            <w:ind w:left="720" w:hanging="360"/>
          </w:pPr>
        </w:pPrChange>
      </w:pPr>
    </w:p>
    <w:p w14:paraId="4AECC63C" w14:textId="28FE80E4" w:rsidR="007A00A4" w:rsidRDefault="00997364">
      <w:pPr>
        <w:pStyle w:val="Paragraphedeliste"/>
        <w:numPr>
          <w:ilvl w:val="0"/>
          <w:numId w:val="3"/>
        </w:numPr>
        <w:spacing w:before="60" w:after="60"/>
        <w:jc w:val="both"/>
        <w:pPrChange w:id="1050" w:author="Ir Nicole" w:date="2026-06-19T12:38:00Z">
          <w:pPr>
            <w:pStyle w:val="Paragraphedeliste"/>
            <w:numPr>
              <w:numId w:val="3"/>
            </w:numPr>
            <w:spacing w:before="60" w:after="60"/>
            <w:ind w:left="720" w:hanging="360"/>
          </w:pPr>
        </w:pPrChange>
      </w:pPr>
      <w:r>
        <w:t>Intégrer</w:t>
      </w:r>
      <w:r w:rsidR="004362B5">
        <w:t xml:space="preserve"> le </w:t>
      </w:r>
      <w:r>
        <w:t>système</w:t>
      </w:r>
      <w:r w:rsidR="004362B5">
        <w:t xml:space="preserve"> avec les modules</w:t>
      </w:r>
      <w:r w:rsidR="00B32113">
        <w:t xml:space="preserve"> RH existants (</w:t>
      </w:r>
      <w:del w:id="1051" w:author="Egide NDAYIZEYE" w:date="2026-06-17T16:54:00Z">
        <w:r w:rsidR="004362B5" w:rsidDel="005142F2">
          <w:delText>conges</w:delText>
        </w:r>
      </w:del>
      <w:ins w:id="1052" w:author="Egide NDAYIZEYE" w:date="2026-06-17T16:54:00Z">
        <w:r w:rsidR="005142F2">
          <w:t>congés</w:t>
        </w:r>
      </w:ins>
      <w:r w:rsidR="004362B5">
        <w:t>, planning)</w:t>
      </w:r>
      <w:ins w:id="1053" w:author="Egide NDAYIZEYE" w:date="2026-06-17T16:57:00Z">
        <w:r w:rsidR="005142F2">
          <w:t> ;</w:t>
        </w:r>
      </w:ins>
    </w:p>
    <w:p w14:paraId="787DCEA0" w14:textId="783E01BD" w:rsidR="007A00A4" w:rsidRDefault="004362B5">
      <w:pPr>
        <w:pStyle w:val="Paragraphedeliste"/>
        <w:numPr>
          <w:ilvl w:val="0"/>
          <w:numId w:val="3"/>
        </w:numPr>
        <w:spacing w:before="60" w:after="60"/>
        <w:jc w:val="both"/>
        <w:pPrChange w:id="1054" w:author="Ir Nicole" w:date="2026-06-19T12:38:00Z">
          <w:pPr>
            <w:pStyle w:val="Paragraphedeliste"/>
            <w:numPr>
              <w:numId w:val="3"/>
            </w:numPr>
            <w:spacing w:before="60" w:after="60"/>
            <w:ind w:left="720" w:hanging="360"/>
          </w:pPr>
        </w:pPrChange>
      </w:pPr>
      <w:r>
        <w:t xml:space="preserve">Garantir la </w:t>
      </w:r>
      <w:r w:rsidR="002E5EE8">
        <w:t>sécurité</w:t>
      </w:r>
      <w:r>
        <w:t xml:space="preserve"> et la </w:t>
      </w:r>
      <w:r w:rsidR="002E5EE8">
        <w:t>confidentialité</w:t>
      </w:r>
      <w:r>
        <w:t xml:space="preserve"> des </w:t>
      </w:r>
      <w:r w:rsidR="002E5EE8">
        <w:t>données</w:t>
      </w:r>
      <w:r>
        <w:t xml:space="preserve"> </w:t>
      </w:r>
      <w:r w:rsidR="002E5EE8">
        <w:t>biométriques</w:t>
      </w:r>
      <w:del w:id="1055" w:author="Ir Nicole" w:date="2026-06-18T13:39:00Z">
        <w:r w:rsidDel="00D05DF4">
          <w:delText xml:space="preserve"> </w:delText>
        </w:r>
      </w:del>
      <w:ins w:id="1056" w:author="Ir Nicole" w:date="2026-06-18T13:39:00Z">
        <w:r w:rsidR="00D05DF4">
          <w:t> ;</w:t>
        </w:r>
      </w:ins>
      <w:del w:id="1057" w:author="Ir Nicole" w:date="2026-06-18T13:39:00Z">
        <w:r w:rsidR="002E5EE8" w:rsidDel="00D05DF4">
          <w:delText>conformément</w:delText>
        </w:r>
        <w:r w:rsidDel="00D05DF4">
          <w:delText xml:space="preserve"> au </w:delText>
        </w:r>
        <w:commentRangeStart w:id="1058"/>
        <w:r w:rsidDel="00D05DF4">
          <w:delText>RGPD</w:delText>
        </w:r>
        <w:commentRangeEnd w:id="1058"/>
        <w:r w:rsidR="005142F2" w:rsidDel="00D05DF4">
          <w:rPr>
            <w:rStyle w:val="Marquedecommentaire"/>
          </w:rPr>
          <w:commentReference w:id="1058"/>
        </w:r>
      </w:del>
      <w:ins w:id="1059" w:author="Egide NDAYIZEYE" w:date="2026-06-17T16:57:00Z">
        <w:del w:id="1060" w:author="Ir Nicole" w:date="2026-06-18T13:39:00Z">
          <w:r w:rsidR="005142F2" w:rsidDel="00D05DF4">
            <w:delText> ;</w:delText>
          </w:r>
        </w:del>
      </w:ins>
    </w:p>
    <w:p w14:paraId="0D6CC05F" w14:textId="13C00E96" w:rsidR="007A00A4" w:rsidRDefault="002E5EE8">
      <w:pPr>
        <w:pStyle w:val="Paragraphedeliste"/>
        <w:numPr>
          <w:ilvl w:val="0"/>
          <w:numId w:val="3"/>
        </w:numPr>
        <w:spacing w:before="60" w:after="60"/>
        <w:jc w:val="both"/>
        <w:pPrChange w:id="1061" w:author="Ir Nicole" w:date="2026-06-19T12:38:00Z">
          <w:pPr>
            <w:pStyle w:val="Paragraphedeliste"/>
            <w:numPr>
              <w:numId w:val="3"/>
            </w:numPr>
            <w:spacing w:before="60" w:after="60"/>
            <w:ind w:left="720" w:hanging="360"/>
          </w:pPr>
        </w:pPrChange>
      </w:pPr>
      <w:r>
        <w:t>Réduire</w:t>
      </w:r>
      <w:r w:rsidR="004362B5">
        <w:t xml:space="preserve"> le temps de traitement administratif lie aux </w:t>
      </w:r>
      <w:r>
        <w:t>présences</w:t>
      </w:r>
      <w:r w:rsidR="004362B5">
        <w:t xml:space="preserve"> d'au moins 80%</w:t>
      </w:r>
      <w:ins w:id="1062" w:author="Egide NDAYIZEYE" w:date="2026-06-17T16:57:00Z">
        <w:r w:rsidR="005142F2">
          <w:t> ;</w:t>
        </w:r>
      </w:ins>
    </w:p>
    <w:p w14:paraId="201CB3E3" w14:textId="48FCB29F" w:rsidR="007A00A4" w:rsidRDefault="004362B5">
      <w:pPr>
        <w:pStyle w:val="Paragraphedeliste"/>
        <w:numPr>
          <w:ilvl w:val="0"/>
          <w:numId w:val="3"/>
        </w:numPr>
        <w:spacing w:before="60" w:after="60"/>
        <w:jc w:val="both"/>
        <w:pPrChange w:id="1063" w:author="Ir Nicole" w:date="2026-06-19T12:38:00Z">
          <w:pPr>
            <w:pStyle w:val="Paragraphedeliste"/>
            <w:numPr>
              <w:numId w:val="3"/>
            </w:numPr>
            <w:spacing w:before="60" w:after="60"/>
            <w:ind w:left="720" w:hanging="360"/>
          </w:pPr>
        </w:pPrChange>
      </w:pPr>
      <w:r>
        <w:t>Eliminer les fraudes au pointage</w:t>
      </w:r>
      <w:ins w:id="1064" w:author="Egide NDAYIZEYE" w:date="2026-06-17T16:57:00Z">
        <w:r w:rsidR="005142F2">
          <w:t>.</w:t>
        </w:r>
      </w:ins>
    </w:p>
    <w:p w14:paraId="082DC7DC" w14:textId="77777777" w:rsidR="007A00A4" w:rsidRDefault="004362B5">
      <w:pPr>
        <w:pStyle w:val="Titre2"/>
        <w:jc w:val="both"/>
        <w:pPrChange w:id="1065" w:author="Ir Nicole" w:date="2026-06-19T12:38:00Z">
          <w:pPr>
            <w:pStyle w:val="Titre2"/>
          </w:pPr>
        </w:pPrChange>
      </w:pPr>
      <w:bookmarkStart w:id="1066" w:name="_Toc232765081"/>
      <w:r>
        <w:t>3.3. Indicateurs de Performance</w:t>
      </w:r>
      <w:bookmarkEnd w:id="1066"/>
      <w:r>
        <w:t xml:space="preserve"> </w:t>
      </w:r>
    </w:p>
    <w:p w14:paraId="5F5905D5" w14:textId="77777777" w:rsidR="007A00A4" w:rsidRDefault="007A00A4">
      <w:pPr>
        <w:spacing w:before="80" w:after="80"/>
        <w:jc w:val="both"/>
        <w:pPrChange w:id="1067" w:author="Ir Nicole" w:date="2026-06-19T12:38:00Z">
          <w:pPr>
            <w:spacing w:before="80" w:after="80"/>
          </w:pPr>
        </w:pPrChange>
      </w:pPr>
    </w:p>
    <w:p w14:paraId="718D6DEE" w14:textId="78C86288" w:rsidR="00EE4AB6" w:rsidRDefault="00EE4AB6">
      <w:pPr>
        <w:pStyle w:val="Lgende"/>
        <w:keepNext/>
        <w:jc w:val="both"/>
        <w:rPr>
          <w:ins w:id="1068" w:author="Ir Nicole" w:date="2026-06-18T13:14:00Z"/>
        </w:rPr>
        <w:pPrChange w:id="1069" w:author="Ir Nicole" w:date="2026-06-19T12:38:00Z">
          <w:pPr/>
        </w:pPrChange>
      </w:pPr>
      <w:bookmarkStart w:id="1070" w:name="_Toc232681966"/>
      <w:ins w:id="1071" w:author="Ir Nicole" w:date="2026-06-18T13:14:00Z">
        <w:r>
          <w:t xml:space="preserve">Tableau </w:t>
        </w:r>
        <w:r>
          <w:fldChar w:fldCharType="begin"/>
        </w:r>
        <w:r>
          <w:instrText xml:space="preserve"> SEQ Tableau \* ARABIC </w:instrText>
        </w:r>
      </w:ins>
      <w:r>
        <w:fldChar w:fldCharType="separate"/>
      </w:r>
      <w:ins w:id="1072" w:author="Ir Nicole" w:date="2026-06-19T10:35:00Z">
        <w:r w:rsidR="00254426">
          <w:rPr>
            <w:noProof/>
          </w:rPr>
          <w:t>2</w:t>
        </w:r>
      </w:ins>
      <w:ins w:id="1073" w:author="Ir Nicole" w:date="2026-06-18T13:14:00Z">
        <w:r>
          <w:fldChar w:fldCharType="end"/>
        </w:r>
        <w:r>
          <w:t xml:space="preserve"> indicateur des performance</w:t>
        </w:r>
        <w:bookmarkEnd w:id="1070"/>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7A00A4" w14:paraId="2848AFEF" w14:textId="77777777">
        <w:tc>
          <w:tcPr>
            <w:tcW w:w="3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75419E15" w14:textId="77777777" w:rsidR="007A00A4" w:rsidRDefault="004362B5">
            <w:pPr>
              <w:jc w:val="both"/>
              <w:pPrChange w:id="1074" w:author="Ir Nicole" w:date="2026-06-19T12:38:00Z">
                <w:pPr/>
              </w:pPrChange>
            </w:pPr>
            <w:r>
              <w:rPr>
                <w:b/>
                <w:bCs/>
                <w:color w:val="FFFFFF"/>
                <w:sz w:val="20"/>
                <w:szCs w:val="20"/>
              </w:rPr>
              <w:t>Indicateur</w:t>
            </w:r>
          </w:p>
        </w:tc>
        <w:tc>
          <w:tcPr>
            <w:tcW w:w="276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715A866F" w14:textId="77777777" w:rsidR="007A00A4" w:rsidRDefault="004362B5">
            <w:pPr>
              <w:jc w:val="both"/>
              <w:pPrChange w:id="1075" w:author="Ir Nicole" w:date="2026-06-19T12:38:00Z">
                <w:pPr/>
              </w:pPrChange>
            </w:pPr>
            <w:r>
              <w:rPr>
                <w:b/>
                <w:bCs/>
                <w:color w:val="FFFFFF"/>
                <w:sz w:val="20"/>
                <w:szCs w:val="20"/>
              </w:rPr>
              <w:t>Valeur Cible</w:t>
            </w:r>
          </w:p>
        </w:tc>
        <w:tc>
          <w:tcPr>
            <w:tcW w:w="276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38E44570" w14:textId="77777777" w:rsidR="007A00A4" w:rsidRDefault="005F690F">
            <w:pPr>
              <w:jc w:val="both"/>
              <w:pPrChange w:id="1076" w:author="Ir Nicole" w:date="2026-06-19T12:38:00Z">
                <w:pPr/>
              </w:pPrChange>
            </w:pPr>
            <w:r>
              <w:rPr>
                <w:b/>
                <w:bCs/>
                <w:color w:val="FFFFFF"/>
                <w:sz w:val="20"/>
                <w:szCs w:val="20"/>
              </w:rPr>
              <w:t>Délai</w:t>
            </w:r>
          </w:p>
        </w:tc>
      </w:tr>
      <w:tr w:rsidR="007A00A4" w14:paraId="6221CF33"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9219ED" w14:textId="77777777" w:rsidR="007A00A4" w:rsidRDefault="004362B5">
            <w:pPr>
              <w:jc w:val="both"/>
              <w:pPrChange w:id="1077" w:author="Ir Nicole" w:date="2026-06-19T12:38:00Z">
                <w:pPr/>
              </w:pPrChange>
            </w:pPr>
            <w:r>
              <w:rPr>
                <w:color w:val="000000"/>
                <w:sz w:val="20"/>
                <w:szCs w:val="20"/>
              </w:rPr>
              <w:t xml:space="preserve">Taux de reconnaissance </w:t>
            </w:r>
            <w:r w:rsidR="002E5EE8">
              <w:rPr>
                <w:color w:val="000000"/>
                <w:sz w:val="20"/>
                <w:szCs w:val="20"/>
              </w:rPr>
              <w:t>réussi</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F9521F" w14:textId="77777777" w:rsidR="007A00A4" w:rsidRDefault="004362B5">
            <w:pPr>
              <w:jc w:val="both"/>
              <w:pPrChange w:id="1078" w:author="Ir Nicole" w:date="2026-06-19T12:38:00Z">
                <w:pPr/>
              </w:pPrChange>
            </w:pPr>
            <w:r>
              <w:rPr>
                <w:color w:val="000000"/>
                <w:sz w:val="20"/>
                <w:szCs w:val="20"/>
              </w:rPr>
              <w:t>&gt; 99,5%</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D02B82" w14:textId="77777777" w:rsidR="007A00A4" w:rsidRDefault="004362B5">
            <w:pPr>
              <w:jc w:val="both"/>
              <w:pPrChange w:id="1079" w:author="Ir Nicole" w:date="2026-06-19T12:38:00Z">
                <w:pPr/>
              </w:pPrChange>
            </w:pPr>
            <w:r>
              <w:rPr>
                <w:color w:val="000000"/>
                <w:sz w:val="20"/>
                <w:szCs w:val="20"/>
              </w:rPr>
              <w:t>A la mise en service</w:t>
            </w:r>
          </w:p>
        </w:tc>
      </w:tr>
      <w:tr w:rsidR="007A00A4" w14:paraId="4CC17E08"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6C17A" w14:textId="77777777" w:rsidR="007A00A4" w:rsidRDefault="004362B5">
            <w:pPr>
              <w:jc w:val="both"/>
              <w:pPrChange w:id="1080" w:author="Ir Nicole" w:date="2026-06-19T12:38:00Z">
                <w:pPr/>
              </w:pPrChange>
            </w:pPr>
            <w:r>
              <w:rPr>
                <w:color w:val="000000"/>
                <w:sz w:val="20"/>
                <w:szCs w:val="20"/>
              </w:rPr>
              <w:t>Temps d'identification</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093903" w14:textId="77777777" w:rsidR="007A00A4" w:rsidRDefault="004362B5">
            <w:pPr>
              <w:jc w:val="both"/>
              <w:pPrChange w:id="1081" w:author="Ir Nicole" w:date="2026-06-19T12:38:00Z">
                <w:pPr/>
              </w:pPrChange>
            </w:pPr>
            <w:r>
              <w:rPr>
                <w:color w:val="000000"/>
                <w:sz w:val="20"/>
                <w:szCs w:val="20"/>
              </w:rPr>
              <w:t>&lt; 2 secondes</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D242B" w14:textId="77777777" w:rsidR="007A00A4" w:rsidRDefault="004362B5">
            <w:pPr>
              <w:jc w:val="both"/>
              <w:pPrChange w:id="1082" w:author="Ir Nicole" w:date="2026-06-19T12:38:00Z">
                <w:pPr/>
              </w:pPrChange>
            </w:pPr>
            <w:r>
              <w:rPr>
                <w:color w:val="000000"/>
                <w:sz w:val="20"/>
                <w:szCs w:val="20"/>
              </w:rPr>
              <w:t>A la mise en service</w:t>
            </w:r>
          </w:p>
        </w:tc>
      </w:tr>
      <w:tr w:rsidR="007A00A4" w14:paraId="61B2F695"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0CCEC6" w14:textId="77777777" w:rsidR="007A00A4" w:rsidRDefault="002E5EE8">
            <w:pPr>
              <w:jc w:val="both"/>
              <w:pPrChange w:id="1083" w:author="Ir Nicole" w:date="2026-06-19T12:38:00Z">
                <w:pPr/>
              </w:pPrChange>
            </w:pPr>
            <w:r>
              <w:rPr>
                <w:color w:val="000000"/>
                <w:sz w:val="20"/>
                <w:szCs w:val="20"/>
              </w:rPr>
              <w:t>Réduction</w:t>
            </w:r>
            <w:r w:rsidR="004362B5">
              <w:rPr>
                <w:color w:val="000000"/>
                <w:sz w:val="20"/>
                <w:szCs w:val="20"/>
              </w:rPr>
              <w:t xml:space="preserve"> fraudes</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6561EA" w14:textId="77777777" w:rsidR="007A00A4" w:rsidRDefault="004362B5">
            <w:pPr>
              <w:jc w:val="both"/>
              <w:pPrChange w:id="1084" w:author="Ir Nicole" w:date="2026-06-19T12:38:00Z">
                <w:pPr/>
              </w:pPrChange>
            </w:pPr>
            <w:r>
              <w:rPr>
                <w:color w:val="000000"/>
                <w:sz w:val="20"/>
                <w:szCs w:val="20"/>
              </w:rPr>
              <w:t>100%</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6A1BA2" w14:textId="77777777" w:rsidR="007A00A4" w:rsidRDefault="00066E20">
            <w:pPr>
              <w:jc w:val="both"/>
              <w:pPrChange w:id="1085" w:author="Ir Nicole" w:date="2026-06-19T12:38:00Z">
                <w:pPr/>
              </w:pPrChange>
            </w:pPr>
            <w:r>
              <w:rPr>
                <w:color w:val="000000"/>
                <w:sz w:val="20"/>
                <w:szCs w:val="20"/>
              </w:rPr>
              <w:t>1 mois après</w:t>
            </w:r>
          </w:p>
        </w:tc>
      </w:tr>
      <w:tr w:rsidR="007A00A4" w14:paraId="2A479B27"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A9F14" w14:textId="77777777" w:rsidR="007A00A4" w:rsidRDefault="004362B5">
            <w:pPr>
              <w:jc w:val="both"/>
              <w:pPrChange w:id="1086" w:author="Ir Nicole" w:date="2026-06-19T12:38:00Z">
                <w:pPr/>
              </w:pPrChange>
            </w:pPr>
            <w:r>
              <w:rPr>
                <w:color w:val="000000"/>
                <w:sz w:val="20"/>
                <w:szCs w:val="20"/>
              </w:rPr>
              <w:t>Gain temps administratif</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579CA" w14:textId="77777777" w:rsidR="007A00A4" w:rsidRDefault="004362B5">
            <w:pPr>
              <w:jc w:val="both"/>
              <w:pPrChange w:id="1087" w:author="Ir Nicole" w:date="2026-06-19T12:38:00Z">
                <w:pPr/>
              </w:pPrChange>
            </w:pPr>
            <w:r>
              <w:rPr>
                <w:color w:val="000000"/>
                <w:sz w:val="20"/>
                <w:szCs w:val="20"/>
              </w:rPr>
              <w:t>&gt; 80%</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E04B7" w14:textId="77777777" w:rsidR="007A00A4" w:rsidRDefault="00066E20">
            <w:pPr>
              <w:jc w:val="both"/>
              <w:pPrChange w:id="1088" w:author="Ir Nicole" w:date="2026-06-19T12:38:00Z">
                <w:pPr/>
              </w:pPrChange>
            </w:pPr>
            <w:r>
              <w:rPr>
                <w:color w:val="000000"/>
                <w:sz w:val="20"/>
                <w:szCs w:val="20"/>
              </w:rPr>
              <w:t>3 mois après</w:t>
            </w:r>
          </w:p>
        </w:tc>
      </w:tr>
      <w:tr w:rsidR="007A00A4" w14:paraId="5EBC7024"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17E343" w14:textId="77777777" w:rsidR="007A00A4" w:rsidRDefault="002E5EE8">
            <w:pPr>
              <w:jc w:val="both"/>
              <w:pPrChange w:id="1089" w:author="Ir Nicole" w:date="2026-06-19T12:38:00Z">
                <w:pPr/>
              </w:pPrChange>
            </w:pPr>
            <w:r>
              <w:rPr>
                <w:color w:val="000000"/>
                <w:sz w:val="20"/>
                <w:szCs w:val="20"/>
              </w:rPr>
              <w:t>Disponibilité</w:t>
            </w:r>
            <w:r w:rsidR="004362B5">
              <w:rPr>
                <w:color w:val="000000"/>
                <w:sz w:val="20"/>
                <w:szCs w:val="20"/>
              </w:rPr>
              <w:t xml:space="preserve"> </w:t>
            </w:r>
            <w:r>
              <w:rPr>
                <w:color w:val="000000"/>
                <w:sz w:val="20"/>
                <w:szCs w:val="20"/>
              </w:rPr>
              <w:t>système</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764EBD" w14:textId="77777777" w:rsidR="007A00A4" w:rsidRDefault="004362B5">
            <w:pPr>
              <w:jc w:val="both"/>
              <w:pPrChange w:id="1090" w:author="Ir Nicole" w:date="2026-06-19T12:38:00Z">
                <w:pPr/>
              </w:pPrChange>
            </w:pPr>
            <w:r>
              <w:rPr>
                <w:color w:val="000000"/>
                <w:sz w:val="20"/>
                <w:szCs w:val="20"/>
              </w:rPr>
              <w:t>&gt; 99%</w:t>
            </w:r>
          </w:p>
        </w:tc>
        <w:tc>
          <w:tcPr>
            <w:tcW w:w="276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B79ADA" w14:textId="77777777" w:rsidR="007A00A4" w:rsidRDefault="004362B5">
            <w:pPr>
              <w:jc w:val="both"/>
              <w:pPrChange w:id="1091" w:author="Ir Nicole" w:date="2026-06-19T12:38:00Z">
                <w:pPr/>
              </w:pPrChange>
            </w:pPr>
            <w:r>
              <w:rPr>
                <w:color w:val="000000"/>
                <w:sz w:val="20"/>
                <w:szCs w:val="20"/>
              </w:rPr>
              <w:t>En continu</w:t>
            </w:r>
          </w:p>
        </w:tc>
      </w:tr>
      <w:tr w:rsidR="007A00A4" w14:paraId="27EB95F8"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6F1D6" w14:textId="77777777" w:rsidR="007A00A4" w:rsidRDefault="004362B5">
            <w:pPr>
              <w:jc w:val="both"/>
              <w:pPrChange w:id="1092" w:author="Ir Nicole" w:date="2026-06-19T12:38:00Z">
                <w:pPr/>
              </w:pPrChange>
            </w:pPr>
            <w:r>
              <w:rPr>
                <w:color w:val="000000"/>
                <w:sz w:val="20"/>
                <w:szCs w:val="20"/>
              </w:rPr>
              <w:t>Satisfaction utilisateurs</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89A00" w14:textId="77777777" w:rsidR="007A00A4" w:rsidRDefault="004362B5">
            <w:pPr>
              <w:jc w:val="both"/>
              <w:pPrChange w:id="1093" w:author="Ir Nicole" w:date="2026-06-19T12:38:00Z">
                <w:pPr/>
              </w:pPrChange>
            </w:pPr>
            <w:r>
              <w:rPr>
                <w:color w:val="000000"/>
                <w:sz w:val="20"/>
                <w:szCs w:val="20"/>
              </w:rPr>
              <w:t>&gt; 85%</w:t>
            </w:r>
          </w:p>
        </w:tc>
        <w:tc>
          <w:tcPr>
            <w:tcW w:w="27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8C432" w14:textId="77777777" w:rsidR="007A00A4" w:rsidRDefault="00066E20">
            <w:pPr>
              <w:jc w:val="both"/>
              <w:pPrChange w:id="1094" w:author="Ir Nicole" w:date="2026-06-19T12:38:00Z">
                <w:pPr/>
              </w:pPrChange>
            </w:pPr>
            <w:r>
              <w:rPr>
                <w:color w:val="000000"/>
                <w:sz w:val="20"/>
                <w:szCs w:val="20"/>
              </w:rPr>
              <w:t>6 mois après</w:t>
            </w:r>
          </w:p>
        </w:tc>
      </w:tr>
    </w:tbl>
    <w:p w14:paraId="13E522D6" w14:textId="77777777" w:rsidR="007A00A4" w:rsidRDefault="004362B5">
      <w:pPr>
        <w:jc w:val="both"/>
        <w:pPrChange w:id="1095" w:author="Ir Nicole" w:date="2026-06-19T12:38:00Z">
          <w:pPr/>
        </w:pPrChange>
      </w:pPr>
      <w:r>
        <w:br w:type="page"/>
      </w:r>
    </w:p>
    <w:p w14:paraId="58763A1E" w14:textId="77777777" w:rsidR="007A00A4" w:rsidRDefault="004362B5">
      <w:pPr>
        <w:pStyle w:val="Titre1"/>
        <w:pBdr>
          <w:bottom w:val="single" w:sz="8" w:space="4" w:color="2E6DB4"/>
        </w:pBdr>
        <w:jc w:val="both"/>
        <w:pPrChange w:id="1096" w:author="Ir Nicole" w:date="2026-06-19T12:38:00Z">
          <w:pPr>
            <w:pStyle w:val="Titre1"/>
            <w:pBdr>
              <w:bottom w:val="single" w:sz="8" w:space="4" w:color="2E6DB4"/>
            </w:pBdr>
          </w:pPr>
        </w:pPrChange>
      </w:pPr>
      <w:bookmarkStart w:id="1097" w:name="_Toc232765082"/>
      <w:r>
        <w:lastRenderedPageBreak/>
        <w:t>4. DESCRIPTION TECHNIQUE DU SYSTEME</w:t>
      </w:r>
      <w:bookmarkEnd w:id="1097"/>
    </w:p>
    <w:p w14:paraId="4AA06A96" w14:textId="77777777" w:rsidR="007A00A4" w:rsidRDefault="004362B5">
      <w:pPr>
        <w:pStyle w:val="Titre2"/>
        <w:jc w:val="both"/>
        <w:pPrChange w:id="1098" w:author="Ir Nicole" w:date="2026-06-19T12:38:00Z">
          <w:pPr>
            <w:pStyle w:val="Titre2"/>
          </w:pPr>
        </w:pPrChange>
      </w:pPr>
      <w:bookmarkStart w:id="1099" w:name="_Toc232765083"/>
      <w:r>
        <w:t xml:space="preserve">4.1. Architecture Globale du </w:t>
      </w:r>
      <w:r w:rsidR="002E5EE8">
        <w:t>Système</w:t>
      </w:r>
      <w:bookmarkEnd w:id="1099"/>
    </w:p>
    <w:p w14:paraId="0314D2A8" w14:textId="77777777" w:rsidR="00D80548" w:rsidRDefault="004362B5">
      <w:pPr>
        <w:pStyle w:val="NormalWeb"/>
        <w:jc w:val="both"/>
        <w:rPr>
          <w:ins w:id="1100" w:author="Ir Nicole" w:date="2026-06-18T15:10:00Z"/>
          <w:b/>
          <w:bCs/>
          <w:lang w:val="fr-FR"/>
        </w:rPr>
        <w:pPrChange w:id="1101" w:author="Ir Nicole" w:date="2026-06-19T12:38:00Z">
          <w:pPr>
            <w:pStyle w:val="NormalWeb"/>
          </w:pPr>
        </w:pPrChange>
      </w:pPr>
      <w:commentRangeStart w:id="1102"/>
      <w:r w:rsidRPr="00520893">
        <w:rPr>
          <w:lang w:val="fr-FR"/>
          <w:rPrChange w:id="1103" w:author="Ir Nicole" w:date="2026-06-19T07:59:00Z">
            <w:rPr/>
          </w:rPrChange>
        </w:rPr>
        <w:t xml:space="preserve">Le </w:t>
      </w:r>
      <w:r w:rsidR="002E5EE8" w:rsidRPr="00520893">
        <w:rPr>
          <w:lang w:val="fr-FR"/>
          <w:rPrChange w:id="1104" w:author="Ir Nicole" w:date="2026-06-19T07:59:00Z">
            <w:rPr/>
          </w:rPrChange>
        </w:rPr>
        <w:t>système</w:t>
      </w:r>
      <w:r w:rsidRPr="00520893">
        <w:rPr>
          <w:lang w:val="fr-FR"/>
          <w:rPrChange w:id="1105" w:author="Ir Nicole" w:date="2026-06-19T07:59:00Z">
            <w:rPr/>
          </w:rPrChange>
        </w:rPr>
        <w:t xml:space="preserve"> s'articule autour d'une architecture en trois niveaux : la couche </w:t>
      </w:r>
      <w:r w:rsidR="002E5EE8" w:rsidRPr="00520893">
        <w:rPr>
          <w:lang w:val="fr-FR"/>
          <w:rPrChange w:id="1106" w:author="Ir Nicole" w:date="2026-06-19T07:59:00Z">
            <w:rPr/>
          </w:rPrChange>
        </w:rPr>
        <w:t>périphérique</w:t>
      </w:r>
      <w:r w:rsidRPr="00520893">
        <w:rPr>
          <w:lang w:val="fr-FR"/>
          <w:rPrChange w:id="1107" w:author="Ir Nicole" w:date="2026-06-19T07:59:00Z">
            <w:rPr/>
          </w:rPrChange>
        </w:rPr>
        <w:t xml:space="preserve"> (terminaux </w:t>
      </w:r>
      <w:r w:rsidR="002E5EE8" w:rsidRPr="00520893">
        <w:rPr>
          <w:lang w:val="fr-FR"/>
          <w:rPrChange w:id="1108" w:author="Ir Nicole" w:date="2026-06-19T07:59:00Z">
            <w:rPr/>
          </w:rPrChange>
        </w:rPr>
        <w:t>biométriques</w:t>
      </w:r>
      <w:r w:rsidRPr="00520893">
        <w:rPr>
          <w:lang w:val="fr-FR"/>
          <w:rPrChange w:id="1109" w:author="Ir Nicole" w:date="2026-06-19T07:59:00Z">
            <w:rPr/>
          </w:rPrChange>
        </w:rPr>
        <w:t xml:space="preserve">), la couche de traitement (serveur central </w:t>
      </w:r>
      <w:proofErr w:type="spellStart"/>
      <w:r w:rsidRPr="00520893">
        <w:rPr>
          <w:lang w:val="fr-FR"/>
          <w:rPrChange w:id="1110" w:author="Ir Nicole" w:date="2026-06-19T07:59:00Z">
            <w:rPr/>
          </w:rPrChange>
        </w:rPr>
        <w:t>Raspberry</w:t>
      </w:r>
      <w:proofErr w:type="spellEnd"/>
      <w:r w:rsidRPr="00520893">
        <w:rPr>
          <w:lang w:val="fr-FR"/>
          <w:rPrChange w:id="1111" w:author="Ir Nicole" w:date="2026-06-19T07:59:00Z">
            <w:rPr/>
          </w:rPrChange>
        </w:rPr>
        <w:t xml:space="preserve"> Pi), et la couche applicative (interface web</w:t>
      </w:r>
      <w:ins w:id="1112" w:author="Egide NDAYIZEYE" w:date="2026-06-17T17:32:00Z">
        <w:r w:rsidR="00F77480" w:rsidRPr="00520893">
          <w:rPr>
            <w:lang w:val="fr-FR"/>
            <w:rPrChange w:id="1113" w:author="Ir Nicole" w:date="2026-06-19T07:59:00Z">
              <w:rPr/>
            </w:rPrChange>
          </w:rPr>
          <w:t>, back-end</w:t>
        </w:r>
      </w:ins>
      <w:del w:id="1114" w:author="Egide NDAYIZEYE" w:date="2026-06-17T17:32:00Z">
        <w:r w:rsidRPr="00520893" w:rsidDel="00F77480">
          <w:rPr>
            <w:lang w:val="fr-FR"/>
            <w:rPrChange w:id="1115" w:author="Ir Nicole" w:date="2026-06-19T07:59:00Z">
              <w:rPr/>
            </w:rPrChange>
          </w:rPr>
          <w:delText xml:space="preserve"> et </w:delText>
        </w:r>
        <w:r w:rsidR="002E5EE8" w:rsidRPr="00520893" w:rsidDel="00F77480">
          <w:rPr>
            <w:lang w:val="fr-FR"/>
            <w:rPrChange w:id="1116" w:author="Ir Nicole" w:date="2026-06-19T07:59:00Z">
              <w:rPr/>
            </w:rPrChange>
          </w:rPr>
          <w:delText>intégrations</w:delText>
        </w:r>
        <w:r w:rsidRPr="00520893" w:rsidDel="00F77480">
          <w:rPr>
            <w:lang w:val="fr-FR"/>
            <w:rPrChange w:id="1117" w:author="Ir Nicole" w:date="2026-06-19T07:59:00Z">
              <w:rPr/>
            </w:rPrChange>
          </w:rPr>
          <w:delText xml:space="preserve"> RH</w:delText>
        </w:r>
      </w:del>
      <w:r w:rsidRPr="00520893">
        <w:rPr>
          <w:lang w:val="fr-FR"/>
          <w:rPrChange w:id="1118" w:author="Ir Nicole" w:date="2026-06-19T07:59:00Z">
            <w:rPr/>
          </w:rPrChange>
        </w:rPr>
        <w:t>).</w:t>
      </w:r>
      <w:ins w:id="1119" w:author="Ir Nicole" w:date="2026-06-18T15:04:00Z">
        <w:r w:rsidR="00D80548" w:rsidRPr="00520893">
          <w:rPr>
            <w:lang w:val="fr-FR"/>
            <w:rPrChange w:id="1120" w:author="Ir Nicole" w:date="2026-06-19T07:59:00Z">
              <w:rPr/>
            </w:rPrChange>
          </w:rPr>
          <w:t xml:space="preserve"> </w:t>
        </w:r>
        <w:r w:rsidR="00D80548" w:rsidRPr="00D80548">
          <w:rPr>
            <w:lang w:val="fr-FR"/>
            <w:rPrChange w:id="1121" w:author="Ir Nicole" w:date="2026-06-18T15:10:00Z">
              <w:rPr/>
            </w:rPrChange>
          </w:rPr>
          <w:t>Cependant, une distinction doit être faite entre la phase de test/pilote et le déploiement final à grande échelle.</w:t>
        </w:r>
      </w:ins>
      <w:ins w:id="1122" w:author="Ir Nicole" w:date="2026-06-18T15:10:00Z">
        <w:r w:rsidR="00D80548" w:rsidRPr="00D80548">
          <w:rPr>
            <w:b/>
            <w:bCs/>
            <w:lang w:val="fr-FR"/>
            <w:rPrChange w:id="1123" w:author="Ir Nicole" w:date="2026-06-18T15:10:00Z">
              <w:rPr>
                <w:b/>
                <w:bCs/>
              </w:rPr>
            </w:rPrChange>
          </w:rPr>
          <w:t xml:space="preserve"> </w:t>
        </w:r>
      </w:ins>
    </w:p>
    <w:p w14:paraId="0E9E21B9" w14:textId="64C20A5F" w:rsidR="00D80548" w:rsidRPr="00D80548" w:rsidRDefault="00D80548">
      <w:pPr>
        <w:pStyle w:val="NormalWeb"/>
        <w:jc w:val="both"/>
        <w:rPr>
          <w:ins w:id="1124" w:author="Ir Nicole" w:date="2026-06-18T15:10:00Z"/>
          <w:lang w:val="fr-FR"/>
          <w:rPrChange w:id="1125" w:author="Ir Nicole" w:date="2026-06-18T15:10:00Z">
            <w:rPr>
              <w:ins w:id="1126" w:author="Ir Nicole" w:date="2026-06-18T15:10:00Z"/>
            </w:rPr>
          </w:rPrChange>
        </w:rPr>
        <w:pPrChange w:id="1127" w:author="Ir Nicole" w:date="2026-06-19T12:38:00Z">
          <w:pPr>
            <w:pStyle w:val="NormalWeb"/>
          </w:pPr>
        </w:pPrChange>
      </w:pPr>
      <w:ins w:id="1128" w:author="Ir Nicole" w:date="2026-06-18T15:10:00Z">
        <w:r w:rsidRPr="00D80548">
          <w:rPr>
            <w:lang w:val="fr-FR"/>
            <w:rPrChange w:id="1129" w:author="Ir Nicole" w:date="2026-06-18T15:10:00Z">
              <w:rPr/>
            </w:rPrChange>
          </w:rPr>
          <w:t xml:space="preserve">Sur le plan strictement matériel, un unique </w:t>
        </w:r>
        <w:proofErr w:type="spellStart"/>
        <w:r w:rsidRPr="00D80548">
          <w:rPr>
            <w:lang w:val="fr-FR"/>
            <w:rPrChange w:id="1130" w:author="Ir Nicole" w:date="2026-06-18T15:10:00Z">
              <w:rPr/>
            </w:rPrChange>
          </w:rPr>
          <w:t>Raspberry</w:t>
        </w:r>
        <w:proofErr w:type="spellEnd"/>
        <w:r w:rsidRPr="00D80548">
          <w:rPr>
            <w:lang w:val="fr-FR"/>
            <w:rPrChange w:id="1131" w:author="Ir Nicole" w:date="2026-06-18T15:10:00Z">
              <w:rPr/>
            </w:rPrChange>
          </w:rPr>
          <w:t xml:space="preserve"> Pi 5 équipé de 8 Go de RAM possède une puissance de calcul largement suffisante pour assumer simultanément le rôle de terminal périphérique (acquisition biométrique) et de serveur de traitement (gestion de la base de données locale).</w:t>
        </w:r>
      </w:ins>
    </w:p>
    <w:p w14:paraId="638063B0" w14:textId="275C31C9" w:rsidR="00D80548" w:rsidRPr="00D80548" w:rsidRDefault="00D80548">
      <w:pPr>
        <w:spacing w:before="100" w:beforeAutospacing="1" w:after="100" w:afterAutospacing="1"/>
        <w:jc w:val="both"/>
        <w:rPr>
          <w:ins w:id="1132" w:author="Ir Nicole" w:date="2026-06-18T15:10:00Z"/>
          <w:rFonts w:ascii="Times New Roman" w:eastAsia="Times New Roman" w:hAnsi="Times New Roman" w:cs="Times New Roman"/>
          <w:sz w:val="24"/>
          <w:szCs w:val="24"/>
          <w:lang w:eastAsia="en-US"/>
          <w:rPrChange w:id="1133" w:author="Ir Nicole" w:date="2026-06-18T15:10:00Z">
            <w:rPr>
              <w:ins w:id="1134" w:author="Ir Nicole" w:date="2026-06-18T15:10:00Z"/>
              <w:rFonts w:ascii="Times New Roman" w:eastAsia="Times New Roman" w:hAnsi="Times New Roman" w:cs="Times New Roman"/>
              <w:sz w:val="24"/>
              <w:szCs w:val="24"/>
              <w:lang w:val="en-US" w:eastAsia="en-US"/>
            </w:rPr>
          </w:rPrChange>
        </w:rPr>
        <w:pPrChange w:id="1135" w:author="Ir Nicole" w:date="2026-06-19T12:38:00Z">
          <w:pPr>
            <w:spacing w:before="100" w:beforeAutospacing="1" w:after="100" w:afterAutospacing="1"/>
          </w:pPr>
        </w:pPrChange>
      </w:pPr>
      <w:ins w:id="1136" w:author="Ir Nicole" w:date="2026-06-18T15:10:00Z">
        <w:r w:rsidRPr="00D80548">
          <w:rPr>
            <w:rFonts w:ascii="Times New Roman" w:eastAsia="Times New Roman" w:hAnsi="Times New Roman" w:cs="Times New Roman"/>
            <w:sz w:val="24"/>
            <w:szCs w:val="24"/>
            <w:lang w:eastAsia="en-US"/>
            <w:rPrChange w:id="1137" w:author="Ir Nicole" w:date="2026-06-18T15:10:00Z">
              <w:rPr>
                <w:rFonts w:ascii="Times New Roman" w:eastAsia="Times New Roman" w:hAnsi="Times New Roman" w:cs="Times New Roman"/>
                <w:sz w:val="24"/>
                <w:szCs w:val="24"/>
                <w:lang w:val="en-US" w:eastAsia="en-US"/>
              </w:rPr>
            </w:rPrChange>
          </w:rPr>
          <w:t>Grâce à son processeur quadruple cœur cadencé à 2,4 GHz, l'extraction des gabari</w:t>
        </w:r>
        <w:r>
          <w:rPr>
            <w:rFonts w:ascii="Times New Roman" w:eastAsia="Times New Roman" w:hAnsi="Times New Roman" w:cs="Times New Roman"/>
            <w:sz w:val="24"/>
            <w:szCs w:val="24"/>
            <w:lang w:eastAsia="en-US"/>
          </w:rPr>
          <w:t xml:space="preserve">ts </w:t>
        </w:r>
      </w:ins>
      <w:ins w:id="1138" w:author="Ir Nicole" w:date="2026-06-19T12:42:00Z">
        <w:r w:rsidR="007D4B2B">
          <w:rPr>
            <w:rFonts w:ascii="Times New Roman" w:eastAsia="Times New Roman" w:hAnsi="Times New Roman" w:cs="Times New Roman"/>
            <w:sz w:val="24"/>
            <w:szCs w:val="24"/>
            <w:lang w:eastAsia="en-US"/>
          </w:rPr>
          <w:t xml:space="preserve">faciaux </w:t>
        </w:r>
        <w:r w:rsidR="007D4B2B" w:rsidRPr="0077156E">
          <w:rPr>
            <w:rFonts w:ascii="Times New Roman" w:eastAsia="Times New Roman" w:hAnsi="Times New Roman" w:cs="Times New Roman"/>
            <w:sz w:val="24"/>
            <w:szCs w:val="24"/>
            <w:lang w:eastAsia="en-US"/>
          </w:rPr>
          <w:t>et</w:t>
        </w:r>
      </w:ins>
      <w:ins w:id="1139" w:author="Ir Nicole" w:date="2026-06-18T15:10:00Z">
        <w:r w:rsidRPr="00D80548">
          <w:rPr>
            <w:rFonts w:ascii="Times New Roman" w:eastAsia="Times New Roman" w:hAnsi="Times New Roman" w:cs="Times New Roman"/>
            <w:sz w:val="24"/>
            <w:szCs w:val="24"/>
            <w:lang w:eastAsia="en-US"/>
            <w:rPrChange w:id="1140" w:author="Ir Nicole" w:date="2026-06-18T15:10:00Z">
              <w:rPr>
                <w:rFonts w:ascii="Times New Roman" w:eastAsia="Times New Roman" w:hAnsi="Times New Roman" w:cs="Times New Roman"/>
                <w:sz w:val="24"/>
                <w:szCs w:val="24"/>
                <w:lang w:val="en-US" w:eastAsia="en-US"/>
              </w:rPr>
            </w:rPrChange>
          </w:rPr>
          <w:t xml:space="preserve"> d'empreintes digitales s'exécute en quelques centaines de millisecondes, laissant d'importantes ressources disponibles. Pour la phase de </w:t>
        </w:r>
        <w:r w:rsidRPr="00D80548">
          <w:rPr>
            <w:rFonts w:ascii="Times New Roman" w:eastAsia="Times New Roman" w:hAnsi="Times New Roman" w:cs="Times New Roman"/>
            <w:b/>
            <w:bCs/>
            <w:sz w:val="24"/>
            <w:szCs w:val="24"/>
            <w:lang w:eastAsia="en-US"/>
            <w:rPrChange w:id="1141" w:author="Ir Nicole" w:date="2026-06-18T15:10:00Z">
              <w:rPr>
                <w:rFonts w:ascii="Times New Roman" w:eastAsia="Times New Roman" w:hAnsi="Times New Roman" w:cs="Times New Roman"/>
                <w:b/>
                <w:bCs/>
                <w:sz w:val="24"/>
                <w:szCs w:val="24"/>
                <w:lang w:val="en-US" w:eastAsia="en-US"/>
              </w:rPr>
            </w:rPrChange>
          </w:rPr>
          <w:t>prototype et de test sur une agence unique</w:t>
        </w:r>
        <w:r w:rsidRPr="00D80548">
          <w:rPr>
            <w:rFonts w:ascii="Times New Roman" w:eastAsia="Times New Roman" w:hAnsi="Times New Roman" w:cs="Times New Roman"/>
            <w:sz w:val="24"/>
            <w:szCs w:val="24"/>
            <w:lang w:eastAsia="en-US"/>
            <w:rPrChange w:id="1142" w:author="Ir Nicole" w:date="2026-06-18T15:10:00Z">
              <w:rPr>
                <w:rFonts w:ascii="Times New Roman" w:eastAsia="Times New Roman" w:hAnsi="Times New Roman" w:cs="Times New Roman"/>
                <w:sz w:val="24"/>
                <w:szCs w:val="24"/>
                <w:lang w:val="en-US" w:eastAsia="en-US"/>
              </w:rPr>
            </w:rPrChange>
          </w:rPr>
          <w:t xml:space="preserve">, nous nous contenterons donc de faire exécuter ces deux fonctions par une seule et unique carte </w:t>
        </w:r>
        <w:proofErr w:type="spellStart"/>
        <w:r w:rsidRPr="00D80548">
          <w:rPr>
            <w:rFonts w:ascii="Times New Roman" w:eastAsia="Times New Roman" w:hAnsi="Times New Roman" w:cs="Times New Roman"/>
            <w:sz w:val="24"/>
            <w:szCs w:val="24"/>
            <w:lang w:eastAsia="en-US"/>
            <w:rPrChange w:id="1143" w:author="Ir Nicole" w:date="2026-06-18T15:10:00Z">
              <w:rPr>
                <w:rFonts w:ascii="Times New Roman" w:eastAsia="Times New Roman" w:hAnsi="Times New Roman" w:cs="Times New Roman"/>
                <w:sz w:val="24"/>
                <w:szCs w:val="24"/>
                <w:lang w:val="en-US" w:eastAsia="en-US"/>
              </w:rPr>
            </w:rPrChange>
          </w:rPr>
          <w:t>Raspberry</w:t>
        </w:r>
        <w:proofErr w:type="spellEnd"/>
        <w:r w:rsidRPr="00D80548">
          <w:rPr>
            <w:rFonts w:ascii="Times New Roman" w:eastAsia="Times New Roman" w:hAnsi="Times New Roman" w:cs="Times New Roman"/>
            <w:sz w:val="24"/>
            <w:szCs w:val="24"/>
            <w:lang w:eastAsia="en-US"/>
            <w:rPrChange w:id="1144" w:author="Ir Nicole" w:date="2026-06-18T15:10:00Z">
              <w:rPr>
                <w:rFonts w:ascii="Times New Roman" w:eastAsia="Times New Roman" w:hAnsi="Times New Roman" w:cs="Times New Roman"/>
                <w:sz w:val="24"/>
                <w:szCs w:val="24"/>
                <w:lang w:val="en-US" w:eastAsia="en-US"/>
              </w:rPr>
            </w:rPrChange>
          </w:rPr>
          <w:t xml:space="preserve"> Pi 5, optimisant ainsi les coûts de développement initial.</w:t>
        </w:r>
      </w:ins>
    </w:p>
    <w:p w14:paraId="123DA307" w14:textId="77777777" w:rsidR="00D80548" w:rsidRPr="00D80548" w:rsidRDefault="00D80548">
      <w:pPr>
        <w:spacing w:before="100" w:beforeAutospacing="1" w:after="100" w:afterAutospacing="1"/>
        <w:jc w:val="both"/>
        <w:rPr>
          <w:ins w:id="1145" w:author="Ir Nicole" w:date="2026-06-18T15:10:00Z"/>
          <w:rFonts w:ascii="Times New Roman" w:eastAsia="Times New Roman" w:hAnsi="Times New Roman" w:cs="Times New Roman"/>
          <w:sz w:val="24"/>
          <w:szCs w:val="24"/>
          <w:lang w:eastAsia="en-US"/>
          <w:rPrChange w:id="1146" w:author="Ir Nicole" w:date="2026-06-18T15:10:00Z">
            <w:rPr>
              <w:ins w:id="1147" w:author="Ir Nicole" w:date="2026-06-18T15:10:00Z"/>
              <w:rFonts w:ascii="Times New Roman" w:eastAsia="Times New Roman" w:hAnsi="Times New Roman" w:cs="Times New Roman"/>
              <w:sz w:val="24"/>
              <w:szCs w:val="24"/>
              <w:lang w:val="en-US" w:eastAsia="en-US"/>
            </w:rPr>
          </w:rPrChange>
        </w:rPr>
        <w:pPrChange w:id="1148" w:author="Ir Nicole" w:date="2026-06-19T12:38:00Z">
          <w:pPr>
            <w:spacing w:before="100" w:beforeAutospacing="1" w:after="100" w:afterAutospacing="1"/>
          </w:pPr>
        </w:pPrChange>
      </w:pPr>
      <w:ins w:id="1149" w:author="Ir Nicole" w:date="2026-06-18T15:10:00Z">
        <w:r w:rsidRPr="00D80548">
          <w:rPr>
            <w:rFonts w:ascii="Times New Roman" w:eastAsia="Times New Roman" w:hAnsi="Times New Roman" w:cs="Times New Roman"/>
            <w:sz w:val="24"/>
            <w:szCs w:val="24"/>
            <w:lang w:eastAsia="en-US"/>
            <w:rPrChange w:id="1150" w:author="Ir Nicole" w:date="2026-06-18T15:10:00Z">
              <w:rPr>
                <w:rFonts w:ascii="Times New Roman" w:eastAsia="Times New Roman" w:hAnsi="Times New Roman" w:cs="Times New Roman"/>
                <w:sz w:val="24"/>
                <w:szCs w:val="24"/>
                <w:lang w:val="en-US" w:eastAsia="en-US"/>
              </w:rPr>
            </w:rPrChange>
          </w:rPr>
          <w:t>Bien qu'une seule machine puisse techniquement tout gérer, notre vision cible pour la BIDF maintient deux rôles distincts sur des matériels séparés pour répondre à des impératifs majeurs :</w:t>
        </w:r>
      </w:ins>
    </w:p>
    <w:p w14:paraId="61A3F3CC" w14:textId="77777777" w:rsidR="00D80548" w:rsidRPr="00D80548" w:rsidRDefault="00D80548">
      <w:pPr>
        <w:numPr>
          <w:ilvl w:val="0"/>
          <w:numId w:val="5"/>
        </w:numPr>
        <w:spacing w:before="100" w:beforeAutospacing="1" w:after="100" w:afterAutospacing="1"/>
        <w:jc w:val="both"/>
        <w:rPr>
          <w:ins w:id="1151" w:author="Ir Nicole" w:date="2026-06-18T15:10:00Z"/>
          <w:rFonts w:ascii="Times New Roman" w:eastAsia="Times New Roman" w:hAnsi="Times New Roman" w:cs="Times New Roman"/>
          <w:sz w:val="24"/>
          <w:szCs w:val="24"/>
          <w:lang w:eastAsia="en-US"/>
          <w:rPrChange w:id="1152" w:author="Ir Nicole" w:date="2026-06-18T15:10:00Z">
            <w:rPr>
              <w:ins w:id="1153" w:author="Ir Nicole" w:date="2026-06-18T15:10:00Z"/>
              <w:rFonts w:ascii="Times New Roman" w:eastAsia="Times New Roman" w:hAnsi="Times New Roman" w:cs="Times New Roman"/>
              <w:sz w:val="24"/>
              <w:szCs w:val="24"/>
              <w:lang w:val="en-US" w:eastAsia="en-US"/>
            </w:rPr>
          </w:rPrChange>
        </w:rPr>
        <w:pPrChange w:id="1154" w:author="Ir Nicole" w:date="2026-06-19T12:38:00Z">
          <w:pPr>
            <w:numPr>
              <w:numId w:val="5"/>
            </w:numPr>
            <w:tabs>
              <w:tab w:val="num" w:pos="720"/>
            </w:tabs>
            <w:spacing w:before="100" w:beforeAutospacing="1" w:after="100" w:afterAutospacing="1"/>
            <w:ind w:left="720" w:hanging="360"/>
          </w:pPr>
        </w:pPrChange>
      </w:pPr>
      <w:ins w:id="1155" w:author="Ir Nicole" w:date="2026-06-18T15:10:00Z">
        <w:r w:rsidRPr="00D80548">
          <w:rPr>
            <w:rFonts w:ascii="Times New Roman" w:eastAsia="Times New Roman" w:hAnsi="Times New Roman" w:cs="Times New Roman"/>
            <w:b/>
            <w:bCs/>
            <w:sz w:val="24"/>
            <w:szCs w:val="24"/>
            <w:lang w:eastAsia="en-US"/>
            <w:rPrChange w:id="1156" w:author="Ir Nicole" w:date="2026-06-18T15:10:00Z">
              <w:rPr>
                <w:rFonts w:ascii="Times New Roman" w:eastAsia="Times New Roman" w:hAnsi="Times New Roman" w:cs="Times New Roman"/>
                <w:b/>
                <w:bCs/>
                <w:sz w:val="24"/>
                <w:szCs w:val="24"/>
                <w:lang w:val="en-US" w:eastAsia="en-US"/>
              </w:rPr>
            </w:rPrChange>
          </w:rPr>
          <w:t>La Sécurité des Données :</w:t>
        </w:r>
        <w:r w:rsidRPr="00D80548">
          <w:rPr>
            <w:rFonts w:ascii="Times New Roman" w:eastAsia="Times New Roman" w:hAnsi="Times New Roman" w:cs="Times New Roman"/>
            <w:sz w:val="24"/>
            <w:szCs w:val="24"/>
            <w:lang w:eastAsia="en-US"/>
            <w:rPrChange w:id="1157" w:author="Ir Nicole" w:date="2026-06-18T15:10:00Z">
              <w:rPr>
                <w:rFonts w:ascii="Times New Roman" w:eastAsia="Times New Roman" w:hAnsi="Times New Roman" w:cs="Times New Roman"/>
                <w:sz w:val="24"/>
                <w:szCs w:val="24"/>
                <w:lang w:val="en-US" w:eastAsia="en-US"/>
              </w:rPr>
            </w:rPrChange>
          </w:rPr>
          <w:t xml:space="preserve"> Si le </w:t>
        </w:r>
        <w:proofErr w:type="spellStart"/>
        <w:r w:rsidRPr="00D80548">
          <w:rPr>
            <w:rFonts w:ascii="Times New Roman" w:eastAsia="Times New Roman" w:hAnsi="Times New Roman" w:cs="Times New Roman"/>
            <w:sz w:val="24"/>
            <w:szCs w:val="24"/>
            <w:lang w:eastAsia="en-US"/>
            <w:rPrChange w:id="1158" w:author="Ir Nicole" w:date="2026-06-18T15:10:00Z">
              <w:rPr>
                <w:rFonts w:ascii="Times New Roman" w:eastAsia="Times New Roman" w:hAnsi="Times New Roman" w:cs="Times New Roman"/>
                <w:sz w:val="24"/>
                <w:szCs w:val="24"/>
                <w:lang w:val="en-US" w:eastAsia="en-US"/>
              </w:rPr>
            </w:rPrChange>
          </w:rPr>
          <w:t>Raspberry</w:t>
        </w:r>
        <w:proofErr w:type="spellEnd"/>
        <w:r w:rsidRPr="00D80548">
          <w:rPr>
            <w:rFonts w:ascii="Times New Roman" w:eastAsia="Times New Roman" w:hAnsi="Times New Roman" w:cs="Times New Roman"/>
            <w:sz w:val="24"/>
            <w:szCs w:val="24"/>
            <w:lang w:eastAsia="en-US"/>
            <w:rPrChange w:id="1159" w:author="Ir Nicole" w:date="2026-06-18T15:10:00Z">
              <w:rPr>
                <w:rFonts w:ascii="Times New Roman" w:eastAsia="Times New Roman" w:hAnsi="Times New Roman" w:cs="Times New Roman"/>
                <w:sz w:val="24"/>
                <w:szCs w:val="24"/>
                <w:lang w:val="en-US" w:eastAsia="en-US"/>
              </w:rPr>
            </w:rPrChange>
          </w:rPr>
          <w:t xml:space="preserve"> Pi fait office de serveur et qu'il est installé à l'entrée de l'agence, l'appareil devient vulnérable au vol physique ou au vandalisme. Un attaquant pourrait s'emparer de la carte et tenter d'accéder à la base de données chiffrée des employés. En séparant les rôles, le serveur centralisé est placé en sécurité dans un local technique protégé.</w:t>
        </w:r>
      </w:ins>
    </w:p>
    <w:p w14:paraId="69CCB20C" w14:textId="77777777" w:rsidR="00D80548" w:rsidRPr="00D80548" w:rsidRDefault="00D80548">
      <w:pPr>
        <w:numPr>
          <w:ilvl w:val="0"/>
          <w:numId w:val="5"/>
        </w:numPr>
        <w:spacing w:before="100" w:beforeAutospacing="1" w:after="100" w:afterAutospacing="1"/>
        <w:jc w:val="both"/>
        <w:rPr>
          <w:ins w:id="1160" w:author="Ir Nicole" w:date="2026-06-18T15:10:00Z"/>
          <w:rFonts w:ascii="Times New Roman" w:eastAsia="Times New Roman" w:hAnsi="Times New Roman" w:cs="Times New Roman"/>
          <w:sz w:val="24"/>
          <w:szCs w:val="24"/>
          <w:lang w:eastAsia="en-US"/>
          <w:rPrChange w:id="1161" w:author="Ir Nicole" w:date="2026-06-18T15:10:00Z">
            <w:rPr>
              <w:ins w:id="1162" w:author="Ir Nicole" w:date="2026-06-18T15:10:00Z"/>
              <w:rFonts w:ascii="Times New Roman" w:eastAsia="Times New Roman" w:hAnsi="Times New Roman" w:cs="Times New Roman"/>
              <w:sz w:val="24"/>
              <w:szCs w:val="24"/>
              <w:lang w:val="en-US" w:eastAsia="en-US"/>
            </w:rPr>
          </w:rPrChange>
        </w:rPr>
        <w:pPrChange w:id="1163" w:author="Ir Nicole" w:date="2026-06-19T12:38:00Z">
          <w:pPr>
            <w:numPr>
              <w:numId w:val="5"/>
            </w:numPr>
            <w:tabs>
              <w:tab w:val="num" w:pos="720"/>
            </w:tabs>
            <w:spacing w:before="100" w:beforeAutospacing="1" w:after="100" w:afterAutospacing="1"/>
            <w:ind w:left="720" w:hanging="360"/>
          </w:pPr>
        </w:pPrChange>
      </w:pPr>
      <w:ins w:id="1164" w:author="Ir Nicole" w:date="2026-06-18T15:10:00Z">
        <w:r w:rsidRPr="00D80548">
          <w:rPr>
            <w:rFonts w:ascii="Times New Roman" w:eastAsia="Times New Roman" w:hAnsi="Times New Roman" w:cs="Times New Roman"/>
            <w:b/>
            <w:bCs/>
            <w:sz w:val="24"/>
            <w:szCs w:val="24"/>
            <w:lang w:eastAsia="en-US"/>
            <w:rPrChange w:id="1165" w:author="Ir Nicole" w:date="2026-06-18T15:10:00Z">
              <w:rPr>
                <w:rFonts w:ascii="Times New Roman" w:eastAsia="Times New Roman" w:hAnsi="Times New Roman" w:cs="Times New Roman"/>
                <w:b/>
                <w:bCs/>
                <w:sz w:val="24"/>
                <w:szCs w:val="24"/>
                <w:lang w:val="en-US" w:eastAsia="en-US"/>
              </w:rPr>
            </w:rPrChange>
          </w:rPr>
          <w:t xml:space="preserve">La </w:t>
        </w:r>
        <w:proofErr w:type="spellStart"/>
        <w:r w:rsidRPr="00D80548">
          <w:rPr>
            <w:rFonts w:ascii="Times New Roman" w:eastAsia="Times New Roman" w:hAnsi="Times New Roman" w:cs="Times New Roman"/>
            <w:b/>
            <w:bCs/>
            <w:sz w:val="24"/>
            <w:szCs w:val="24"/>
            <w:lang w:eastAsia="en-US"/>
            <w:rPrChange w:id="1166" w:author="Ir Nicole" w:date="2026-06-18T15:10:00Z">
              <w:rPr>
                <w:rFonts w:ascii="Times New Roman" w:eastAsia="Times New Roman" w:hAnsi="Times New Roman" w:cs="Times New Roman"/>
                <w:b/>
                <w:bCs/>
                <w:sz w:val="24"/>
                <w:szCs w:val="24"/>
                <w:lang w:val="en-US" w:eastAsia="en-US"/>
              </w:rPr>
            </w:rPrChange>
          </w:rPr>
          <w:t>Scalabilité</w:t>
        </w:r>
        <w:proofErr w:type="spellEnd"/>
        <w:r w:rsidRPr="00D80548">
          <w:rPr>
            <w:rFonts w:ascii="Times New Roman" w:eastAsia="Times New Roman" w:hAnsi="Times New Roman" w:cs="Times New Roman"/>
            <w:b/>
            <w:bCs/>
            <w:sz w:val="24"/>
            <w:szCs w:val="24"/>
            <w:lang w:eastAsia="en-US"/>
            <w:rPrChange w:id="1167" w:author="Ir Nicole" w:date="2026-06-18T15:10:00Z">
              <w:rPr>
                <w:rFonts w:ascii="Times New Roman" w:eastAsia="Times New Roman" w:hAnsi="Times New Roman" w:cs="Times New Roman"/>
                <w:b/>
                <w:bCs/>
                <w:sz w:val="24"/>
                <w:szCs w:val="24"/>
                <w:lang w:val="en-US" w:eastAsia="en-US"/>
              </w:rPr>
            </w:rPrChange>
          </w:rPr>
          <w:t xml:space="preserve"> (Déploiement Multi-Agences) :</w:t>
        </w:r>
        <w:r w:rsidRPr="00D80548">
          <w:rPr>
            <w:rFonts w:ascii="Times New Roman" w:eastAsia="Times New Roman" w:hAnsi="Times New Roman" w:cs="Times New Roman"/>
            <w:sz w:val="24"/>
            <w:szCs w:val="24"/>
            <w:lang w:eastAsia="en-US"/>
            <w:rPrChange w:id="1168" w:author="Ir Nicole" w:date="2026-06-18T15:10:00Z">
              <w:rPr>
                <w:rFonts w:ascii="Times New Roman" w:eastAsia="Times New Roman" w:hAnsi="Times New Roman" w:cs="Times New Roman"/>
                <w:sz w:val="24"/>
                <w:szCs w:val="24"/>
                <w:lang w:val="en-US" w:eastAsia="en-US"/>
              </w:rPr>
            </w:rPrChange>
          </w:rPr>
          <w:t xml:space="preserve"> La BIDF ayant vocation à gérer plusieurs agences, il est impensable de multiplier les serveurs et de fragmenter les bases de données. L'architecture cible prévoit des terminaux "clients" légers dans chaque agence, communiquant avec un serveur central unique (au siège) qui centralise les pointages et les rapports RH.</w:t>
        </w:r>
      </w:ins>
    </w:p>
    <w:p w14:paraId="6CD76780" w14:textId="77777777" w:rsidR="00D80548" w:rsidRPr="00D80548" w:rsidRDefault="00D80548">
      <w:pPr>
        <w:numPr>
          <w:ilvl w:val="0"/>
          <w:numId w:val="5"/>
        </w:numPr>
        <w:spacing w:before="100" w:beforeAutospacing="1" w:after="100" w:afterAutospacing="1"/>
        <w:jc w:val="both"/>
        <w:rPr>
          <w:ins w:id="1169" w:author="Ir Nicole" w:date="2026-06-18T15:10:00Z"/>
          <w:rFonts w:ascii="Times New Roman" w:eastAsia="Times New Roman" w:hAnsi="Times New Roman" w:cs="Times New Roman"/>
          <w:sz w:val="24"/>
          <w:szCs w:val="24"/>
          <w:lang w:eastAsia="en-US"/>
          <w:rPrChange w:id="1170" w:author="Ir Nicole" w:date="2026-06-18T15:10:00Z">
            <w:rPr>
              <w:ins w:id="1171" w:author="Ir Nicole" w:date="2026-06-18T15:10:00Z"/>
              <w:rFonts w:ascii="Times New Roman" w:eastAsia="Times New Roman" w:hAnsi="Times New Roman" w:cs="Times New Roman"/>
              <w:sz w:val="24"/>
              <w:szCs w:val="24"/>
              <w:lang w:val="en-US" w:eastAsia="en-US"/>
            </w:rPr>
          </w:rPrChange>
        </w:rPr>
        <w:pPrChange w:id="1172" w:author="Ir Nicole" w:date="2026-06-19T12:38:00Z">
          <w:pPr>
            <w:numPr>
              <w:numId w:val="5"/>
            </w:numPr>
            <w:tabs>
              <w:tab w:val="num" w:pos="720"/>
            </w:tabs>
            <w:spacing w:before="100" w:beforeAutospacing="1" w:after="100" w:afterAutospacing="1"/>
            <w:ind w:left="720" w:hanging="360"/>
          </w:pPr>
        </w:pPrChange>
      </w:pPr>
      <w:ins w:id="1173" w:author="Ir Nicole" w:date="2026-06-18T15:10:00Z">
        <w:r w:rsidRPr="00D80548">
          <w:rPr>
            <w:rFonts w:ascii="Times New Roman" w:eastAsia="Times New Roman" w:hAnsi="Times New Roman" w:cs="Times New Roman"/>
            <w:b/>
            <w:bCs/>
            <w:sz w:val="24"/>
            <w:szCs w:val="24"/>
            <w:lang w:eastAsia="en-US"/>
            <w:rPrChange w:id="1174" w:author="Ir Nicole" w:date="2026-06-18T15:10:00Z">
              <w:rPr>
                <w:rFonts w:ascii="Times New Roman" w:eastAsia="Times New Roman" w:hAnsi="Times New Roman" w:cs="Times New Roman"/>
                <w:b/>
                <w:bCs/>
                <w:sz w:val="24"/>
                <w:szCs w:val="24"/>
                <w:lang w:val="en-US" w:eastAsia="en-US"/>
              </w:rPr>
            </w:rPrChange>
          </w:rPr>
          <w:t>La Disponibilité et Maintenance :</w:t>
        </w:r>
        <w:r w:rsidRPr="00D80548">
          <w:rPr>
            <w:rFonts w:ascii="Times New Roman" w:eastAsia="Times New Roman" w:hAnsi="Times New Roman" w:cs="Times New Roman"/>
            <w:sz w:val="24"/>
            <w:szCs w:val="24"/>
            <w:lang w:eastAsia="en-US"/>
            <w:rPrChange w:id="1175" w:author="Ir Nicole" w:date="2026-06-18T15:10:00Z">
              <w:rPr>
                <w:rFonts w:ascii="Times New Roman" w:eastAsia="Times New Roman" w:hAnsi="Times New Roman" w:cs="Times New Roman"/>
                <w:sz w:val="24"/>
                <w:szCs w:val="24"/>
                <w:lang w:val="en-US" w:eastAsia="en-US"/>
              </w:rPr>
            </w:rPrChange>
          </w:rPr>
          <w:t xml:space="preserve"> En cas de panne matérielle du terminal d'entrée (écran cassé, problème d'alimentation), le cœur du système (le serveur et l'interface d'administration des RH) reste fonctionnel et n'interrompt pas la gestion globale de la banque.</w:t>
        </w:r>
      </w:ins>
    </w:p>
    <w:p w14:paraId="1EAA7DFB" w14:textId="77777777" w:rsidR="00D80548" w:rsidRPr="00D80548" w:rsidRDefault="00D80548">
      <w:pPr>
        <w:spacing w:before="100" w:beforeAutospacing="1" w:after="100" w:afterAutospacing="1"/>
        <w:jc w:val="both"/>
        <w:rPr>
          <w:ins w:id="1176" w:author="Ir Nicole" w:date="2026-06-18T15:10:00Z"/>
          <w:rFonts w:ascii="Times New Roman" w:eastAsia="Times New Roman" w:hAnsi="Times New Roman" w:cs="Times New Roman"/>
          <w:sz w:val="24"/>
          <w:szCs w:val="24"/>
          <w:lang w:eastAsia="en-US"/>
          <w:rPrChange w:id="1177" w:author="Ir Nicole" w:date="2026-06-18T15:10:00Z">
            <w:rPr>
              <w:ins w:id="1178" w:author="Ir Nicole" w:date="2026-06-18T15:10:00Z"/>
              <w:rFonts w:ascii="Times New Roman" w:eastAsia="Times New Roman" w:hAnsi="Times New Roman" w:cs="Times New Roman"/>
              <w:sz w:val="24"/>
              <w:szCs w:val="24"/>
              <w:lang w:val="en-US" w:eastAsia="en-US"/>
            </w:rPr>
          </w:rPrChange>
        </w:rPr>
        <w:pPrChange w:id="1179" w:author="Ir Nicole" w:date="2026-06-19T12:38:00Z">
          <w:pPr>
            <w:spacing w:before="100" w:beforeAutospacing="1" w:after="100" w:afterAutospacing="1"/>
          </w:pPr>
        </w:pPrChange>
      </w:pPr>
      <w:ins w:id="1180" w:author="Ir Nicole" w:date="2026-06-18T15:10:00Z">
        <w:r w:rsidRPr="00D80548">
          <w:rPr>
            <w:rFonts w:ascii="Times New Roman" w:eastAsia="Times New Roman" w:hAnsi="Times New Roman" w:cs="Times New Roman"/>
            <w:sz w:val="24"/>
            <w:szCs w:val="24"/>
            <w:lang w:eastAsia="en-US"/>
            <w:rPrChange w:id="1181" w:author="Ir Nicole" w:date="2026-06-18T15:10:00Z">
              <w:rPr>
                <w:rFonts w:ascii="Times New Roman" w:eastAsia="Times New Roman" w:hAnsi="Times New Roman" w:cs="Times New Roman"/>
                <w:sz w:val="24"/>
                <w:szCs w:val="24"/>
                <w:lang w:val="en-US" w:eastAsia="en-US"/>
              </w:rPr>
            </w:rPrChange>
          </w:rPr>
          <w:t xml:space="preserve">En conclusion, la séparation logique dans notre code est déjà programmée par des API, ce qui nous permet d'utiliser </w:t>
        </w:r>
        <w:r w:rsidRPr="00D80548">
          <w:rPr>
            <w:rFonts w:ascii="Times New Roman" w:eastAsia="Times New Roman" w:hAnsi="Times New Roman" w:cs="Times New Roman"/>
            <w:b/>
            <w:bCs/>
            <w:sz w:val="24"/>
            <w:szCs w:val="24"/>
            <w:lang w:eastAsia="en-US"/>
            <w:rPrChange w:id="1182" w:author="Ir Nicole" w:date="2026-06-18T15:10:00Z">
              <w:rPr>
                <w:rFonts w:ascii="Times New Roman" w:eastAsia="Times New Roman" w:hAnsi="Times New Roman" w:cs="Times New Roman"/>
                <w:b/>
                <w:bCs/>
                <w:sz w:val="24"/>
                <w:szCs w:val="24"/>
                <w:lang w:val="en-US" w:eastAsia="en-US"/>
              </w:rPr>
            </w:rPrChange>
          </w:rPr>
          <w:t xml:space="preserve">un seul </w:t>
        </w:r>
        <w:proofErr w:type="spellStart"/>
        <w:r w:rsidRPr="00D80548">
          <w:rPr>
            <w:rFonts w:ascii="Times New Roman" w:eastAsia="Times New Roman" w:hAnsi="Times New Roman" w:cs="Times New Roman"/>
            <w:b/>
            <w:bCs/>
            <w:sz w:val="24"/>
            <w:szCs w:val="24"/>
            <w:lang w:eastAsia="en-US"/>
            <w:rPrChange w:id="1183" w:author="Ir Nicole" w:date="2026-06-18T15:10:00Z">
              <w:rPr>
                <w:rFonts w:ascii="Times New Roman" w:eastAsia="Times New Roman" w:hAnsi="Times New Roman" w:cs="Times New Roman"/>
                <w:b/>
                <w:bCs/>
                <w:sz w:val="24"/>
                <w:szCs w:val="24"/>
                <w:lang w:val="en-US" w:eastAsia="en-US"/>
              </w:rPr>
            </w:rPrChange>
          </w:rPr>
          <w:t>Raspberry</w:t>
        </w:r>
        <w:proofErr w:type="spellEnd"/>
        <w:r w:rsidRPr="00D80548">
          <w:rPr>
            <w:rFonts w:ascii="Times New Roman" w:eastAsia="Times New Roman" w:hAnsi="Times New Roman" w:cs="Times New Roman"/>
            <w:b/>
            <w:bCs/>
            <w:sz w:val="24"/>
            <w:szCs w:val="24"/>
            <w:lang w:eastAsia="en-US"/>
            <w:rPrChange w:id="1184" w:author="Ir Nicole" w:date="2026-06-18T15:10:00Z">
              <w:rPr>
                <w:rFonts w:ascii="Times New Roman" w:eastAsia="Times New Roman" w:hAnsi="Times New Roman" w:cs="Times New Roman"/>
                <w:b/>
                <w:bCs/>
                <w:sz w:val="24"/>
                <w:szCs w:val="24"/>
                <w:lang w:val="en-US" w:eastAsia="en-US"/>
              </w:rPr>
            </w:rPrChange>
          </w:rPr>
          <w:t xml:space="preserve"> Pi pour les tests</w:t>
        </w:r>
        <w:r w:rsidRPr="00D80548">
          <w:rPr>
            <w:rFonts w:ascii="Times New Roman" w:eastAsia="Times New Roman" w:hAnsi="Times New Roman" w:cs="Times New Roman"/>
            <w:sz w:val="24"/>
            <w:szCs w:val="24"/>
            <w:lang w:eastAsia="en-US"/>
            <w:rPrChange w:id="1185" w:author="Ir Nicole" w:date="2026-06-18T15:10:00Z">
              <w:rPr>
                <w:rFonts w:ascii="Times New Roman" w:eastAsia="Times New Roman" w:hAnsi="Times New Roman" w:cs="Times New Roman"/>
                <w:sz w:val="24"/>
                <w:szCs w:val="24"/>
                <w:lang w:val="en-US" w:eastAsia="en-US"/>
              </w:rPr>
            </w:rPrChange>
          </w:rPr>
          <w:t xml:space="preserve">, tout en garantissant une transition immédiate et transparente vers </w:t>
        </w:r>
        <w:r w:rsidRPr="00D80548">
          <w:rPr>
            <w:rFonts w:ascii="Times New Roman" w:eastAsia="Times New Roman" w:hAnsi="Times New Roman" w:cs="Times New Roman"/>
            <w:b/>
            <w:bCs/>
            <w:sz w:val="24"/>
            <w:szCs w:val="24"/>
            <w:lang w:eastAsia="en-US"/>
            <w:rPrChange w:id="1186" w:author="Ir Nicole" w:date="2026-06-18T15:10:00Z">
              <w:rPr>
                <w:rFonts w:ascii="Times New Roman" w:eastAsia="Times New Roman" w:hAnsi="Times New Roman" w:cs="Times New Roman"/>
                <w:b/>
                <w:bCs/>
                <w:sz w:val="24"/>
                <w:szCs w:val="24"/>
                <w:lang w:val="en-US" w:eastAsia="en-US"/>
              </w:rPr>
            </w:rPrChange>
          </w:rPr>
          <w:t xml:space="preserve">plusieurs </w:t>
        </w:r>
        <w:proofErr w:type="spellStart"/>
        <w:r w:rsidRPr="00D80548">
          <w:rPr>
            <w:rFonts w:ascii="Times New Roman" w:eastAsia="Times New Roman" w:hAnsi="Times New Roman" w:cs="Times New Roman"/>
            <w:b/>
            <w:bCs/>
            <w:sz w:val="24"/>
            <w:szCs w:val="24"/>
            <w:lang w:eastAsia="en-US"/>
            <w:rPrChange w:id="1187" w:author="Ir Nicole" w:date="2026-06-18T15:10:00Z">
              <w:rPr>
                <w:rFonts w:ascii="Times New Roman" w:eastAsia="Times New Roman" w:hAnsi="Times New Roman" w:cs="Times New Roman"/>
                <w:b/>
                <w:bCs/>
                <w:sz w:val="24"/>
                <w:szCs w:val="24"/>
                <w:lang w:val="en-US" w:eastAsia="en-US"/>
              </w:rPr>
            </w:rPrChange>
          </w:rPr>
          <w:t>Raspberry</w:t>
        </w:r>
        <w:proofErr w:type="spellEnd"/>
        <w:r w:rsidRPr="00D80548">
          <w:rPr>
            <w:rFonts w:ascii="Times New Roman" w:eastAsia="Times New Roman" w:hAnsi="Times New Roman" w:cs="Times New Roman"/>
            <w:b/>
            <w:bCs/>
            <w:sz w:val="24"/>
            <w:szCs w:val="24"/>
            <w:lang w:eastAsia="en-US"/>
            <w:rPrChange w:id="1188" w:author="Ir Nicole" w:date="2026-06-18T15:10:00Z">
              <w:rPr>
                <w:rFonts w:ascii="Times New Roman" w:eastAsia="Times New Roman" w:hAnsi="Times New Roman" w:cs="Times New Roman"/>
                <w:b/>
                <w:bCs/>
                <w:sz w:val="24"/>
                <w:szCs w:val="24"/>
                <w:lang w:val="en-US" w:eastAsia="en-US"/>
              </w:rPr>
            </w:rPrChange>
          </w:rPr>
          <w:t xml:space="preserve"> Pi distincts lors du déploiement général</w:t>
        </w:r>
        <w:r w:rsidRPr="00D80548">
          <w:rPr>
            <w:rFonts w:ascii="Times New Roman" w:eastAsia="Times New Roman" w:hAnsi="Times New Roman" w:cs="Times New Roman"/>
            <w:sz w:val="24"/>
            <w:szCs w:val="24"/>
            <w:lang w:eastAsia="en-US"/>
            <w:rPrChange w:id="1189" w:author="Ir Nicole" w:date="2026-06-18T15:10:00Z">
              <w:rPr>
                <w:rFonts w:ascii="Times New Roman" w:eastAsia="Times New Roman" w:hAnsi="Times New Roman" w:cs="Times New Roman"/>
                <w:sz w:val="24"/>
                <w:szCs w:val="24"/>
                <w:lang w:val="en-US" w:eastAsia="en-US"/>
              </w:rPr>
            </w:rPrChange>
          </w:rPr>
          <w:t>.</w:t>
        </w:r>
      </w:ins>
    </w:p>
    <w:p w14:paraId="0725E698" w14:textId="1C7546C1" w:rsidR="007A00A4" w:rsidRDefault="00D80548" w:rsidP="0077156E">
      <w:pPr>
        <w:spacing w:before="80" w:after="120"/>
        <w:jc w:val="both"/>
        <w:rPr>
          <w:ins w:id="1190" w:author="Ir Nicole" w:date="2026-06-18T15:09:00Z"/>
        </w:rPr>
      </w:pPr>
      <w:ins w:id="1191" w:author="Ir Nicole" w:date="2026-06-18T15:09:00Z">
        <w:r>
          <w:t xml:space="preserve"> </w:t>
        </w:r>
      </w:ins>
    </w:p>
    <w:p w14:paraId="47224BA9" w14:textId="77777777" w:rsidR="00D80548" w:rsidRDefault="00D80548" w:rsidP="0077156E">
      <w:pPr>
        <w:spacing w:before="80" w:after="120"/>
        <w:jc w:val="both"/>
      </w:pPr>
    </w:p>
    <w:p w14:paraId="540C107C" w14:textId="77777777" w:rsidR="007A00A4" w:rsidRDefault="007A00A4">
      <w:pPr>
        <w:spacing w:before="80" w:after="80"/>
        <w:jc w:val="both"/>
        <w:pPrChange w:id="1192" w:author="Ir Nicole" w:date="2026-06-19T12:38:00Z">
          <w:pPr>
            <w:spacing w:before="80" w:after="80"/>
          </w:pPr>
        </w:pPrChange>
      </w:pPr>
    </w:p>
    <w:p w14:paraId="066D4853" w14:textId="5692C3BD" w:rsidR="00EE4AB6" w:rsidRDefault="00EE4AB6">
      <w:pPr>
        <w:pStyle w:val="Lgende"/>
        <w:keepNext/>
        <w:jc w:val="both"/>
        <w:rPr>
          <w:ins w:id="1193" w:author="Ir Nicole" w:date="2026-06-18T13:15:00Z"/>
        </w:rPr>
        <w:pPrChange w:id="1194" w:author="Ir Nicole" w:date="2026-06-19T12:38:00Z">
          <w:pPr/>
        </w:pPrChange>
      </w:pPr>
      <w:bookmarkStart w:id="1195" w:name="_Toc232681967"/>
      <w:ins w:id="1196" w:author="Ir Nicole" w:date="2026-06-18T13:15:00Z">
        <w:r>
          <w:t xml:space="preserve">Tableau </w:t>
        </w:r>
        <w:r>
          <w:fldChar w:fldCharType="begin"/>
        </w:r>
        <w:r>
          <w:instrText xml:space="preserve"> SEQ Tableau \* ARABIC </w:instrText>
        </w:r>
      </w:ins>
      <w:r>
        <w:fldChar w:fldCharType="separate"/>
      </w:r>
      <w:ins w:id="1197" w:author="Ir Nicole" w:date="2026-06-19T10:35:00Z">
        <w:r w:rsidR="00254426">
          <w:rPr>
            <w:noProof/>
          </w:rPr>
          <w:t>3</w:t>
        </w:r>
      </w:ins>
      <w:ins w:id="1198" w:author="Ir Nicole" w:date="2026-06-18T13:15:00Z">
        <w:r>
          <w:fldChar w:fldCharType="end"/>
        </w:r>
        <w:r>
          <w:t xml:space="preserve"> </w:t>
        </w:r>
        <w:r w:rsidRPr="00827E19">
          <w:t>Architecture Globale du Système</w:t>
        </w:r>
        <w:bookmarkEnd w:id="1195"/>
      </w:ins>
    </w:p>
    <w:tbl>
      <w:tblPr>
        <w:tblW w:w="937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1199" w:author="Egide NDAYIZEYE" w:date="2026-06-17T17:31:00Z">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200"/>
        <w:gridCol w:w="3300"/>
        <w:gridCol w:w="3870"/>
        <w:tblGridChange w:id="1200">
          <w:tblGrid>
            <w:gridCol w:w="2200"/>
            <w:gridCol w:w="3300"/>
            <w:gridCol w:w="3526"/>
          </w:tblGrid>
        </w:tblGridChange>
      </w:tblGrid>
      <w:tr w:rsidR="007A00A4" w14:paraId="66416456" w14:textId="77777777" w:rsidTr="00F77480">
        <w:tc>
          <w:tcPr>
            <w:tcW w:w="2200"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Change w:id="1201" w:author="Egide NDAYIZEYE" w:date="2026-06-17T17:31:00Z">
              <w:tcPr>
                <w:tcW w:w="2200"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
            </w:tcPrChange>
          </w:tcPr>
          <w:p w14:paraId="6DE158E2" w14:textId="77777777" w:rsidR="007A00A4" w:rsidRDefault="004362B5">
            <w:pPr>
              <w:jc w:val="both"/>
              <w:pPrChange w:id="1202" w:author="Ir Nicole" w:date="2026-06-19T12:38:00Z">
                <w:pPr/>
              </w:pPrChange>
            </w:pPr>
            <w:r>
              <w:rPr>
                <w:b/>
                <w:bCs/>
                <w:color w:val="FFFFFF"/>
                <w:sz w:val="20"/>
                <w:szCs w:val="20"/>
              </w:rPr>
              <w:t>Couche</w:t>
            </w:r>
          </w:p>
        </w:tc>
        <w:tc>
          <w:tcPr>
            <w:tcW w:w="3300"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Change w:id="1203" w:author="Egide NDAYIZEYE" w:date="2026-06-17T17:31:00Z">
              <w:tcPr>
                <w:tcW w:w="3300"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
            </w:tcPrChange>
          </w:tcPr>
          <w:p w14:paraId="791BCF42" w14:textId="77777777" w:rsidR="007A00A4" w:rsidRDefault="004362B5">
            <w:pPr>
              <w:jc w:val="both"/>
              <w:pPrChange w:id="1204" w:author="Ir Nicole" w:date="2026-06-19T12:38:00Z">
                <w:pPr/>
              </w:pPrChange>
            </w:pPr>
            <w:r>
              <w:rPr>
                <w:b/>
                <w:bCs/>
                <w:color w:val="FFFFFF"/>
                <w:sz w:val="20"/>
                <w:szCs w:val="20"/>
              </w:rPr>
              <w:t>Composants</w:t>
            </w:r>
          </w:p>
        </w:tc>
        <w:tc>
          <w:tcPr>
            <w:tcW w:w="3870"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Change w:id="1205" w:author="Egide NDAYIZEYE" w:date="2026-06-17T17:31:00Z">
              <w:tcPr>
                <w:tcW w:w="3526" w:type="dxa"/>
                <w:tcBorders>
                  <w:top w:val="single" w:sz="4" w:space="0" w:color="AAAAAA"/>
                  <w:left w:val="single" w:sz="4" w:space="0" w:color="AAAAAA"/>
                  <w:bottom w:val="single" w:sz="4" w:space="0" w:color="AAAAAA"/>
                  <w:right w:val="single" w:sz="4" w:space="0" w:color="AAAAAA"/>
                </w:tcBorders>
                <w:shd w:val="clear" w:color="auto" w:fill="2E6DB4"/>
                <w:tcMar>
                  <w:top w:w="80" w:type="dxa"/>
                  <w:left w:w="120" w:type="dxa"/>
                  <w:bottom w:w="80" w:type="dxa"/>
                  <w:right w:w="120" w:type="dxa"/>
                </w:tcMar>
              </w:tcPr>
            </w:tcPrChange>
          </w:tcPr>
          <w:p w14:paraId="3AEB0C3D" w14:textId="77777777" w:rsidR="007A00A4" w:rsidRDefault="002E5EE8">
            <w:pPr>
              <w:jc w:val="both"/>
              <w:pPrChange w:id="1206" w:author="Ir Nicole" w:date="2026-06-19T12:38:00Z">
                <w:pPr/>
              </w:pPrChange>
            </w:pPr>
            <w:r>
              <w:rPr>
                <w:b/>
                <w:bCs/>
                <w:color w:val="FFFFFF"/>
                <w:sz w:val="20"/>
                <w:szCs w:val="20"/>
              </w:rPr>
              <w:t>Rôle</w:t>
            </w:r>
          </w:p>
        </w:tc>
      </w:tr>
      <w:tr w:rsidR="007A00A4" w14:paraId="399BC191" w14:textId="77777777" w:rsidTr="00F77480">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07" w:author="Egide NDAYIZEYE" w:date="2026-06-17T17:31:00Z">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5B331D2" w14:textId="77777777" w:rsidR="007A00A4" w:rsidRDefault="002E5EE8">
            <w:pPr>
              <w:jc w:val="both"/>
              <w:pPrChange w:id="1208" w:author="Ir Nicole" w:date="2026-06-19T12:38:00Z">
                <w:pPr/>
              </w:pPrChange>
            </w:pPr>
            <w:r>
              <w:rPr>
                <w:color w:val="000000"/>
                <w:sz w:val="20"/>
                <w:szCs w:val="20"/>
              </w:rPr>
              <w:lastRenderedPageBreak/>
              <w:t>Périphérique</w:t>
            </w:r>
            <w:r w:rsidR="004362B5">
              <w:rPr>
                <w:color w:val="000000"/>
                <w:sz w:val="20"/>
                <w:szCs w:val="20"/>
              </w:rPr>
              <w:t xml:space="preserve"> (</w:t>
            </w:r>
            <w:proofErr w:type="spellStart"/>
            <w:r w:rsidR="004362B5">
              <w:rPr>
                <w:color w:val="000000"/>
                <w:sz w:val="20"/>
                <w:szCs w:val="20"/>
              </w:rPr>
              <w:t>Edge</w:t>
            </w:r>
            <w:proofErr w:type="spellEnd"/>
            <w:r w:rsidR="004362B5">
              <w:rPr>
                <w:color w:val="000000"/>
                <w:sz w:val="20"/>
                <w:szCs w:val="20"/>
              </w:rPr>
              <w:t>)</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09" w:author="Egide NDAYIZEYE" w:date="2026-06-17T17:31:00Z">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68B4BC8" w14:textId="77777777" w:rsidR="007A00A4" w:rsidRDefault="004362B5">
            <w:pPr>
              <w:jc w:val="both"/>
              <w:pPrChange w:id="1210" w:author="Ir Nicole" w:date="2026-06-19T12:38:00Z">
                <w:pPr/>
              </w:pPrChange>
            </w:pPr>
            <w:proofErr w:type="spellStart"/>
            <w:r>
              <w:rPr>
                <w:color w:val="000000"/>
                <w:sz w:val="20"/>
                <w:szCs w:val="20"/>
              </w:rPr>
              <w:t>Raspberry</w:t>
            </w:r>
            <w:proofErr w:type="spellEnd"/>
            <w:r>
              <w:rPr>
                <w:color w:val="000000"/>
                <w:sz w:val="20"/>
                <w:szCs w:val="20"/>
              </w:rPr>
              <w:t xml:space="preserve"> Pi 4/5 + Capteur empreinte + Camera IR</w:t>
            </w:r>
          </w:p>
        </w:tc>
        <w:tc>
          <w:tcPr>
            <w:tcW w:w="38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11" w:author="Egide NDAYIZEYE" w:date="2026-06-17T17:31:00Z">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8E739A8" w14:textId="77777777" w:rsidR="007A00A4" w:rsidRDefault="004362B5">
            <w:pPr>
              <w:jc w:val="both"/>
              <w:pPrChange w:id="1212" w:author="Ir Nicole" w:date="2026-06-19T12:38:00Z">
                <w:pPr/>
              </w:pPrChange>
            </w:pPr>
            <w:r>
              <w:rPr>
                <w:color w:val="000000"/>
                <w:sz w:val="20"/>
                <w:szCs w:val="20"/>
              </w:rPr>
              <w:t xml:space="preserve">Acquisition et </w:t>
            </w:r>
            <w:r w:rsidR="002E5EE8">
              <w:rPr>
                <w:color w:val="000000"/>
                <w:sz w:val="20"/>
                <w:szCs w:val="20"/>
              </w:rPr>
              <w:t>prétraitement</w:t>
            </w:r>
            <w:r>
              <w:rPr>
                <w:color w:val="000000"/>
                <w:sz w:val="20"/>
                <w:szCs w:val="20"/>
              </w:rPr>
              <w:t xml:space="preserve"> </w:t>
            </w:r>
            <w:r w:rsidR="002E5EE8">
              <w:rPr>
                <w:color w:val="000000"/>
                <w:sz w:val="20"/>
                <w:szCs w:val="20"/>
              </w:rPr>
              <w:t>biométrique</w:t>
            </w:r>
            <w:r>
              <w:rPr>
                <w:color w:val="000000"/>
                <w:sz w:val="20"/>
                <w:szCs w:val="20"/>
              </w:rPr>
              <w:t xml:space="preserve"> local</w:t>
            </w:r>
          </w:p>
        </w:tc>
      </w:tr>
      <w:tr w:rsidR="007A00A4" w14:paraId="1C2F58CD" w14:textId="77777777" w:rsidTr="00F7748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213" w:author="Egide NDAYIZEYE" w:date="2026-06-17T17:31:00Z">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275DA1DB" w14:textId="77777777" w:rsidR="007A00A4" w:rsidRDefault="004362B5">
            <w:pPr>
              <w:jc w:val="both"/>
              <w:pPrChange w:id="1214" w:author="Ir Nicole" w:date="2026-06-19T12:38:00Z">
                <w:pPr/>
              </w:pPrChange>
            </w:pPr>
            <w:r>
              <w:rPr>
                <w:color w:val="000000"/>
                <w:sz w:val="20"/>
                <w:szCs w:val="20"/>
              </w:rPr>
              <w:t>Traitement (Serveur)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215" w:author="Egide NDAYIZEYE" w:date="2026-06-17T17:31:00Z">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4E1721A7" w14:textId="69C606FA" w:rsidR="007A00A4" w:rsidRDefault="004362B5">
            <w:pPr>
              <w:jc w:val="both"/>
              <w:pPrChange w:id="1216" w:author="Ir Nicole" w:date="2026-06-19T12:38:00Z">
                <w:pPr/>
              </w:pPrChange>
            </w:pPr>
            <w:proofErr w:type="spellStart"/>
            <w:r>
              <w:rPr>
                <w:color w:val="000000"/>
                <w:sz w:val="20"/>
                <w:szCs w:val="20"/>
              </w:rPr>
              <w:t>Raspberry</w:t>
            </w:r>
            <w:proofErr w:type="spellEnd"/>
            <w:r>
              <w:rPr>
                <w:color w:val="000000"/>
                <w:sz w:val="20"/>
                <w:szCs w:val="20"/>
              </w:rPr>
              <w:t xml:space="preserve"> Pi 4/5 </w:t>
            </w:r>
            <w:ins w:id="1217" w:author="Ir Nicole" w:date="2026-06-19T11:44:00Z">
              <w:r w:rsidR="00820050">
                <w:rPr>
                  <w:color w:val="000000"/>
                  <w:sz w:val="20"/>
                  <w:szCs w:val="20"/>
                </w:rPr>
                <w:t xml:space="preserve">ou </w:t>
              </w:r>
            </w:ins>
            <w:del w:id="1218" w:author="Ir Nicole" w:date="2026-06-19T11:44:00Z">
              <w:r w:rsidDel="00820050">
                <w:rPr>
                  <w:color w:val="000000"/>
                  <w:sz w:val="20"/>
                  <w:szCs w:val="20"/>
                </w:rPr>
                <w:delText>(</w:delText>
              </w:r>
            </w:del>
            <w:r>
              <w:rPr>
                <w:color w:val="000000"/>
                <w:sz w:val="20"/>
                <w:szCs w:val="20"/>
              </w:rPr>
              <w:t>serveur</w:t>
            </w:r>
            <w:del w:id="1219" w:author="Ir Nicole" w:date="2026-06-19T11:43:00Z">
              <w:r w:rsidDel="00820050">
                <w:rPr>
                  <w:color w:val="000000"/>
                  <w:sz w:val="20"/>
                  <w:szCs w:val="20"/>
                </w:rPr>
                <w:delText>)</w:delText>
              </w:r>
            </w:del>
            <w:r>
              <w:rPr>
                <w:color w:val="000000"/>
                <w:sz w:val="20"/>
                <w:szCs w:val="20"/>
              </w:rPr>
              <w:t xml:space="preserve"> + Base de </w:t>
            </w:r>
            <w:r w:rsidR="002E5EE8">
              <w:rPr>
                <w:color w:val="000000"/>
                <w:sz w:val="20"/>
                <w:szCs w:val="20"/>
              </w:rPr>
              <w:t>données</w:t>
            </w:r>
          </w:p>
        </w:tc>
        <w:tc>
          <w:tcPr>
            <w:tcW w:w="38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220" w:author="Egide NDAYIZEYE" w:date="2026-06-17T17:31:00Z">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872EE5D" w14:textId="77777777" w:rsidR="007A00A4" w:rsidRDefault="002E5EE8">
            <w:pPr>
              <w:jc w:val="both"/>
              <w:pPrChange w:id="1221" w:author="Ir Nicole" w:date="2026-06-19T12:38:00Z">
                <w:pPr/>
              </w:pPrChange>
            </w:pPr>
            <w:r>
              <w:rPr>
                <w:color w:val="000000"/>
                <w:sz w:val="20"/>
                <w:szCs w:val="20"/>
              </w:rPr>
              <w:t>Vérification</w:t>
            </w:r>
            <w:r w:rsidR="004362B5">
              <w:rPr>
                <w:color w:val="000000"/>
                <w:sz w:val="20"/>
                <w:szCs w:val="20"/>
              </w:rPr>
              <w:t xml:space="preserve">, enregistrement, gestion </w:t>
            </w:r>
            <w:r>
              <w:rPr>
                <w:color w:val="000000"/>
                <w:sz w:val="20"/>
                <w:szCs w:val="20"/>
              </w:rPr>
              <w:t>centralisée</w:t>
            </w:r>
          </w:p>
        </w:tc>
      </w:tr>
      <w:tr w:rsidR="007A00A4" w14:paraId="1C9B4C4F" w14:textId="77777777" w:rsidTr="00F77480">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22" w:author="Egide NDAYIZEYE" w:date="2026-06-17T17:31:00Z">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F6E8357" w14:textId="77777777" w:rsidR="007A00A4" w:rsidRDefault="004362B5">
            <w:pPr>
              <w:jc w:val="both"/>
              <w:pPrChange w:id="1223" w:author="Ir Nicole" w:date="2026-06-19T12:38:00Z">
                <w:pPr/>
              </w:pPrChange>
            </w:pPr>
            <w:r>
              <w:rPr>
                <w:color w:val="000000"/>
                <w:sz w:val="20"/>
                <w:szCs w:val="20"/>
              </w:rPr>
              <w:t>Application (User)</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24" w:author="Egide NDAYIZEYE" w:date="2026-06-17T17:31:00Z">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DB19CC3" w14:textId="77777777" w:rsidR="007A00A4" w:rsidRDefault="004362B5">
            <w:pPr>
              <w:jc w:val="both"/>
              <w:pPrChange w:id="1225" w:author="Ir Nicole" w:date="2026-06-19T12:38:00Z">
                <w:pPr/>
              </w:pPrChange>
            </w:pPr>
            <w:r>
              <w:rPr>
                <w:color w:val="000000"/>
                <w:sz w:val="20"/>
                <w:szCs w:val="20"/>
              </w:rPr>
              <w:t>Interface Web + API REST + Tableaux de bord</w:t>
            </w:r>
          </w:p>
        </w:tc>
        <w:tc>
          <w:tcPr>
            <w:tcW w:w="38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226" w:author="Egide NDAYIZEYE" w:date="2026-06-17T17:31:00Z">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1D7BDDC" w14:textId="77777777" w:rsidR="007A00A4" w:rsidRDefault="004362B5">
            <w:pPr>
              <w:jc w:val="both"/>
              <w:pPrChange w:id="1227" w:author="Ir Nicole" w:date="2026-06-19T12:38:00Z">
                <w:pPr/>
              </w:pPrChange>
            </w:pPr>
            <w:r>
              <w:rPr>
                <w:color w:val="000000"/>
                <w:sz w:val="20"/>
                <w:szCs w:val="20"/>
              </w:rPr>
              <w:t xml:space="preserve">Administration, </w:t>
            </w:r>
            <w:r w:rsidR="00F23DA5">
              <w:rPr>
                <w:color w:val="000000"/>
                <w:sz w:val="20"/>
                <w:szCs w:val="20"/>
              </w:rPr>
              <w:t>rapport</w:t>
            </w:r>
            <w:r>
              <w:rPr>
                <w:color w:val="000000"/>
                <w:sz w:val="20"/>
                <w:szCs w:val="20"/>
              </w:rPr>
              <w:t xml:space="preserve">, </w:t>
            </w:r>
            <w:r w:rsidR="002E5EE8">
              <w:rPr>
                <w:color w:val="000000"/>
                <w:sz w:val="20"/>
                <w:szCs w:val="20"/>
              </w:rPr>
              <w:t>intégration</w:t>
            </w:r>
            <w:r>
              <w:rPr>
                <w:color w:val="000000"/>
                <w:sz w:val="20"/>
                <w:szCs w:val="20"/>
              </w:rPr>
              <w:t xml:space="preserve"> RH</w:t>
            </w:r>
          </w:p>
        </w:tc>
      </w:tr>
    </w:tbl>
    <w:p w14:paraId="0CCB2CB2" w14:textId="77777777" w:rsidR="007A00A4" w:rsidRDefault="00F77480">
      <w:pPr>
        <w:pStyle w:val="Titre2"/>
        <w:jc w:val="both"/>
        <w:pPrChange w:id="1228" w:author="Ir Nicole" w:date="2026-06-19T12:38:00Z">
          <w:pPr>
            <w:pStyle w:val="Titre2"/>
          </w:pPr>
        </w:pPrChange>
      </w:pPr>
      <w:bookmarkStart w:id="1229" w:name="_Toc232765084"/>
      <w:commentRangeEnd w:id="1102"/>
      <w:r>
        <w:rPr>
          <w:rStyle w:val="Marquedecommentaire"/>
          <w:b w:val="0"/>
          <w:bCs w:val="0"/>
          <w:color w:val="auto"/>
        </w:rPr>
        <w:commentReference w:id="1102"/>
      </w:r>
      <w:r w:rsidR="004362B5">
        <w:t xml:space="preserve">4.2. Composants </w:t>
      </w:r>
      <w:r w:rsidR="002E5EE8">
        <w:t>Matériels</w:t>
      </w:r>
      <w:bookmarkEnd w:id="1229"/>
    </w:p>
    <w:p w14:paraId="697E72C4" w14:textId="77777777" w:rsidR="007A00A4" w:rsidRDefault="004362B5">
      <w:pPr>
        <w:pStyle w:val="Titre3"/>
        <w:jc w:val="both"/>
        <w:pPrChange w:id="1230" w:author="Ir Nicole" w:date="2026-06-19T12:38:00Z">
          <w:pPr>
            <w:pStyle w:val="Titre3"/>
          </w:pPr>
        </w:pPrChange>
      </w:pPr>
      <w:bookmarkStart w:id="1231" w:name="_Toc232765085"/>
      <w:r>
        <w:t xml:space="preserve">4.2.1. Terminal </w:t>
      </w:r>
      <w:r w:rsidR="002E5EE8">
        <w:t>Biométrique</w:t>
      </w:r>
      <w:r>
        <w:t xml:space="preserve"> (par agence)</w:t>
      </w:r>
      <w:bookmarkEnd w:id="1231"/>
    </w:p>
    <w:p w14:paraId="3305BBB2" w14:textId="5149467A" w:rsidR="007A00A4" w:rsidRPr="00F77480" w:rsidRDefault="004362B5">
      <w:pPr>
        <w:pStyle w:val="Paragraphedeliste"/>
        <w:numPr>
          <w:ilvl w:val="0"/>
          <w:numId w:val="2"/>
        </w:numPr>
        <w:spacing w:before="60" w:after="60"/>
        <w:jc w:val="both"/>
        <w:pPrChange w:id="1232" w:author="Ir Nicole" w:date="2026-06-19T12:38:00Z">
          <w:pPr>
            <w:pStyle w:val="Paragraphedeliste"/>
            <w:numPr>
              <w:numId w:val="2"/>
            </w:numPr>
            <w:spacing w:before="60" w:after="60"/>
            <w:ind w:left="720" w:hanging="360"/>
          </w:pPr>
        </w:pPrChange>
      </w:pPr>
      <w:proofErr w:type="spellStart"/>
      <w:r w:rsidRPr="00F77480">
        <w:t>Raspberry</w:t>
      </w:r>
      <w:proofErr w:type="spellEnd"/>
      <w:r w:rsidRPr="00F77480">
        <w:t xml:space="preserve"> Pi </w:t>
      </w:r>
      <w:ins w:id="1233" w:author="Ir Nicole" w:date="2026-06-19T11:44:00Z">
        <w:r w:rsidR="00820050">
          <w:t>5</w:t>
        </w:r>
      </w:ins>
      <w:del w:id="1234" w:author="Ir Nicole" w:date="2026-06-19T11:44:00Z">
        <w:r w:rsidRPr="00F77480" w:rsidDel="00820050">
          <w:delText>4</w:delText>
        </w:r>
      </w:del>
      <w:r w:rsidRPr="00F77480">
        <w:t xml:space="preserve"> Model B (</w:t>
      </w:r>
      <w:ins w:id="1235" w:author="Ir Nicole" w:date="2026-06-19T11:44:00Z">
        <w:r w:rsidR="00820050">
          <w:t>8</w:t>
        </w:r>
      </w:ins>
      <w:del w:id="1236" w:author="Ir Nicole" w:date="2026-06-19T11:44:00Z">
        <w:r w:rsidRPr="00F77480" w:rsidDel="00820050">
          <w:delText>4</w:delText>
        </w:r>
      </w:del>
      <w:r w:rsidRPr="00F77480">
        <w:t xml:space="preserve"> Go RAM) </w:t>
      </w:r>
      <w:del w:id="1237" w:author="Ir Nicole" w:date="2026-06-19T11:45:00Z">
        <w:r w:rsidRPr="00F77480" w:rsidDel="00820050">
          <w:delText>ou Raspberry Pi 5</w:delText>
        </w:r>
      </w:del>
      <w:r w:rsidRPr="00F77480">
        <w:t xml:space="preserve"> : </w:t>
      </w:r>
      <w:r w:rsidR="002E5EE8" w:rsidRPr="00F77480">
        <w:t>unité</w:t>
      </w:r>
      <w:r w:rsidRPr="00F77480">
        <w:t xml:space="preserve"> de traitement principale</w:t>
      </w:r>
    </w:p>
    <w:p w14:paraId="7DFE641E" w14:textId="77777777" w:rsidR="007A00A4" w:rsidRPr="00F77480" w:rsidRDefault="004362B5">
      <w:pPr>
        <w:pStyle w:val="Paragraphedeliste"/>
        <w:numPr>
          <w:ilvl w:val="0"/>
          <w:numId w:val="2"/>
        </w:numPr>
        <w:spacing w:before="60" w:after="60"/>
        <w:jc w:val="both"/>
        <w:pPrChange w:id="1238" w:author="Ir Nicole" w:date="2026-06-19T12:38:00Z">
          <w:pPr>
            <w:pStyle w:val="Paragraphedeliste"/>
            <w:numPr>
              <w:numId w:val="2"/>
            </w:numPr>
            <w:spacing w:before="60" w:after="60"/>
            <w:ind w:left="720" w:hanging="360"/>
          </w:pPr>
        </w:pPrChange>
      </w:pPr>
      <w:r w:rsidRPr="00F77480">
        <w:t>Lecteur d'empreintes digitales capacitif : AS608 ou R307 (500 DPI, FAR &lt; 0.001%)</w:t>
      </w:r>
    </w:p>
    <w:p w14:paraId="2353C58A" w14:textId="77777777" w:rsidR="007A00A4" w:rsidRPr="00F77480" w:rsidRDefault="002E5EE8">
      <w:pPr>
        <w:pStyle w:val="Paragraphedeliste"/>
        <w:numPr>
          <w:ilvl w:val="0"/>
          <w:numId w:val="2"/>
        </w:numPr>
        <w:spacing w:before="60" w:after="60"/>
        <w:jc w:val="both"/>
        <w:pPrChange w:id="1239" w:author="Ir Nicole" w:date="2026-06-19T12:38:00Z">
          <w:pPr>
            <w:pStyle w:val="Paragraphedeliste"/>
            <w:numPr>
              <w:numId w:val="2"/>
            </w:numPr>
            <w:spacing w:before="60" w:after="60"/>
            <w:ind w:left="720" w:hanging="360"/>
          </w:pPr>
        </w:pPrChange>
      </w:pPr>
      <w:r w:rsidRPr="00F77480">
        <w:t>Caméra</w:t>
      </w:r>
      <w:r w:rsidR="004362B5" w:rsidRPr="00F77480">
        <w:t xml:space="preserve"> infrarouge Full HD 1080p avec </w:t>
      </w:r>
      <w:r w:rsidRPr="00F77480">
        <w:t>détection</w:t>
      </w:r>
      <w:r w:rsidR="004362B5" w:rsidRPr="00F77480">
        <w:t xml:space="preserve"> de </w:t>
      </w:r>
      <w:r w:rsidRPr="00F77480">
        <w:t>vivacité</w:t>
      </w:r>
      <w:r w:rsidR="004362B5" w:rsidRPr="00F77480">
        <w:t xml:space="preserve"> (anti-</w:t>
      </w:r>
      <w:proofErr w:type="spellStart"/>
      <w:r w:rsidR="004362B5" w:rsidRPr="00F77480">
        <w:t>spoofing</w:t>
      </w:r>
      <w:proofErr w:type="spellEnd"/>
      <w:r w:rsidR="004362B5" w:rsidRPr="00F77480">
        <w:t>)</w:t>
      </w:r>
    </w:p>
    <w:p w14:paraId="5FCE15AC" w14:textId="77777777" w:rsidR="007A00A4" w:rsidRPr="00F77480" w:rsidRDefault="004362B5">
      <w:pPr>
        <w:pStyle w:val="Paragraphedeliste"/>
        <w:numPr>
          <w:ilvl w:val="0"/>
          <w:numId w:val="2"/>
        </w:numPr>
        <w:spacing w:before="60" w:after="60"/>
        <w:jc w:val="both"/>
        <w:pPrChange w:id="1240" w:author="Ir Nicole" w:date="2026-06-19T12:38:00Z">
          <w:pPr>
            <w:pStyle w:val="Paragraphedeliste"/>
            <w:numPr>
              <w:numId w:val="2"/>
            </w:numPr>
            <w:spacing w:before="60" w:after="60"/>
            <w:ind w:left="720" w:hanging="360"/>
          </w:pPr>
        </w:pPrChange>
      </w:pPr>
      <w:r w:rsidRPr="00F77480">
        <w:t>Ecran pour interface utilisateur et retour visuel</w:t>
      </w:r>
    </w:p>
    <w:p w14:paraId="00225FD3" w14:textId="09996515" w:rsidR="007A00A4" w:rsidRPr="00F77480" w:rsidRDefault="004362B5">
      <w:pPr>
        <w:pStyle w:val="Paragraphedeliste"/>
        <w:numPr>
          <w:ilvl w:val="0"/>
          <w:numId w:val="2"/>
        </w:numPr>
        <w:spacing w:before="60" w:after="60"/>
        <w:jc w:val="both"/>
        <w:pPrChange w:id="1241" w:author="Ir Nicole" w:date="2026-06-19T12:38:00Z">
          <w:pPr>
            <w:pStyle w:val="Paragraphedeliste"/>
            <w:numPr>
              <w:numId w:val="2"/>
            </w:numPr>
            <w:spacing w:before="60" w:after="60"/>
            <w:ind w:left="720" w:hanging="360"/>
          </w:pPr>
        </w:pPrChange>
      </w:pPr>
      <w:r w:rsidRPr="00F77480">
        <w:t xml:space="preserve">Boitier </w:t>
      </w:r>
      <w:r w:rsidR="002E5EE8" w:rsidRPr="00F77480">
        <w:t>sécurise</w:t>
      </w:r>
      <w:r w:rsidRPr="00F77480">
        <w:t xml:space="preserve"> IP54 avec alimentation P</w:t>
      </w:r>
      <w:ins w:id="1242" w:author="Ir Nicole" w:date="2026-06-19T11:45:00Z">
        <w:r w:rsidR="00820050">
          <w:t>O</w:t>
        </w:r>
      </w:ins>
      <w:del w:id="1243" w:author="Ir Nicole" w:date="2026-06-19T11:45:00Z">
        <w:r w:rsidRPr="00F77480" w:rsidDel="00820050">
          <w:delText>o</w:delText>
        </w:r>
      </w:del>
      <w:r w:rsidRPr="00F77480">
        <w:t>E ou USB-C</w:t>
      </w:r>
    </w:p>
    <w:p w14:paraId="41C2CA30" w14:textId="67F7F891" w:rsidR="007A00A4" w:rsidRPr="00F77480" w:rsidRDefault="004362B5">
      <w:pPr>
        <w:pStyle w:val="Paragraphedeliste"/>
        <w:numPr>
          <w:ilvl w:val="0"/>
          <w:numId w:val="2"/>
        </w:numPr>
        <w:spacing w:before="60" w:after="60"/>
        <w:jc w:val="both"/>
        <w:rPr>
          <w:rPrChange w:id="1244" w:author="Egide NDAYIZEYE" w:date="2026-06-17T17:43:00Z">
            <w:rPr>
              <w:lang w:val="en-US"/>
            </w:rPr>
          </w:rPrChange>
        </w:rPr>
        <w:pPrChange w:id="1245" w:author="Ir Nicole" w:date="2026-06-19T12:38:00Z">
          <w:pPr>
            <w:pStyle w:val="Paragraphedeliste"/>
            <w:numPr>
              <w:numId w:val="2"/>
            </w:numPr>
            <w:spacing w:before="60" w:after="60"/>
            <w:ind w:left="720" w:hanging="360"/>
          </w:pPr>
        </w:pPrChange>
      </w:pPr>
      <w:r w:rsidRPr="00F77480">
        <w:rPr>
          <w:rPrChange w:id="1246" w:author="Egide NDAYIZEYE" w:date="2026-06-17T17:43:00Z">
            <w:rPr>
              <w:lang w:val="en-US"/>
            </w:rPr>
          </w:rPrChange>
        </w:rPr>
        <w:t xml:space="preserve">Module RTC (Real Time </w:t>
      </w:r>
      <w:proofErr w:type="spellStart"/>
      <w:r w:rsidRPr="00F77480">
        <w:rPr>
          <w:rPrChange w:id="1247" w:author="Egide NDAYIZEYE" w:date="2026-06-17T17:43:00Z">
            <w:rPr>
              <w:lang w:val="en-US"/>
            </w:rPr>
          </w:rPrChange>
        </w:rPr>
        <w:t>Clock</w:t>
      </w:r>
      <w:proofErr w:type="spellEnd"/>
      <w:r w:rsidRPr="00F77480">
        <w:rPr>
          <w:rPrChange w:id="1248" w:author="Egide NDAYIZEYE" w:date="2026-06-17T17:43:00Z">
            <w:rPr>
              <w:lang w:val="en-US"/>
            </w:rPr>
          </w:rPrChange>
        </w:rPr>
        <w:t xml:space="preserve">) DS3231 pour horodatage </w:t>
      </w:r>
      <w:del w:id="1249" w:author="Egide NDAYIZEYE" w:date="2026-06-17T17:43:00Z">
        <w:r w:rsidR="002E5EE8" w:rsidRPr="00F77480" w:rsidDel="00F77480">
          <w:rPr>
            <w:rPrChange w:id="1250" w:author="Egide NDAYIZEYE" w:date="2026-06-17T17:43:00Z">
              <w:rPr>
                <w:lang w:val="en-US"/>
              </w:rPr>
            </w:rPrChange>
          </w:rPr>
          <w:delText>précis</w:delText>
        </w:r>
        <w:r w:rsidR="00F23DA5" w:rsidRPr="00F77480" w:rsidDel="00F77480">
          <w:rPr>
            <w:rPrChange w:id="1251" w:author="Egide NDAYIZEYE" w:date="2026-06-17T17:43:00Z">
              <w:rPr>
                <w:lang w:val="en-US"/>
              </w:rPr>
            </w:rPrChange>
          </w:rPr>
          <w:delText>(</w:delText>
        </w:r>
      </w:del>
      <w:ins w:id="1252" w:author="Egide NDAYIZEYE" w:date="2026-06-17T17:43:00Z">
        <w:r w:rsidR="00F77480" w:rsidRPr="00F77480">
          <w:t>précis (</w:t>
        </w:r>
      </w:ins>
      <w:del w:id="1253" w:author="Egide NDAYIZEYE" w:date="2026-06-17T17:43:00Z">
        <w:r w:rsidR="001D3F17" w:rsidRPr="00F77480" w:rsidDel="00F77480">
          <w:rPr>
            <w:rPrChange w:id="1254" w:author="Egide NDAYIZEYE" w:date="2026-06-17T17:43:00Z">
              <w:rPr>
                <w:lang w:val="en-US"/>
              </w:rPr>
            </w:rPrChange>
          </w:rPr>
          <w:delText>integ</w:delText>
        </w:r>
        <w:r w:rsidR="00B12A67" w:rsidRPr="00F77480" w:rsidDel="00F77480">
          <w:rPr>
            <w:rPrChange w:id="1255" w:author="Egide NDAYIZEYE" w:date="2026-06-17T17:43:00Z">
              <w:rPr>
                <w:lang w:val="en-US"/>
              </w:rPr>
            </w:rPrChange>
          </w:rPr>
          <w:delText>r</w:delText>
        </w:r>
        <w:r w:rsidR="001D3F17" w:rsidRPr="00F77480" w:rsidDel="00F77480">
          <w:rPr>
            <w:rPrChange w:id="1256" w:author="Egide NDAYIZEYE" w:date="2026-06-17T17:43:00Z">
              <w:rPr>
                <w:lang w:val="en-US"/>
              </w:rPr>
            </w:rPrChange>
          </w:rPr>
          <w:delText>e</w:delText>
        </w:r>
      </w:del>
      <w:ins w:id="1257" w:author="Egide NDAYIZEYE" w:date="2026-06-17T17:43:00Z">
        <w:r w:rsidR="00F77480" w:rsidRPr="00F77480">
          <w:t>intégré</w:t>
        </w:r>
      </w:ins>
      <w:r w:rsidR="00F23DA5" w:rsidRPr="00F77480">
        <w:rPr>
          <w:rPrChange w:id="1258" w:author="Egide NDAYIZEYE" w:date="2026-06-17T17:43:00Z">
            <w:rPr>
              <w:lang w:val="en-US"/>
            </w:rPr>
          </w:rPrChange>
        </w:rPr>
        <w:t xml:space="preserve"> dans R Pi </w:t>
      </w:r>
      <w:r w:rsidR="001D3F17" w:rsidRPr="00F77480">
        <w:rPr>
          <w:rPrChange w:id="1259" w:author="Egide NDAYIZEYE" w:date="2026-06-17T17:43:00Z">
            <w:rPr>
              <w:lang w:val="en-US"/>
            </w:rPr>
          </w:rPrChange>
        </w:rPr>
        <w:t>5)</w:t>
      </w:r>
    </w:p>
    <w:p w14:paraId="68D3778A" w14:textId="77777777" w:rsidR="007A00A4" w:rsidRPr="00F77480" w:rsidRDefault="004362B5">
      <w:pPr>
        <w:pStyle w:val="Paragraphedeliste"/>
        <w:numPr>
          <w:ilvl w:val="0"/>
          <w:numId w:val="2"/>
        </w:numPr>
        <w:spacing w:before="60" w:after="60"/>
        <w:jc w:val="both"/>
        <w:pPrChange w:id="1260" w:author="Ir Nicole" w:date="2026-06-19T12:38:00Z">
          <w:pPr>
            <w:pStyle w:val="Paragraphedeliste"/>
            <w:numPr>
              <w:numId w:val="2"/>
            </w:numPr>
            <w:spacing w:before="60" w:after="60"/>
            <w:ind w:left="720" w:hanging="360"/>
          </w:pPr>
        </w:pPrChange>
      </w:pPr>
      <w:r w:rsidRPr="00F77480">
        <w:t>LED RGB pour signalisation visuelle (rouge/vert/orange)</w:t>
      </w:r>
    </w:p>
    <w:p w14:paraId="139DEB23" w14:textId="77777777" w:rsidR="007A00A4" w:rsidRPr="00F77480" w:rsidRDefault="004362B5">
      <w:pPr>
        <w:pStyle w:val="Paragraphedeliste"/>
        <w:numPr>
          <w:ilvl w:val="0"/>
          <w:numId w:val="2"/>
        </w:numPr>
        <w:spacing w:before="60" w:after="60"/>
        <w:jc w:val="both"/>
        <w:pPrChange w:id="1261" w:author="Ir Nicole" w:date="2026-06-19T12:38:00Z">
          <w:pPr>
            <w:pStyle w:val="Paragraphedeliste"/>
            <w:numPr>
              <w:numId w:val="2"/>
            </w:numPr>
            <w:spacing w:before="60" w:after="60"/>
            <w:ind w:left="720" w:hanging="360"/>
          </w:pPr>
        </w:pPrChange>
      </w:pPr>
      <w:proofErr w:type="spellStart"/>
      <w:r w:rsidRPr="00F77480">
        <w:t>Buzzer</w:t>
      </w:r>
      <w:proofErr w:type="spellEnd"/>
      <w:r w:rsidRPr="00F77480">
        <w:t xml:space="preserve"> pour retour sonore</w:t>
      </w:r>
    </w:p>
    <w:p w14:paraId="2C5256D0" w14:textId="77777777" w:rsidR="007A00A4" w:rsidRDefault="004362B5">
      <w:pPr>
        <w:pStyle w:val="Titre3"/>
        <w:jc w:val="both"/>
        <w:pPrChange w:id="1262" w:author="Ir Nicole" w:date="2026-06-19T12:38:00Z">
          <w:pPr>
            <w:pStyle w:val="Titre3"/>
          </w:pPr>
        </w:pPrChange>
      </w:pPr>
      <w:bookmarkStart w:id="1263" w:name="_Toc232765086"/>
      <w:r>
        <w:t>4.2.2. Serveur Central</w:t>
      </w:r>
      <w:bookmarkEnd w:id="1263"/>
    </w:p>
    <w:p w14:paraId="6DD92CC5" w14:textId="527DFC15" w:rsidR="007A00A4" w:rsidRDefault="004362B5">
      <w:pPr>
        <w:pStyle w:val="Paragraphedeliste"/>
        <w:numPr>
          <w:ilvl w:val="0"/>
          <w:numId w:val="2"/>
        </w:numPr>
        <w:spacing w:before="60" w:after="60"/>
        <w:jc w:val="both"/>
        <w:pPrChange w:id="1264" w:author="Ir Nicole" w:date="2026-06-19T12:38:00Z">
          <w:pPr>
            <w:pStyle w:val="Paragraphedeliste"/>
            <w:numPr>
              <w:numId w:val="2"/>
            </w:numPr>
            <w:spacing w:before="60" w:after="60"/>
            <w:ind w:left="720" w:hanging="360"/>
          </w:pPr>
        </w:pPrChange>
      </w:pPr>
      <w:commentRangeStart w:id="1265"/>
      <w:commentRangeStart w:id="1266"/>
      <w:proofErr w:type="spellStart"/>
      <w:r>
        <w:t>Raspberry</w:t>
      </w:r>
      <w:proofErr w:type="spellEnd"/>
      <w:r>
        <w:t xml:space="preserve"> Pi 5 (8 Go RAM) ou mini-serveur Linux </w:t>
      </w:r>
      <w:r w:rsidR="002E5EE8">
        <w:t>dédie</w:t>
      </w:r>
      <w:ins w:id="1267" w:author="Ir Nicole" w:date="2026-06-19T11:46:00Z">
        <w:r w:rsidR="00820050">
          <w:t xml:space="preserve"> ou serveur de la </w:t>
        </w:r>
      </w:ins>
      <w:ins w:id="1268" w:author="Ir Nicole" w:date="2026-06-19T11:47:00Z">
        <w:r w:rsidR="00820050">
          <w:t>BIDF</w:t>
        </w:r>
      </w:ins>
    </w:p>
    <w:p w14:paraId="3F977F26" w14:textId="5837D33F" w:rsidR="007A00A4" w:rsidRDefault="006A0F1F">
      <w:pPr>
        <w:pStyle w:val="Paragraphedeliste"/>
        <w:numPr>
          <w:ilvl w:val="0"/>
          <w:numId w:val="2"/>
        </w:numPr>
        <w:spacing w:before="60" w:after="60"/>
        <w:jc w:val="both"/>
        <w:pPrChange w:id="1269" w:author="Ir Nicole" w:date="2026-06-19T12:38:00Z">
          <w:pPr>
            <w:pStyle w:val="Paragraphedeliste"/>
            <w:numPr>
              <w:numId w:val="2"/>
            </w:numPr>
            <w:spacing w:before="60" w:after="60"/>
            <w:ind w:left="720" w:hanging="360"/>
          </w:pPr>
        </w:pPrChange>
      </w:pPr>
      <w:r>
        <w:t>Micro SD 64</w:t>
      </w:r>
      <w:r w:rsidR="004362B5">
        <w:t xml:space="preserve"> Go minimum pour stockage des </w:t>
      </w:r>
      <w:ins w:id="1270" w:author="Ir Nicole" w:date="2026-06-19T11:47:00Z">
        <w:r w:rsidR="00820050">
          <w:t>signatu</w:t>
        </w:r>
      </w:ins>
      <w:ins w:id="1271" w:author="Ir Nicole" w:date="2026-06-19T11:48:00Z">
        <w:r w:rsidR="00820050">
          <w:t>res</w:t>
        </w:r>
      </w:ins>
      <w:del w:id="1272" w:author="Ir Nicole" w:date="2026-06-19T11:47:00Z">
        <w:r w:rsidR="004362B5" w:rsidDel="00820050">
          <w:delText>gabarits</w:delText>
        </w:r>
      </w:del>
      <w:r w:rsidR="004362B5">
        <w:t xml:space="preserve"> </w:t>
      </w:r>
      <w:r w:rsidR="002E5EE8">
        <w:t>biométriques</w:t>
      </w:r>
      <w:r w:rsidR="004362B5">
        <w:t xml:space="preserve"> et logs</w:t>
      </w:r>
    </w:p>
    <w:p w14:paraId="31F598C4" w14:textId="77777777" w:rsidR="007A00A4" w:rsidRDefault="004362B5">
      <w:pPr>
        <w:pStyle w:val="Paragraphedeliste"/>
        <w:numPr>
          <w:ilvl w:val="0"/>
          <w:numId w:val="2"/>
        </w:numPr>
        <w:spacing w:before="60" w:after="60"/>
        <w:jc w:val="both"/>
        <w:pPrChange w:id="1273" w:author="Ir Nicole" w:date="2026-06-19T12:38:00Z">
          <w:pPr>
            <w:pStyle w:val="Paragraphedeliste"/>
            <w:numPr>
              <w:numId w:val="2"/>
            </w:numPr>
            <w:spacing w:before="60" w:after="60"/>
            <w:ind w:left="720" w:hanging="360"/>
          </w:pPr>
        </w:pPrChange>
      </w:pPr>
      <w:r>
        <w:t xml:space="preserve">Connexion </w:t>
      </w:r>
      <w:r w:rsidR="002E5EE8">
        <w:t>réseau</w:t>
      </w:r>
      <w:r>
        <w:t xml:space="preserve"> Ethernet Gigabit</w:t>
      </w:r>
    </w:p>
    <w:p w14:paraId="35F26761" w14:textId="77777777" w:rsidR="007A00A4" w:rsidRDefault="002E5EE8">
      <w:pPr>
        <w:pStyle w:val="Paragraphedeliste"/>
        <w:numPr>
          <w:ilvl w:val="0"/>
          <w:numId w:val="2"/>
        </w:numPr>
        <w:spacing w:before="60" w:after="60"/>
        <w:jc w:val="both"/>
        <w:pPrChange w:id="1274" w:author="Ir Nicole" w:date="2026-06-19T12:38:00Z">
          <w:pPr>
            <w:pStyle w:val="Paragraphedeliste"/>
            <w:numPr>
              <w:numId w:val="2"/>
            </w:numPr>
            <w:spacing w:before="60" w:after="60"/>
            <w:ind w:left="720" w:hanging="360"/>
          </w:pPr>
        </w:pPrChange>
      </w:pPr>
      <w:r>
        <w:t>Système</w:t>
      </w:r>
      <w:r w:rsidR="004362B5">
        <w:t xml:space="preserve"> d'alimentation sans interruption (UPS)</w:t>
      </w:r>
      <w:commentRangeEnd w:id="1265"/>
      <w:r w:rsidR="00422F58">
        <w:rPr>
          <w:rStyle w:val="Marquedecommentaire"/>
        </w:rPr>
        <w:commentReference w:id="1265"/>
      </w:r>
      <w:commentRangeEnd w:id="1266"/>
      <w:r w:rsidR="0072440B">
        <w:rPr>
          <w:rStyle w:val="Marquedecommentaire"/>
        </w:rPr>
        <w:commentReference w:id="1266"/>
      </w:r>
    </w:p>
    <w:p w14:paraId="2F74B55A" w14:textId="77777777" w:rsidR="007A00A4" w:rsidRDefault="004362B5">
      <w:pPr>
        <w:pStyle w:val="Titre2"/>
        <w:jc w:val="both"/>
        <w:pPrChange w:id="1275" w:author="Ir Nicole" w:date="2026-06-19T12:38:00Z">
          <w:pPr>
            <w:pStyle w:val="Titre2"/>
          </w:pPr>
        </w:pPrChange>
      </w:pPr>
      <w:bookmarkStart w:id="1276" w:name="_Toc232765087"/>
      <w:r>
        <w:t xml:space="preserve">4.3. </w:t>
      </w:r>
      <w:proofErr w:type="spellStart"/>
      <w:r>
        <w:t>Stack</w:t>
      </w:r>
      <w:proofErr w:type="spellEnd"/>
      <w:r>
        <w:t xml:space="preserve"> Technologique</w:t>
      </w:r>
      <w:bookmarkEnd w:id="1276"/>
    </w:p>
    <w:p w14:paraId="2B5E119E" w14:textId="77777777" w:rsidR="007A00A4" w:rsidRDefault="007A00A4">
      <w:pPr>
        <w:spacing w:before="80" w:after="80"/>
        <w:jc w:val="both"/>
        <w:pPrChange w:id="1277" w:author="Ir Nicole" w:date="2026-06-19T12:38:00Z">
          <w:pPr>
            <w:spacing w:before="80" w:after="80"/>
          </w:pPr>
        </w:pPrChange>
      </w:pPr>
    </w:p>
    <w:p w14:paraId="63958C53" w14:textId="6B5CCDF7" w:rsidR="00EE4AB6" w:rsidRDefault="00EE4AB6">
      <w:pPr>
        <w:pStyle w:val="Lgende"/>
        <w:keepNext/>
        <w:jc w:val="both"/>
        <w:rPr>
          <w:ins w:id="1278" w:author="Ir Nicole" w:date="2026-06-18T13:16:00Z"/>
        </w:rPr>
        <w:pPrChange w:id="1279" w:author="Ir Nicole" w:date="2026-06-19T12:38:00Z">
          <w:pPr/>
        </w:pPrChange>
      </w:pPr>
      <w:bookmarkStart w:id="1280" w:name="_Toc232681968"/>
      <w:ins w:id="1281" w:author="Ir Nicole" w:date="2026-06-18T13:16:00Z">
        <w:r>
          <w:t xml:space="preserve">Tableau </w:t>
        </w:r>
        <w:r>
          <w:fldChar w:fldCharType="begin"/>
        </w:r>
        <w:r>
          <w:instrText xml:space="preserve"> SEQ Tableau \* ARABIC </w:instrText>
        </w:r>
      </w:ins>
      <w:r>
        <w:fldChar w:fldCharType="separate"/>
      </w:r>
      <w:ins w:id="1282" w:author="Ir Nicole" w:date="2026-06-19T10:35:00Z">
        <w:r w:rsidR="00254426">
          <w:rPr>
            <w:noProof/>
          </w:rPr>
          <w:t>4</w:t>
        </w:r>
      </w:ins>
      <w:ins w:id="1283" w:author="Ir Nicole" w:date="2026-06-18T13:16:00Z">
        <w:r>
          <w:fldChar w:fldCharType="end"/>
        </w:r>
        <w:r>
          <w:t xml:space="preserve"> </w:t>
        </w:r>
        <w:proofErr w:type="spellStart"/>
        <w:r w:rsidRPr="00C43379">
          <w:t>Stack</w:t>
        </w:r>
        <w:proofErr w:type="spellEnd"/>
        <w:r w:rsidRPr="00C43379">
          <w:t xml:space="preserve"> Technologique</w:t>
        </w:r>
        <w:bookmarkEnd w:id="1280"/>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7A00A4" w:rsidRPr="00422F58" w14:paraId="659B2E65" w14:textId="77777777">
        <w:tc>
          <w:tcPr>
            <w:tcW w:w="2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52D69EA8" w14:textId="77777777" w:rsidR="007A00A4" w:rsidRPr="00422F58" w:rsidRDefault="005F690F">
            <w:pPr>
              <w:jc w:val="both"/>
              <w:pPrChange w:id="1284" w:author="Ir Nicole" w:date="2026-06-19T12:38:00Z">
                <w:pPr/>
              </w:pPrChange>
            </w:pPr>
            <w:r w:rsidRPr="00422F58">
              <w:rPr>
                <w:b/>
                <w:bCs/>
                <w:color w:val="FFFFFF"/>
                <w:sz w:val="20"/>
                <w:szCs w:val="20"/>
              </w:rPr>
              <w:t>Catégorie</w:t>
            </w:r>
          </w:p>
        </w:tc>
        <w:tc>
          <w:tcPr>
            <w:tcW w:w="3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0E917F15" w14:textId="77777777" w:rsidR="007A00A4" w:rsidRPr="00422F58" w:rsidRDefault="004362B5">
            <w:pPr>
              <w:jc w:val="both"/>
              <w:pPrChange w:id="1285" w:author="Ir Nicole" w:date="2026-06-19T12:38:00Z">
                <w:pPr/>
              </w:pPrChange>
            </w:pPr>
            <w:r w:rsidRPr="00422F58">
              <w:rPr>
                <w:b/>
                <w:bCs/>
                <w:color w:val="FFFFFF"/>
                <w:sz w:val="20"/>
                <w:szCs w:val="20"/>
              </w:rPr>
              <w:t>Technologie</w:t>
            </w:r>
          </w:p>
        </w:tc>
        <w:tc>
          <w:tcPr>
            <w:tcW w:w="35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7EC4F941" w14:textId="77777777" w:rsidR="007A00A4" w:rsidRPr="00422F58" w:rsidRDefault="004362B5">
            <w:pPr>
              <w:jc w:val="both"/>
              <w:pPrChange w:id="1286" w:author="Ir Nicole" w:date="2026-06-19T12:38:00Z">
                <w:pPr/>
              </w:pPrChange>
            </w:pPr>
            <w:r w:rsidRPr="00422F58">
              <w:rPr>
                <w:b/>
                <w:bCs/>
                <w:color w:val="FFFFFF"/>
                <w:sz w:val="20"/>
                <w:szCs w:val="20"/>
              </w:rPr>
              <w:t>Justification</w:t>
            </w:r>
          </w:p>
        </w:tc>
      </w:tr>
      <w:tr w:rsidR="007A00A4" w:rsidRPr="00422F58" w14:paraId="59093F8E"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4FB53B" w14:textId="77777777" w:rsidR="007A00A4" w:rsidRPr="00422F58" w:rsidRDefault="004362B5">
            <w:pPr>
              <w:jc w:val="both"/>
              <w:pPrChange w:id="1287" w:author="Ir Nicole" w:date="2026-06-19T12:38:00Z">
                <w:pPr/>
              </w:pPrChange>
            </w:pPr>
            <w:r w:rsidRPr="00422F58">
              <w:rPr>
                <w:color w:val="000000"/>
                <w:sz w:val="20"/>
                <w:szCs w:val="20"/>
              </w:rPr>
              <w:t>OS Embarque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E8586C" w14:textId="77777777" w:rsidR="007A00A4" w:rsidRPr="00EE4AB6" w:rsidRDefault="004362B5">
            <w:pPr>
              <w:jc w:val="both"/>
              <w:rPr>
                <w:lang w:val="en-US"/>
              </w:rPr>
              <w:pPrChange w:id="1288" w:author="Ir Nicole" w:date="2026-06-19T12:38:00Z">
                <w:pPr/>
              </w:pPrChange>
            </w:pPr>
            <w:r w:rsidRPr="00EE4AB6">
              <w:rPr>
                <w:color w:val="000000"/>
                <w:sz w:val="20"/>
                <w:szCs w:val="20"/>
                <w:lang w:val="en-US"/>
              </w:rPr>
              <w:t>Raspberry Pi OS Lite (</w:t>
            </w:r>
            <w:proofErr w:type="spellStart"/>
            <w:r w:rsidRPr="00EE4AB6">
              <w:rPr>
                <w:color w:val="000000"/>
                <w:sz w:val="20"/>
                <w:szCs w:val="20"/>
                <w:lang w:val="en-US"/>
              </w:rPr>
              <w:t>Debian</w:t>
            </w:r>
            <w:proofErr w:type="spellEnd"/>
            <w:r w:rsidRPr="00EE4AB6">
              <w:rPr>
                <w:color w:val="000000"/>
                <w:sz w:val="20"/>
                <w:szCs w:val="20"/>
                <w:lang w:val="en-US"/>
              </w:rPr>
              <w:t>)</w:t>
            </w:r>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9505B7" w14:textId="77777777" w:rsidR="007A00A4" w:rsidRPr="00422F58" w:rsidRDefault="004362B5">
            <w:pPr>
              <w:jc w:val="both"/>
              <w:pPrChange w:id="1289" w:author="Ir Nicole" w:date="2026-06-19T12:38:00Z">
                <w:pPr/>
              </w:pPrChange>
            </w:pPr>
            <w:r w:rsidRPr="00422F58">
              <w:rPr>
                <w:color w:val="000000"/>
                <w:sz w:val="20"/>
                <w:szCs w:val="20"/>
              </w:rPr>
              <w:t>Leger, stable, optimise ARM</w:t>
            </w:r>
          </w:p>
        </w:tc>
      </w:tr>
      <w:tr w:rsidR="007A00A4" w:rsidRPr="00422F58" w14:paraId="23C61BCC"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D81103" w14:textId="77777777" w:rsidR="007A00A4" w:rsidRPr="00422F58" w:rsidRDefault="004362B5">
            <w:pPr>
              <w:jc w:val="both"/>
              <w:pPrChange w:id="1290" w:author="Ir Nicole" w:date="2026-06-19T12:38:00Z">
                <w:pPr/>
              </w:pPrChange>
            </w:pPr>
            <w:r w:rsidRPr="00422F58">
              <w:rPr>
                <w:color w:val="000000"/>
                <w:sz w:val="20"/>
                <w:szCs w:val="20"/>
              </w:rPr>
              <w:t>Langage principal</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1858B" w14:textId="77777777" w:rsidR="007A00A4" w:rsidRPr="00422F58" w:rsidRDefault="006A0F1F">
            <w:pPr>
              <w:jc w:val="both"/>
              <w:pPrChange w:id="1291" w:author="Ir Nicole" w:date="2026-06-19T12:38:00Z">
                <w:pPr/>
              </w:pPrChange>
            </w:pPr>
            <w:r w:rsidRPr="00422F58">
              <w:rPr>
                <w:color w:val="000000"/>
                <w:sz w:val="20"/>
                <w:szCs w:val="20"/>
              </w:rPr>
              <w:t xml:space="preserve">Python </w:t>
            </w:r>
            <w:del w:id="1292" w:author="Ir Nicole" w:date="2026-06-19T11:50:00Z">
              <w:r w:rsidRPr="00422F58" w:rsidDel="00820050">
                <w:rPr>
                  <w:color w:val="000000"/>
                  <w:sz w:val="20"/>
                  <w:szCs w:val="20"/>
                </w:rPr>
                <w:delText>3.11</w:delText>
              </w:r>
            </w:del>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3CFD17" w14:textId="77777777" w:rsidR="007A00A4" w:rsidRPr="00422F58" w:rsidRDefault="002E5EE8">
            <w:pPr>
              <w:jc w:val="both"/>
              <w:pPrChange w:id="1293" w:author="Ir Nicole" w:date="2026-06-19T12:38:00Z">
                <w:pPr/>
              </w:pPrChange>
            </w:pPr>
            <w:r w:rsidRPr="00422F58">
              <w:rPr>
                <w:color w:val="000000"/>
                <w:sz w:val="20"/>
                <w:szCs w:val="20"/>
              </w:rPr>
              <w:t>Ecosystème</w:t>
            </w:r>
            <w:r w:rsidR="004362B5" w:rsidRPr="00422F58">
              <w:rPr>
                <w:color w:val="000000"/>
                <w:sz w:val="20"/>
                <w:szCs w:val="20"/>
              </w:rPr>
              <w:t xml:space="preserve"> IA/</w:t>
            </w:r>
            <w:r w:rsidRPr="00422F58">
              <w:rPr>
                <w:color w:val="000000"/>
                <w:sz w:val="20"/>
                <w:szCs w:val="20"/>
              </w:rPr>
              <w:t>biométrie</w:t>
            </w:r>
            <w:r w:rsidR="004362B5" w:rsidRPr="00422F58">
              <w:rPr>
                <w:color w:val="000000"/>
                <w:sz w:val="20"/>
                <w:szCs w:val="20"/>
              </w:rPr>
              <w:t xml:space="preserve"> riche</w:t>
            </w:r>
          </w:p>
        </w:tc>
      </w:tr>
      <w:tr w:rsidR="007A00A4" w:rsidRPr="00422F58" w14:paraId="3CCFBF6F"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251CAE" w14:textId="77777777" w:rsidR="007A00A4" w:rsidRPr="00422F58" w:rsidRDefault="004362B5">
            <w:pPr>
              <w:jc w:val="both"/>
              <w:pPrChange w:id="1294" w:author="Ir Nicole" w:date="2026-06-19T12:38:00Z">
                <w:pPr/>
              </w:pPrChange>
            </w:pPr>
            <w:r w:rsidRPr="00422F58">
              <w:rPr>
                <w:color w:val="000000"/>
                <w:sz w:val="20"/>
                <w:szCs w:val="20"/>
              </w:rPr>
              <w:t>Reconnaissance faciale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CA0232" w14:textId="77777777" w:rsidR="007A00A4" w:rsidRPr="00422F58" w:rsidRDefault="004362B5">
            <w:pPr>
              <w:jc w:val="both"/>
              <w:pPrChange w:id="1295" w:author="Ir Nicole" w:date="2026-06-19T12:38:00Z">
                <w:pPr/>
              </w:pPrChange>
            </w:pPr>
            <w:proofErr w:type="spellStart"/>
            <w:r w:rsidRPr="00422F58">
              <w:rPr>
                <w:color w:val="000000"/>
                <w:sz w:val="20"/>
                <w:szCs w:val="20"/>
              </w:rPr>
              <w:t>OpenCV</w:t>
            </w:r>
            <w:proofErr w:type="spellEnd"/>
            <w:r w:rsidRPr="00422F58">
              <w:rPr>
                <w:color w:val="000000"/>
                <w:sz w:val="20"/>
                <w:szCs w:val="20"/>
              </w:rPr>
              <w:t xml:space="preserve"> + </w:t>
            </w:r>
            <w:proofErr w:type="spellStart"/>
            <w:r w:rsidRPr="00422F58">
              <w:rPr>
                <w:color w:val="000000"/>
                <w:sz w:val="20"/>
                <w:szCs w:val="20"/>
              </w:rPr>
              <w:t>DeepFace</w:t>
            </w:r>
            <w:proofErr w:type="spellEnd"/>
            <w:r w:rsidRPr="00422F58">
              <w:rPr>
                <w:color w:val="000000"/>
                <w:sz w:val="20"/>
                <w:szCs w:val="20"/>
              </w:rPr>
              <w:t xml:space="preserve"> / </w:t>
            </w:r>
            <w:proofErr w:type="spellStart"/>
            <w:r w:rsidRPr="00422F58">
              <w:rPr>
                <w:color w:val="000000"/>
                <w:sz w:val="20"/>
                <w:szCs w:val="20"/>
              </w:rPr>
              <w:t>dlib</w:t>
            </w:r>
            <w:proofErr w:type="spellEnd"/>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C320D8" w14:textId="77777777" w:rsidR="007A00A4" w:rsidRPr="00422F58" w:rsidRDefault="004362B5">
            <w:pPr>
              <w:jc w:val="both"/>
              <w:pPrChange w:id="1296" w:author="Ir Nicole" w:date="2026-06-19T12:38:00Z">
                <w:pPr/>
              </w:pPrChange>
            </w:pPr>
            <w:r w:rsidRPr="00422F58">
              <w:rPr>
                <w:color w:val="000000"/>
                <w:sz w:val="20"/>
                <w:szCs w:val="20"/>
              </w:rPr>
              <w:t xml:space="preserve">Performance </w:t>
            </w:r>
            <w:r w:rsidR="002E5EE8" w:rsidRPr="00422F58">
              <w:rPr>
                <w:color w:val="000000"/>
                <w:sz w:val="20"/>
                <w:szCs w:val="20"/>
              </w:rPr>
              <w:t>prouvée</w:t>
            </w:r>
            <w:r w:rsidRPr="00422F58">
              <w:rPr>
                <w:color w:val="000000"/>
                <w:sz w:val="20"/>
                <w:szCs w:val="20"/>
              </w:rPr>
              <w:t>, open-source</w:t>
            </w:r>
          </w:p>
        </w:tc>
      </w:tr>
      <w:tr w:rsidR="007A00A4" w:rsidRPr="00422F58" w14:paraId="66D461AF"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FCB50" w14:textId="77777777" w:rsidR="007A00A4" w:rsidRPr="00422F58" w:rsidRDefault="004362B5">
            <w:pPr>
              <w:jc w:val="both"/>
              <w:pPrChange w:id="1297" w:author="Ir Nicole" w:date="2026-06-19T12:38:00Z">
                <w:pPr/>
              </w:pPrChange>
            </w:pPr>
            <w:r w:rsidRPr="00422F58">
              <w:rPr>
                <w:color w:val="000000"/>
                <w:sz w:val="20"/>
                <w:szCs w:val="20"/>
              </w:rPr>
              <w:t>Empreinte digitale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76233" w14:textId="77777777" w:rsidR="007A00A4" w:rsidRPr="00422F58" w:rsidRDefault="004362B5">
            <w:pPr>
              <w:jc w:val="both"/>
              <w:pPrChange w:id="1298" w:author="Ir Nicole" w:date="2026-06-19T12:38:00Z">
                <w:pPr/>
              </w:pPrChange>
            </w:pPr>
            <w:r w:rsidRPr="00422F58">
              <w:rPr>
                <w:color w:val="000000"/>
                <w:sz w:val="20"/>
                <w:szCs w:val="20"/>
              </w:rPr>
              <w:t>Python-</w:t>
            </w:r>
            <w:proofErr w:type="spellStart"/>
            <w:r w:rsidRPr="00422F58">
              <w:rPr>
                <w:color w:val="000000"/>
                <w:sz w:val="20"/>
                <w:szCs w:val="20"/>
              </w:rPr>
              <w:t>FingerPrint</w:t>
            </w:r>
            <w:proofErr w:type="spellEnd"/>
            <w:r w:rsidRPr="00422F58">
              <w:rPr>
                <w:color w:val="000000"/>
                <w:sz w:val="20"/>
                <w:szCs w:val="20"/>
              </w:rPr>
              <w:t xml:space="preserve"> (AS608)</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5F29D4" w14:textId="1287950E" w:rsidR="007A00A4" w:rsidRPr="00422F58" w:rsidRDefault="004362B5">
            <w:pPr>
              <w:jc w:val="both"/>
              <w:pPrChange w:id="1299" w:author="Ir Nicole" w:date="2026-06-19T12:38:00Z">
                <w:pPr/>
              </w:pPrChange>
            </w:pPr>
            <w:del w:id="1300" w:author="Egide NDAYIZEYE" w:date="2026-06-17T17:57:00Z">
              <w:r w:rsidRPr="00422F58" w:rsidDel="00422F58">
                <w:rPr>
                  <w:color w:val="000000"/>
                  <w:sz w:val="20"/>
                  <w:szCs w:val="20"/>
                </w:rPr>
                <w:delText>Interfacage</w:delText>
              </w:r>
            </w:del>
            <w:ins w:id="1301" w:author="Egide NDAYIZEYE" w:date="2026-06-17T17:57:00Z">
              <w:r w:rsidR="00422F58" w:rsidRPr="00422F58">
                <w:rPr>
                  <w:color w:val="000000"/>
                  <w:sz w:val="20"/>
                  <w:szCs w:val="20"/>
                </w:rPr>
                <w:t>Interfaçage</w:t>
              </w:r>
            </w:ins>
            <w:r w:rsidRPr="00422F58">
              <w:rPr>
                <w:color w:val="000000"/>
                <w:sz w:val="20"/>
                <w:szCs w:val="20"/>
              </w:rPr>
              <w:t xml:space="preserve"> UART/SPI natif</w:t>
            </w:r>
          </w:p>
        </w:tc>
      </w:tr>
      <w:tr w:rsidR="007A00A4" w:rsidRPr="00422F58" w14:paraId="3744511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B47533" w14:textId="2B539533" w:rsidR="007A00A4" w:rsidRPr="00422F58" w:rsidRDefault="004362B5">
            <w:pPr>
              <w:jc w:val="both"/>
              <w:pPrChange w:id="1302" w:author="Ir Nicole" w:date="2026-06-19T12:38:00Z">
                <w:pPr/>
              </w:pPrChange>
            </w:pPr>
            <w:r w:rsidRPr="00422F58">
              <w:rPr>
                <w:color w:val="000000"/>
                <w:sz w:val="20"/>
                <w:szCs w:val="20"/>
              </w:rPr>
              <w:t xml:space="preserve">Base de </w:t>
            </w:r>
            <w:del w:id="1303" w:author="Ir Nicole" w:date="2026-06-19T12:43:00Z">
              <w:r w:rsidRPr="00422F58" w:rsidDel="007D4B2B">
                <w:rPr>
                  <w:color w:val="000000"/>
                  <w:sz w:val="20"/>
                  <w:szCs w:val="20"/>
                </w:rPr>
                <w:delText>donnees</w:delText>
              </w:r>
            </w:del>
            <w:ins w:id="1304" w:author="Ir Nicole" w:date="2026-06-19T12:43:00Z">
              <w:r w:rsidR="007D4B2B" w:rsidRPr="00422F58">
                <w:rPr>
                  <w:color w:val="000000"/>
                  <w:sz w:val="20"/>
                  <w:szCs w:val="20"/>
                </w:rPr>
                <w:t>données</w:t>
              </w:r>
            </w:ins>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0124AF" w14:textId="77777777" w:rsidR="007A00A4" w:rsidRPr="00422F58" w:rsidRDefault="00087AF2">
            <w:pPr>
              <w:jc w:val="both"/>
              <w:pPrChange w:id="1305" w:author="Ir Nicole" w:date="2026-06-19T12:38:00Z">
                <w:pPr/>
              </w:pPrChange>
            </w:pPr>
            <w:r w:rsidRPr="00422F58">
              <w:rPr>
                <w:color w:val="000000"/>
                <w:sz w:val="20"/>
                <w:szCs w:val="20"/>
              </w:rPr>
              <w:t>MySQL</w:t>
            </w:r>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E90A7D" w14:textId="77777777" w:rsidR="007A00A4" w:rsidRPr="00422F58" w:rsidRDefault="004362B5">
            <w:pPr>
              <w:jc w:val="both"/>
              <w:pPrChange w:id="1306" w:author="Ir Nicole" w:date="2026-06-19T12:38:00Z">
                <w:pPr/>
              </w:pPrChange>
            </w:pPr>
            <w:r w:rsidRPr="00422F58">
              <w:rPr>
                <w:color w:val="000000"/>
                <w:sz w:val="20"/>
                <w:szCs w:val="20"/>
              </w:rPr>
              <w:t>Robustesse, chiffrement</w:t>
            </w:r>
          </w:p>
        </w:tc>
      </w:tr>
      <w:tr w:rsidR="007A00A4" w:rsidRPr="00422F58" w14:paraId="28026841"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E8174E" w14:textId="77777777" w:rsidR="007A00A4" w:rsidRPr="00422F58" w:rsidRDefault="004362B5">
            <w:pPr>
              <w:jc w:val="both"/>
              <w:pPrChange w:id="1307" w:author="Ir Nicole" w:date="2026-06-19T12:38:00Z">
                <w:pPr/>
              </w:pPrChange>
            </w:pPr>
            <w:proofErr w:type="spellStart"/>
            <w:r w:rsidRPr="00422F58">
              <w:rPr>
                <w:color w:val="000000"/>
                <w:sz w:val="20"/>
                <w:szCs w:val="20"/>
              </w:rPr>
              <w:t>Backend</w:t>
            </w:r>
            <w:proofErr w:type="spellEnd"/>
            <w:r w:rsidRPr="00422F58">
              <w:rPr>
                <w:color w:val="000000"/>
                <w:sz w:val="20"/>
                <w:szCs w:val="20"/>
              </w:rPr>
              <w:t xml:space="preserve"> API</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D2E267" w14:textId="726A9D0B" w:rsidR="007A00A4" w:rsidRPr="00422F58" w:rsidRDefault="006A0F1F">
            <w:pPr>
              <w:jc w:val="both"/>
              <w:pPrChange w:id="1308" w:author="Ir Nicole" w:date="2026-06-19T12:38:00Z">
                <w:pPr/>
              </w:pPrChange>
            </w:pPr>
            <w:proofErr w:type="spellStart"/>
            <w:r w:rsidRPr="00422F58">
              <w:rPr>
                <w:color w:val="000000"/>
                <w:sz w:val="20"/>
                <w:szCs w:val="20"/>
              </w:rPr>
              <w:t>Spring</w:t>
            </w:r>
            <w:proofErr w:type="spellEnd"/>
            <w:r w:rsidRPr="00422F58">
              <w:rPr>
                <w:color w:val="000000"/>
                <w:sz w:val="20"/>
                <w:szCs w:val="20"/>
              </w:rPr>
              <w:t xml:space="preserve"> </w:t>
            </w:r>
            <w:del w:id="1309" w:author="Egide NDAYIZEYE" w:date="2026-06-17T17:57:00Z">
              <w:r w:rsidRPr="00422F58" w:rsidDel="00422F58">
                <w:rPr>
                  <w:color w:val="000000"/>
                  <w:sz w:val="20"/>
                  <w:szCs w:val="20"/>
                </w:rPr>
                <w:delText>boot ,</w:delText>
              </w:r>
            </w:del>
            <w:ins w:id="1310" w:author="Egide NDAYIZEYE" w:date="2026-06-17T17:57:00Z">
              <w:r w:rsidR="00422F58" w:rsidRPr="00422F58">
                <w:rPr>
                  <w:color w:val="000000"/>
                  <w:sz w:val="20"/>
                  <w:szCs w:val="20"/>
                </w:rPr>
                <w:t>boot,</w:t>
              </w:r>
            </w:ins>
            <w:r w:rsidRPr="00422F58">
              <w:rPr>
                <w:color w:val="000000"/>
                <w:sz w:val="20"/>
                <w:szCs w:val="20"/>
              </w:rPr>
              <w:t xml:space="preserve"> </w:t>
            </w:r>
            <w:proofErr w:type="spellStart"/>
            <w:r w:rsidR="004362B5" w:rsidRPr="00422F58">
              <w:rPr>
                <w:color w:val="000000"/>
                <w:sz w:val="20"/>
                <w:szCs w:val="20"/>
              </w:rPr>
              <w:t>Flask</w:t>
            </w:r>
            <w:proofErr w:type="spellEnd"/>
            <w:r w:rsidR="004362B5" w:rsidRPr="00422F58">
              <w:rPr>
                <w:color w:val="000000"/>
                <w:sz w:val="20"/>
                <w:szCs w:val="20"/>
              </w:rPr>
              <w:t xml:space="preserve"> / </w:t>
            </w:r>
            <w:proofErr w:type="spellStart"/>
            <w:r w:rsidR="004362B5" w:rsidRPr="00422F58">
              <w:rPr>
                <w:color w:val="000000"/>
                <w:sz w:val="20"/>
                <w:szCs w:val="20"/>
              </w:rPr>
              <w:t>FastAPI</w:t>
            </w:r>
            <w:proofErr w:type="spellEnd"/>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465CE" w14:textId="77777777" w:rsidR="007A00A4" w:rsidRPr="00422F58" w:rsidRDefault="004362B5">
            <w:pPr>
              <w:jc w:val="both"/>
              <w:pPrChange w:id="1311" w:author="Ir Nicole" w:date="2026-06-19T12:38:00Z">
                <w:pPr/>
              </w:pPrChange>
            </w:pPr>
            <w:r w:rsidRPr="00422F58">
              <w:rPr>
                <w:color w:val="000000"/>
                <w:sz w:val="20"/>
                <w:szCs w:val="20"/>
              </w:rPr>
              <w:t>Leger, REST-natif</w:t>
            </w:r>
          </w:p>
        </w:tc>
      </w:tr>
      <w:tr w:rsidR="007A00A4" w:rsidRPr="00422F58" w14:paraId="0906F3AC"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6645F9" w14:textId="77777777" w:rsidR="007A00A4" w:rsidRPr="00422F58" w:rsidRDefault="004362B5">
            <w:pPr>
              <w:jc w:val="both"/>
              <w:pPrChange w:id="1312" w:author="Ir Nicole" w:date="2026-06-19T12:38:00Z">
                <w:pPr/>
              </w:pPrChange>
            </w:pPr>
            <w:proofErr w:type="spellStart"/>
            <w:r w:rsidRPr="00422F58">
              <w:rPr>
                <w:color w:val="000000"/>
                <w:sz w:val="20"/>
                <w:szCs w:val="20"/>
              </w:rPr>
              <w:t>Frontend</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9762C9" w14:textId="5D7976D7" w:rsidR="007A00A4" w:rsidRPr="00422F58" w:rsidRDefault="00087AF2">
            <w:pPr>
              <w:jc w:val="both"/>
              <w:pPrChange w:id="1313" w:author="Ir Nicole" w:date="2026-06-19T12:38:00Z">
                <w:pPr/>
              </w:pPrChange>
            </w:pPr>
            <w:del w:id="1314" w:author="Egide NDAYIZEYE" w:date="2026-06-17T17:51:00Z">
              <w:r w:rsidRPr="00422F58" w:rsidDel="00422F58">
                <w:rPr>
                  <w:color w:val="000000"/>
                  <w:sz w:val="20"/>
                  <w:szCs w:val="20"/>
                </w:rPr>
                <w:delText>Spring boot</w:delText>
              </w:r>
            </w:del>
            <w:proofErr w:type="spellStart"/>
            <w:ins w:id="1315" w:author="Egide NDAYIZEYE" w:date="2026-06-17T17:51:00Z">
              <w:r w:rsidR="00422F58" w:rsidRPr="00422F58">
                <w:rPr>
                  <w:color w:val="000000"/>
                  <w:sz w:val="20"/>
                  <w:szCs w:val="20"/>
                </w:rPr>
                <w:t>Thymeleaf</w:t>
              </w:r>
            </w:ins>
            <w:proofErr w:type="spellEnd"/>
            <w:r w:rsidR="004362B5" w:rsidRPr="00422F58">
              <w:rPr>
                <w:color w:val="000000"/>
                <w:sz w:val="20"/>
                <w:szCs w:val="20"/>
              </w:rPr>
              <w:t xml:space="preserve"> + </w:t>
            </w:r>
            <w:r w:rsidRPr="00422F58">
              <w:rPr>
                <w:color w:val="000000"/>
                <w:sz w:val="20"/>
                <w:szCs w:val="20"/>
              </w:rPr>
              <w:t xml:space="preserve">html </w:t>
            </w:r>
            <w:r w:rsidR="004362B5" w:rsidRPr="00422F58">
              <w:rPr>
                <w:color w:val="000000"/>
                <w:sz w:val="20"/>
                <w:szCs w:val="20"/>
              </w:rPr>
              <w:t>CSS</w:t>
            </w:r>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B58046" w14:textId="77777777" w:rsidR="007A00A4" w:rsidRPr="00422F58" w:rsidRDefault="004362B5">
            <w:pPr>
              <w:jc w:val="both"/>
              <w:pPrChange w:id="1316" w:author="Ir Nicole" w:date="2026-06-19T12:38:00Z">
                <w:pPr/>
              </w:pPrChange>
            </w:pPr>
            <w:r w:rsidRPr="00422F58">
              <w:rPr>
                <w:color w:val="000000"/>
                <w:sz w:val="20"/>
                <w:szCs w:val="20"/>
              </w:rPr>
              <w:t>Interface moderne et responsive</w:t>
            </w:r>
          </w:p>
        </w:tc>
      </w:tr>
      <w:tr w:rsidR="007A00A4" w:rsidRPr="00422F58" w14:paraId="195E4A4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EB2DF" w14:textId="77777777" w:rsidR="007A00A4" w:rsidRPr="00422F58" w:rsidRDefault="004362B5">
            <w:pPr>
              <w:jc w:val="both"/>
              <w:pPrChange w:id="1317" w:author="Ir Nicole" w:date="2026-06-19T12:38:00Z">
                <w:pPr/>
              </w:pPrChange>
            </w:pPr>
            <w:r w:rsidRPr="00422F58">
              <w:rPr>
                <w:color w:val="000000"/>
                <w:sz w:val="20"/>
                <w:szCs w:val="20"/>
              </w:rPr>
              <w:t>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1075B" w14:textId="77777777" w:rsidR="007A00A4" w:rsidRPr="00422F58" w:rsidRDefault="004362B5">
            <w:pPr>
              <w:jc w:val="both"/>
              <w:pPrChange w:id="1318" w:author="Ir Nicole" w:date="2026-06-19T12:38:00Z">
                <w:pPr/>
              </w:pPrChange>
            </w:pPr>
            <w:r w:rsidRPr="00422F58">
              <w:rPr>
                <w:color w:val="000000"/>
                <w:sz w:val="20"/>
                <w:szCs w:val="20"/>
              </w:rPr>
              <w:t xml:space="preserve">MQTT + </w:t>
            </w:r>
            <w:proofErr w:type="spellStart"/>
            <w:r w:rsidRPr="00422F58">
              <w:rPr>
                <w:color w:val="000000"/>
                <w:sz w:val="20"/>
                <w:szCs w:val="20"/>
              </w:rPr>
              <w:t>WebSocket</w:t>
            </w:r>
            <w:proofErr w:type="spellEnd"/>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3E894" w14:textId="4716F266" w:rsidR="007A00A4" w:rsidRPr="00422F58" w:rsidRDefault="004362B5">
            <w:pPr>
              <w:jc w:val="both"/>
              <w:pPrChange w:id="1319" w:author="Ir Nicole" w:date="2026-06-19T12:38:00Z">
                <w:pPr/>
              </w:pPrChange>
            </w:pPr>
            <w:r w:rsidRPr="00422F58">
              <w:rPr>
                <w:color w:val="000000"/>
                <w:sz w:val="20"/>
                <w:szCs w:val="20"/>
              </w:rPr>
              <w:t xml:space="preserve">Temps </w:t>
            </w:r>
            <w:del w:id="1320" w:author="Egide NDAYIZEYE" w:date="2026-06-17T17:57:00Z">
              <w:r w:rsidRPr="00422F58" w:rsidDel="00422F58">
                <w:rPr>
                  <w:color w:val="000000"/>
                  <w:sz w:val="20"/>
                  <w:szCs w:val="20"/>
                </w:rPr>
                <w:delText>reel</w:delText>
              </w:r>
            </w:del>
            <w:ins w:id="1321" w:author="Egide NDAYIZEYE" w:date="2026-06-17T17:57:00Z">
              <w:r w:rsidR="00422F58" w:rsidRPr="00422F58">
                <w:rPr>
                  <w:color w:val="000000"/>
                  <w:sz w:val="20"/>
                  <w:szCs w:val="20"/>
                </w:rPr>
                <w:t>réel</w:t>
              </w:r>
            </w:ins>
            <w:r w:rsidRPr="00422F58">
              <w:rPr>
                <w:color w:val="000000"/>
                <w:sz w:val="20"/>
                <w:szCs w:val="20"/>
              </w:rPr>
              <w:t>, faible latence</w:t>
            </w:r>
          </w:p>
        </w:tc>
      </w:tr>
      <w:tr w:rsidR="007A00A4" w:rsidRPr="00422F58" w14:paraId="3A9EEE0B"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4A829" w14:textId="77777777" w:rsidR="007A00A4" w:rsidRPr="00422F58" w:rsidRDefault="004362B5">
            <w:pPr>
              <w:jc w:val="both"/>
              <w:pPrChange w:id="1322" w:author="Ir Nicole" w:date="2026-06-19T12:38:00Z">
                <w:pPr/>
              </w:pPrChange>
            </w:pPr>
            <w:r w:rsidRPr="00422F58">
              <w:rPr>
                <w:color w:val="000000"/>
                <w:sz w:val="20"/>
                <w:szCs w:val="20"/>
              </w:rPr>
              <w:t>Chiffrement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C41E56" w14:textId="77777777" w:rsidR="007A00A4" w:rsidRPr="00422F58" w:rsidRDefault="004362B5">
            <w:pPr>
              <w:jc w:val="both"/>
              <w:pPrChange w:id="1323" w:author="Ir Nicole" w:date="2026-06-19T12:38:00Z">
                <w:pPr/>
              </w:pPrChange>
            </w:pPr>
            <w:r w:rsidRPr="00422F58">
              <w:rPr>
                <w:color w:val="000000"/>
                <w:sz w:val="20"/>
                <w:szCs w:val="20"/>
              </w:rPr>
              <w:t>AES-256 + TLS 1.3</w:t>
            </w:r>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CCA33A" w14:textId="0D82A69F" w:rsidR="007A00A4" w:rsidRPr="00422F58" w:rsidRDefault="004362B5">
            <w:pPr>
              <w:jc w:val="both"/>
              <w:pPrChange w:id="1324" w:author="Ir Nicole" w:date="2026-06-19T12:38:00Z">
                <w:pPr/>
              </w:pPrChange>
            </w:pPr>
            <w:r w:rsidRPr="00422F58">
              <w:rPr>
                <w:color w:val="000000"/>
                <w:sz w:val="20"/>
                <w:szCs w:val="20"/>
              </w:rPr>
              <w:t xml:space="preserve">Protection </w:t>
            </w:r>
            <w:del w:id="1325" w:author="Egide NDAYIZEYE" w:date="2026-06-17T17:57:00Z">
              <w:r w:rsidRPr="00422F58" w:rsidDel="00422F58">
                <w:rPr>
                  <w:color w:val="000000"/>
                  <w:sz w:val="20"/>
                  <w:szCs w:val="20"/>
                </w:rPr>
                <w:delText>donnees</w:delText>
              </w:r>
            </w:del>
            <w:ins w:id="1326" w:author="Egide NDAYIZEYE" w:date="2026-06-17T17:57:00Z">
              <w:r w:rsidR="00422F58" w:rsidRPr="00422F58">
                <w:rPr>
                  <w:color w:val="000000"/>
                  <w:sz w:val="20"/>
                  <w:szCs w:val="20"/>
                </w:rPr>
                <w:t>données</w:t>
              </w:r>
            </w:ins>
            <w:r w:rsidRPr="00422F58">
              <w:rPr>
                <w:color w:val="000000"/>
                <w:sz w:val="20"/>
                <w:szCs w:val="20"/>
              </w:rPr>
              <w:t xml:space="preserve"> </w:t>
            </w:r>
            <w:del w:id="1327" w:author="Egide NDAYIZEYE" w:date="2026-06-17T17:57:00Z">
              <w:r w:rsidRPr="00422F58" w:rsidDel="00422F58">
                <w:rPr>
                  <w:color w:val="000000"/>
                  <w:sz w:val="20"/>
                  <w:szCs w:val="20"/>
                </w:rPr>
                <w:delText>biometriques</w:delText>
              </w:r>
            </w:del>
            <w:ins w:id="1328" w:author="Egide NDAYIZEYE" w:date="2026-06-17T17:57:00Z">
              <w:r w:rsidR="00422F58" w:rsidRPr="00422F58">
                <w:rPr>
                  <w:color w:val="000000"/>
                  <w:sz w:val="20"/>
                  <w:szCs w:val="20"/>
                </w:rPr>
                <w:t>biométriques</w:t>
              </w:r>
            </w:ins>
          </w:p>
        </w:tc>
      </w:tr>
    </w:tbl>
    <w:p w14:paraId="7E1EED24" w14:textId="0CECE0B7" w:rsidR="007A00A4" w:rsidRDefault="002E5EE8">
      <w:pPr>
        <w:pStyle w:val="Titre2"/>
        <w:jc w:val="both"/>
        <w:pPrChange w:id="1329" w:author="Ir Nicole" w:date="2026-06-19T12:38:00Z">
          <w:pPr>
            <w:pStyle w:val="Titre2"/>
          </w:pPr>
        </w:pPrChange>
      </w:pPr>
      <w:bookmarkStart w:id="1330" w:name="_Toc232765088"/>
      <w:r>
        <w:t xml:space="preserve">4.4. </w:t>
      </w:r>
      <w:commentRangeStart w:id="1331"/>
      <w:del w:id="1332" w:author="Ir Nicole" w:date="2026-06-19T12:43:00Z">
        <w:r w:rsidDel="007D4B2B">
          <w:delText>Fonctionnalite</w:delText>
        </w:r>
        <w:r w:rsidR="004362B5" w:rsidDel="007D4B2B">
          <w:delText>s</w:delText>
        </w:r>
      </w:del>
      <w:ins w:id="1333" w:author="Ir Nicole" w:date="2026-06-19T12:43:00Z">
        <w:r w:rsidR="007D4B2B">
          <w:t>Fonctionnalités</w:t>
        </w:r>
      </w:ins>
      <w:r w:rsidR="004362B5">
        <w:t xml:space="preserve"> Principales</w:t>
      </w:r>
      <w:commentRangeEnd w:id="1331"/>
      <w:r w:rsidR="0088742A">
        <w:rPr>
          <w:rStyle w:val="Marquedecommentaire"/>
          <w:b w:val="0"/>
          <w:bCs w:val="0"/>
          <w:color w:val="auto"/>
        </w:rPr>
        <w:commentReference w:id="1331"/>
      </w:r>
      <w:bookmarkEnd w:id="1330"/>
      <w:ins w:id="1334" w:author="Ir Nicole" w:date="2026-06-18T14:32:00Z">
        <w:r w:rsidR="00CB7EB9">
          <w:t xml:space="preserve">                                                                                                                                                                                                   </w:t>
        </w:r>
      </w:ins>
    </w:p>
    <w:p w14:paraId="037C736B" w14:textId="77777777" w:rsidR="007A00A4" w:rsidRDefault="004362B5">
      <w:pPr>
        <w:pStyle w:val="Titre3"/>
        <w:jc w:val="both"/>
        <w:pPrChange w:id="1335" w:author="Ir Nicole" w:date="2026-06-19T12:38:00Z">
          <w:pPr>
            <w:pStyle w:val="Titre3"/>
          </w:pPr>
        </w:pPrChange>
      </w:pPr>
      <w:bookmarkStart w:id="1336" w:name="_Toc232765089"/>
      <w:r>
        <w:t>4.4.1. Module d'</w:t>
      </w:r>
      <w:r w:rsidR="002E5EE8">
        <w:t>Enrôlement</w:t>
      </w:r>
      <w:bookmarkEnd w:id="1336"/>
    </w:p>
    <w:p w14:paraId="586494BB" w14:textId="77777777" w:rsidR="007A00A4" w:rsidRDefault="004362B5">
      <w:pPr>
        <w:pStyle w:val="Paragraphedeliste"/>
        <w:numPr>
          <w:ilvl w:val="0"/>
          <w:numId w:val="2"/>
        </w:numPr>
        <w:spacing w:before="60" w:after="60"/>
        <w:jc w:val="both"/>
        <w:pPrChange w:id="1337" w:author="Ir Nicole" w:date="2026-06-19T12:38:00Z">
          <w:pPr>
            <w:pStyle w:val="Paragraphedeliste"/>
            <w:numPr>
              <w:numId w:val="2"/>
            </w:numPr>
            <w:spacing w:before="60" w:after="60"/>
            <w:ind w:left="720" w:hanging="360"/>
          </w:pPr>
        </w:pPrChange>
      </w:pPr>
      <w:r>
        <w:lastRenderedPageBreak/>
        <w:t>Capture et enregistrement des empreintes digitales (3 captures par doigt, 2 doigts minimum)</w:t>
      </w:r>
    </w:p>
    <w:p w14:paraId="25AAA101" w14:textId="77777777" w:rsidR="007A00A4" w:rsidRDefault="004362B5">
      <w:pPr>
        <w:pStyle w:val="Paragraphedeliste"/>
        <w:numPr>
          <w:ilvl w:val="0"/>
          <w:numId w:val="2"/>
        </w:numPr>
        <w:spacing w:before="60" w:after="60"/>
        <w:jc w:val="both"/>
        <w:pPrChange w:id="1338" w:author="Ir Nicole" w:date="2026-06-19T12:38:00Z">
          <w:pPr>
            <w:pStyle w:val="Paragraphedeliste"/>
            <w:numPr>
              <w:numId w:val="2"/>
            </w:numPr>
            <w:spacing w:before="60" w:after="60"/>
            <w:ind w:left="720" w:hanging="360"/>
          </w:pPr>
        </w:pPrChange>
      </w:pPr>
      <w:r>
        <w:t>Capture et encodage du visage (multiple angles</w:t>
      </w:r>
      <w:del w:id="1339" w:author="Ir Nicole" w:date="2026-06-19T11:58:00Z">
        <w:r w:rsidDel="005E0EA8">
          <w:delText>, 50+ photos d'entraînement</w:delText>
        </w:r>
      </w:del>
      <w:r>
        <w:t>)</w:t>
      </w:r>
    </w:p>
    <w:p w14:paraId="1DEF5964" w14:textId="21D05A69" w:rsidR="007A00A4" w:rsidRDefault="002E5EE8">
      <w:pPr>
        <w:pStyle w:val="Paragraphedeliste"/>
        <w:numPr>
          <w:ilvl w:val="0"/>
          <w:numId w:val="2"/>
        </w:numPr>
        <w:spacing w:before="60" w:after="60"/>
        <w:jc w:val="both"/>
        <w:pPrChange w:id="1340" w:author="Ir Nicole" w:date="2026-06-19T12:38:00Z">
          <w:pPr>
            <w:pStyle w:val="Paragraphedeliste"/>
            <w:numPr>
              <w:numId w:val="2"/>
            </w:numPr>
            <w:spacing w:before="60" w:after="60"/>
            <w:ind w:left="720" w:hanging="360"/>
          </w:pPr>
        </w:pPrChange>
      </w:pPr>
      <w:r>
        <w:t>Génération</w:t>
      </w:r>
      <w:r w:rsidR="004362B5">
        <w:t xml:space="preserve"> et stockage </w:t>
      </w:r>
      <w:r>
        <w:t>sécurise</w:t>
      </w:r>
      <w:r w:rsidR="004362B5">
        <w:t xml:space="preserve"> des </w:t>
      </w:r>
      <w:ins w:id="1341" w:author="Ir Nicole" w:date="2026-06-19T11:59:00Z">
        <w:r w:rsidR="005E0EA8">
          <w:t>signatures</w:t>
        </w:r>
      </w:ins>
      <w:del w:id="1342" w:author="Ir Nicole" w:date="2026-06-19T11:59:00Z">
        <w:r w:rsidR="004362B5" w:rsidDel="005E0EA8">
          <w:delText>gabarits</w:delText>
        </w:r>
      </w:del>
      <w:r w:rsidR="004362B5">
        <w:t xml:space="preserve"> </w:t>
      </w:r>
      <w:del w:id="1343" w:author="Ir Nicole" w:date="2026-06-19T12:43:00Z">
        <w:r w:rsidR="004362B5" w:rsidDel="007D4B2B">
          <w:delText>biometriques</w:delText>
        </w:r>
      </w:del>
      <w:ins w:id="1344" w:author="Ir Nicole" w:date="2026-06-19T12:43:00Z">
        <w:r w:rsidR="007D4B2B">
          <w:t>biométriques</w:t>
        </w:r>
      </w:ins>
      <w:r w:rsidR="004362B5">
        <w:t xml:space="preserve"> (</w:t>
      </w:r>
      <w:del w:id="1345" w:author="Ir Nicole" w:date="2026-06-19T12:43:00Z">
        <w:r w:rsidR="004362B5" w:rsidDel="007D4B2B">
          <w:delText>templates</w:delText>
        </w:r>
      </w:del>
      <w:ins w:id="1346" w:author="Ir Nicole" w:date="2026-06-19T12:43:00Z">
        <w:r w:rsidR="007D4B2B">
          <w:t>Template</w:t>
        </w:r>
      </w:ins>
      <w:r w:rsidR="004362B5">
        <w:t xml:space="preserve"> chiffres AES-256)</w:t>
      </w:r>
    </w:p>
    <w:p w14:paraId="02450362" w14:textId="1AAD0146" w:rsidR="007A00A4" w:rsidRDefault="004362B5">
      <w:pPr>
        <w:pStyle w:val="Paragraphedeliste"/>
        <w:numPr>
          <w:ilvl w:val="0"/>
          <w:numId w:val="2"/>
        </w:numPr>
        <w:spacing w:before="60" w:after="60"/>
        <w:jc w:val="both"/>
        <w:pPrChange w:id="1347" w:author="Ir Nicole" w:date="2026-06-19T12:38:00Z">
          <w:pPr>
            <w:pStyle w:val="Paragraphedeliste"/>
            <w:numPr>
              <w:numId w:val="2"/>
            </w:numPr>
            <w:spacing w:before="60" w:after="60"/>
            <w:ind w:left="720" w:hanging="360"/>
          </w:pPr>
        </w:pPrChange>
      </w:pPr>
      <w:r>
        <w:t xml:space="preserve">Association avec le profil </w:t>
      </w:r>
      <w:r w:rsidR="002E5EE8">
        <w:t>employé</w:t>
      </w:r>
      <w:r>
        <w:t xml:space="preserve"> dans la base de </w:t>
      </w:r>
      <w:del w:id="1348" w:author="Ir Nicole" w:date="2026-06-19T12:43:00Z">
        <w:r w:rsidDel="0077156E">
          <w:delText>donnees</w:delText>
        </w:r>
      </w:del>
      <w:ins w:id="1349" w:author="Ir Nicole" w:date="2026-06-19T12:43:00Z">
        <w:r w:rsidR="0077156E">
          <w:t>données</w:t>
        </w:r>
      </w:ins>
      <w:r>
        <w:t xml:space="preserve"> RH</w:t>
      </w:r>
    </w:p>
    <w:p w14:paraId="2C9F86F7" w14:textId="77777777" w:rsidR="007A00A4" w:rsidRDefault="004362B5">
      <w:pPr>
        <w:pStyle w:val="Paragraphedeliste"/>
        <w:numPr>
          <w:ilvl w:val="0"/>
          <w:numId w:val="2"/>
        </w:numPr>
        <w:spacing w:before="60" w:after="60"/>
        <w:jc w:val="both"/>
        <w:pPrChange w:id="1350" w:author="Ir Nicole" w:date="2026-06-19T12:38:00Z">
          <w:pPr>
            <w:pStyle w:val="Paragraphedeliste"/>
            <w:numPr>
              <w:numId w:val="2"/>
            </w:numPr>
            <w:spacing w:before="60" w:after="60"/>
            <w:ind w:left="720" w:hanging="360"/>
          </w:pPr>
        </w:pPrChange>
      </w:pPr>
      <w:r>
        <w:t xml:space="preserve">Validation de </w:t>
      </w:r>
      <w:r w:rsidR="002E5EE8">
        <w:t>qualité</w:t>
      </w:r>
      <w:r>
        <w:t xml:space="preserve"> automatique des captures</w:t>
      </w:r>
    </w:p>
    <w:p w14:paraId="7F098CB1" w14:textId="77777777" w:rsidR="007A00A4" w:rsidRDefault="004362B5">
      <w:pPr>
        <w:pStyle w:val="Titre3"/>
        <w:jc w:val="both"/>
        <w:pPrChange w:id="1351" w:author="Ir Nicole" w:date="2026-06-19T12:38:00Z">
          <w:pPr>
            <w:pStyle w:val="Titre3"/>
          </w:pPr>
        </w:pPrChange>
      </w:pPr>
      <w:bookmarkStart w:id="1352" w:name="_Toc232765090"/>
      <w:r>
        <w:t>4.4.2. Module de Pointage</w:t>
      </w:r>
      <w:bookmarkEnd w:id="1352"/>
    </w:p>
    <w:p w14:paraId="2C6766C7" w14:textId="77777777" w:rsidR="007A00A4" w:rsidRDefault="004362B5">
      <w:pPr>
        <w:pStyle w:val="Paragraphedeliste"/>
        <w:numPr>
          <w:ilvl w:val="0"/>
          <w:numId w:val="2"/>
        </w:numPr>
        <w:spacing w:before="60" w:after="60"/>
        <w:jc w:val="both"/>
        <w:pPrChange w:id="1353" w:author="Ir Nicole" w:date="2026-06-19T12:38:00Z">
          <w:pPr>
            <w:pStyle w:val="Paragraphedeliste"/>
            <w:numPr>
              <w:numId w:val="2"/>
            </w:numPr>
            <w:spacing w:before="60" w:after="60"/>
            <w:ind w:left="720" w:hanging="360"/>
          </w:pPr>
        </w:pPrChange>
      </w:pPr>
      <w:r>
        <w:t xml:space="preserve">Identification </w:t>
      </w:r>
      <w:r w:rsidR="002E5EE8">
        <w:t>biométrique</w:t>
      </w:r>
      <w:r>
        <w:t xml:space="preserve"> en moins de 2 secondes</w:t>
      </w:r>
    </w:p>
    <w:p w14:paraId="15DE992B" w14:textId="77777777" w:rsidR="007A00A4" w:rsidRDefault="002E5EE8">
      <w:pPr>
        <w:pStyle w:val="Paragraphedeliste"/>
        <w:numPr>
          <w:ilvl w:val="0"/>
          <w:numId w:val="2"/>
        </w:numPr>
        <w:spacing w:before="60" w:after="60"/>
        <w:jc w:val="both"/>
        <w:pPrChange w:id="1354" w:author="Ir Nicole" w:date="2026-06-19T12:38:00Z">
          <w:pPr>
            <w:pStyle w:val="Paragraphedeliste"/>
            <w:numPr>
              <w:numId w:val="2"/>
            </w:numPr>
            <w:spacing w:before="60" w:after="60"/>
            <w:ind w:left="720" w:hanging="360"/>
          </w:pPr>
        </w:pPrChange>
      </w:pPr>
      <w:r>
        <w:t>Vérification</w:t>
      </w:r>
      <w:r w:rsidR="004362B5">
        <w:t xml:space="preserve"> double facteur optionnelle (empreinte + visage)</w:t>
      </w:r>
    </w:p>
    <w:p w14:paraId="17A6B4EE" w14:textId="048F6D25" w:rsidR="007A00A4" w:rsidRDefault="002E5EE8">
      <w:pPr>
        <w:pStyle w:val="Paragraphedeliste"/>
        <w:numPr>
          <w:ilvl w:val="0"/>
          <w:numId w:val="2"/>
        </w:numPr>
        <w:spacing w:before="60" w:after="60"/>
        <w:jc w:val="both"/>
        <w:pPrChange w:id="1355" w:author="Ir Nicole" w:date="2026-06-19T12:38:00Z">
          <w:pPr>
            <w:pStyle w:val="Paragraphedeliste"/>
            <w:numPr>
              <w:numId w:val="2"/>
            </w:numPr>
            <w:spacing w:before="60" w:after="60"/>
            <w:ind w:left="720" w:hanging="360"/>
          </w:pPr>
        </w:pPrChange>
      </w:pPr>
      <w:r>
        <w:t>Détection</w:t>
      </w:r>
      <w:r w:rsidR="004362B5">
        <w:t xml:space="preserve"> de </w:t>
      </w:r>
      <w:r>
        <w:t>vivacité</w:t>
      </w:r>
      <w:r w:rsidR="004362B5">
        <w:t xml:space="preserve"> (anti-</w:t>
      </w:r>
      <w:proofErr w:type="spellStart"/>
      <w:r w:rsidR="004362B5">
        <w:t>spoofing</w:t>
      </w:r>
      <w:proofErr w:type="spellEnd"/>
      <w:r w:rsidR="004362B5">
        <w:t>) pou</w:t>
      </w:r>
      <w:ins w:id="1356" w:author="Ir Nicole" w:date="2026-06-19T12:00:00Z">
        <w:r w:rsidR="005E0EA8">
          <w:t>r</w:t>
        </w:r>
      </w:ins>
      <w:del w:id="1357" w:author="Ir Nicole" w:date="2026-06-19T12:00:00Z">
        <w:r w:rsidR="004362B5" w:rsidDel="005E0EA8">
          <w:delText>r empreinte</w:delText>
        </w:r>
      </w:del>
      <w:r w:rsidR="004362B5">
        <w:t xml:space="preserve"> </w:t>
      </w:r>
      <w:ins w:id="1358" w:author="Ir Nicole" w:date="2026-06-19T12:00:00Z">
        <w:r w:rsidR="005E0EA8">
          <w:t>le</w:t>
        </w:r>
      </w:ins>
      <w:del w:id="1359" w:author="Ir Nicole" w:date="2026-06-19T12:00:00Z">
        <w:r w:rsidR="004362B5" w:rsidDel="005E0EA8">
          <w:delText>et</w:delText>
        </w:r>
      </w:del>
      <w:r w:rsidR="004362B5">
        <w:t xml:space="preserve"> visage</w:t>
      </w:r>
    </w:p>
    <w:p w14:paraId="7177CBAD" w14:textId="459576C2" w:rsidR="007A00A4" w:rsidRDefault="004362B5">
      <w:pPr>
        <w:pStyle w:val="Paragraphedeliste"/>
        <w:numPr>
          <w:ilvl w:val="0"/>
          <w:numId w:val="2"/>
        </w:numPr>
        <w:spacing w:before="60" w:after="60"/>
        <w:jc w:val="both"/>
        <w:pPrChange w:id="1360" w:author="Ir Nicole" w:date="2026-06-19T12:38:00Z">
          <w:pPr>
            <w:pStyle w:val="Paragraphedeliste"/>
            <w:numPr>
              <w:numId w:val="2"/>
            </w:numPr>
            <w:spacing w:before="60" w:after="60"/>
            <w:ind w:left="720" w:hanging="360"/>
          </w:pPr>
        </w:pPrChange>
      </w:pPr>
      <w:r>
        <w:t xml:space="preserve">Enregistrement horodate en temps </w:t>
      </w:r>
      <w:del w:id="1361" w:author="Ir Nicole" w:date="2026-06-19T12:44:00Z">
        <w:r w:rsidDel="0077156E">
          <w:delText>reel</w:delText>
        </w:r>
      </w:del>
      <w:ins w:id="1362" w:author="Ir Nicole" w:date="2026-06-19T12:44:00Z">
        <w:r w:rsidR="0077156E">
          <w:t>réel</w:t>
        </w:r>
      </w:ins>
      <w:r>
        <w:t xml:space="preserve"> (</w:t>
      </w:r>
      <w:r w:rsidR="002E5EE8">
        <w:t>entrée</w:t>
      </w:r>
      <w:r>
        <w:t>/sortie)</w:t>
      </w:r>
    </w:p>
    <w:p w14:paraId="1BCD950D" w14:textId="77777777" w:rsidR="007A00A4" w:rsidRDefault="004362B5">
      <w:pPr>
        <w:pStyle w:val="Paragraphedeliste"/>
        <w:numPr>
          <w:ilvl w:val="0"/>
          <w:numId w:val="2"/>
        </w:numPr>
        <w:spacing w:before="60" w:after="60"/>
        <w:jc w:val="both"/>
        <w:pPrChange w:id="1363" w:author="Ir Nicole" w:date="2026-06-19T12:38:00Z">
          <w:pPr>
            <w:pStyle w:val="Paragraphedeliste"/>
            <w:numPr>
              <w:numId w:val="2"/>
            </w:numPr>
            <w:spacing w:before="60" w:after="60"/>
            <w:ind w:left="720" w:hanging="360"/>
          </w:pPr>
        </w:pPrChange>
      </w:pPr>
      <w:r>
        <w:t xml:space="preserve">Gestion des modes </w:t>
      </w:r>
      <w:r w:rsidR="002E5EE8">
        <w:t>dégrade</w:t>
      </w:r>
      <w:r>
        <w:t xml:space="preserve"> (mode hors-ligne avec synchronisation)</w:t>
      </w:r>
    </w:p>
    <w:p w14:paraId="38DBC819" w14:textId="77777777" w:rsidR="007A00A4" w:rsidRDefault="004362B5">
      <w:pPr>
        <w:pStyle w:val="Paragraphedeliste"/>
        <w:numPr>
          <w:ilvl w:val="0"/>
          <w:numId w:val="2"/>
        </w:numPr>
        <w:spacing w:before="60" w:after="60"/>
        <w:jc w:val="both"/>
        <w:pPrChange w:id="1364" w:author="Ir Nicole" w:date="2026-06-19T12:38:00Z">
          <w:pPr>
            <w:pStyle w:val="Paragraphedeliste"/>
            <w:numPr>
              <w:numId w:val="2"/>
            </w:numPr>
            <w:spacing w:before="60" w:after="60"/>
            <w:ind w:left="720" w:hanging="360"/>
          </w:pPr>
        </w:pPrChange>
      </w:pPr>
      <w:r>
        <w:t xml:space="preserve">Notification </w:t>
      </w:r>
      <w:r w:rsidR="002E5EE8">
        <w:t>instantanée</w:t>
      </w:r>
      <w:r>
        <w:t xml:space="preserve"> en cas de tentative frauduleuse</w:t>
      </w:r>
    </w:p>
    <w:p w14:paraId="62983FA5" w14:textId="77777777" w:rsidR="007A00A4" w:rsidRDefault="004362B5">
      <w:pPr>
        <w:pStyle w:val="Titre3"/>
        <w:jc w:val="both"/>
        <w:pPrChange w:id="1365" w:author="Ir Nicole" w:date="2026-06-19T12:38:00Z">
          <w:pPr>
            <w:pStyle w:val="Titre3"/>
          </w:pPr>
        </w:pPrChange>
      </w:pPr>
      <w:bookmarkStart w:id="1366" w:name="_Toc232765091"/>
      <w:r>
        <w:t>4.4.3. Module d'Administration</w:t>
      </w:r>
      <w:bookmarkEnd w:id="1366"/>
    </w:p>
    <w:p w14:paraId="05CE919C" w14:textId="3DF79009" w:rsidR="007A00A4" w:rsidRDefault="004362B5">
      <w:pPr>
        <w:pStyle w:val="Paragraphedeliste"/>
        <w:numPr>
          <w:ilvl w:val="0"/>
          <w:numId w:val="2"/>
        </w:numPr>
        <w:spacing w:before="60" w:after="60"/>
        <w:jc w:val="both"/>
        <w:pPrChange w:id="1367" w:author="Ir Nicole" w:date="2026-06-19T12:38:00Z">
          <w:pPr>
            <w:pStyle w:val="Paragraphedeliste"/>
            <w:numPr>
              <w:numId w:val="2"/>
            </w:numPr>
            <w:spacing w:before="60" w:after="60"/>
            <w:ind w:left="720" w:hanging="360"/>
          </w:pPr>
        </w:pPrChange>
      </w:pPr>
      <w:r>
        <w:t xml:space="preserve">Tableau de bord temps </w:t>
      </w:r>
      <w:del w:id="1368" w:author="Ir Nicole" w:date="2026-06-19T12:44:00Z">
        <w:r w:rsidDel="0077156E">
          <w:delText>reel</w:delText>
        </w:r>
      </w:del>
      <w:ins w:id="1369" w:author="Ir Nicole" w:date="2026-06-19T12:44:00Z">
        <w:r w:rsidR="0077156E">
          <w:t>réel</w:t>
        </w:r>
      </w:ins>
      <w:r>
        <w:t xml:space="preserve"> des </w:t>
      </w:r>
      <w:r w:rsidR="002E5EE8">
        <w:t>présences</w:t>
      </w:r>
      <w:r>
        <w:t xml:space="preserve"> par agence</w:t>
      </w:r>
    </w:p>
    <w:p w14:paraId="60B4BA07" w14:textId="77777777" w:rsidR="007A00A4" w:rsidRDefault="004362B5">
      <w:pPr>
        <w:pStyle w:val="Paragraphedeliste"/>
        <w:numPr>
          <w:ilvl w:val="0"/>
          <w:numId w:val="2"/>
        </w:numPr>
        <w:spacing w:before="60" w:after="60"/>
        <w:jc w:val="both"/>
        <w:pPrChange w:id="1370" w:author="Ir Nicole" w:date="2026-06-19T12:38:00Z">
          <w:pPr>
            <w:pStyle w:val="Paragraphedeliste"/>
            <w:numPr>
              <w:numId w:val="2"/>
            </w:numPr>
            <w:spacing w:before="60" w:after="60"/>
            <w:ind w:left="720" w:hanging="360"/>
          </w:pPr>
        </w:pPrChange>
      </w:pPr>
      <w:r>
        <w:t xml:space="preserve">Gestion des </w:t>
      </w:r>
      <w:r w:rsidR="002E5EE8">
        <w:t>employés</w:t>
      </w:r>
      <w:r>
        <w:t xml:space="preserve"> (CRUD complet, affectations, </w:t>
      </w:r>
      <w:r w:rsidR="002E5EE8">
        <w:t>rôles</w:t>
      </w:r>
      <w:r>
        <w:t>)</w:t>
      </w:r>
    </w:p>
    <w:p w14:paraId="10518CC4" w14:textId="77777777" w:rsidR="007A00A4" w:rsidRDefault="004362B5">
      <w:pPr>
        <w:pStyle w:val="Paragraphedeliste"/>
        <w:numPr>
          <w:ilvl w:val="0"/>
          <w:numId w:val="2"/>
        </w:numPr>
        <w:spacing w:before="60" w:after="60"/>
        <w:jc w:val="both"/>
        <w:pPrChange w:id="1371" w:author="Ir Nicole" w:date="2026-06-19T12:38:00Z">
          <w:pPr>
            <w:pStyle w:val="Paragraphedeliste"/>
            <w:numPr>
              <w:numId w:val="2"/>
            </w:numPr>
            <w:spacing w:before="60" w:after="60"/>
            <w:ind w:left="720" w:hanging="360"/>
          </w:pPr>
        </w:pPrChange>
      </w:pPr>
      <w:r>
        <w:t>Gestion des plannings et horaires de travail</w:t>
      </w:r>
    </w:p>
    <w:p w14:paraId="2391F619" w14:textId="77777777" w:rsidR="007A00A4" w:rsidRDefault="002E5EE8">
      <w:pPr>
        <w:pStyle w:val="Paragraphedeliste"/>
        <w:numPr>
          <w:ilvl w:val="0"/>
          <w:numId w:val="2"/>
        </w:numPr>
        <w:spacing w:before="60" w:after="60"/>
        <w:jc w:val="both"/>
        <w:pPrChange w:id="1372" w:author="Ir Nicole" w:date="2026-06-19T12:38:00Z">
          <w:pPr>
            <w:pStyle w:val="Paragraphedeliste"/>
            <w:numPr>
              <w:numId w:val="2"/>
            </w:numPr>
            <w:spacing w:before="60" w:after="60"/>
            <w:ind w:left="720" w:hanging="360"/>
          </w:pPr>
        </w:pPrChange>
      </w:pPr>
      <w:r>
        <w:t>Paramétrage</w:t>
      </w:r>
      <w:r w:rsidR="004362B5">
        <w:t xml:space="preserve"> des </w:t>
      </w:r>
      <w:r>
        <w:t>règles</w:t>
      </w:r>
      <w:r w:rsidR="004362B5">
        <w:t xml:space="preserve"> de </w:t>
      </w:r>
      <w:r>
        <w:t>présence</w:t>
      </w:r>
      <w:r w:rsidR="004362B5">
        <w:t xml:space="preserve"> (horaires flexibles, shifts)</w:t>
      </w:r>
    </w:p>
    <w:p w14:paraId="319AEE15" w14:textId="77777777" w:rsidR="007A00A4" w:rsidRDefault="004362B5">
      <w:pPr>
        <w:pStyle w:val="Paragraphedeliste"/>
        <w:numPr>
          <w:ilvl w:val="0"/>
          <w:numId w:val="2"/>
        </w:numPr>
        <w:spacing w:before="60" w:after="60"/>
        <w:jc w:val="both"/>
        <w:pPrChange w:id="1373" w:author="Ir Nicole" w:date="2026-06-19T12:38:00Z">
          <w:pPr>
            <w:pStyle w:val="Paragraphedeliste"/>
            <w:numPr>
              <w:numId w:val="2"/>
            </w:numPr>
            <w:spacing w:before="60" w:after="60"/>
            <w:ind w:left="720" w:hanging="360"/>
          </w:pPr>
        </w:pPrChange>
      </w:pPr>
      <w:r>
        <w:t>Gestion des exceptions (oubli de pointage, mission externe)</w:t>
      </w:r>
    </w:p>
    <w:p w14:paraId="1FAC5CAB" w14:textId="77777777" w:rsidR="007A00A4" w:rsidRDefault="004362B5">
      <w:pPr>
        <w:pStyle w:val="Titre3"/>
        <w:jc w:val="both"/>
        <w:pPrChange w:id="1374" w:author="Ir Nicole" w:date="2026-06-19T12:38:00Z">
          <w:pPr>
            <w:pStyle w:val="Titre3"/>
          </w:pPr>
        </w:pPrChange>
      </w:pPr>
      <w:bookmarkStart w:id="1375" w:name="_Toc232765092"/>
      <w:r>
        <w:t xml:space="preserve">4.4.4. Module de </w:t>
      </w:r>
      <w:proofErr w:type="spellStart"/>
      <w:r>
        <w:t>Reporting</w:t>
      </w:r>
      <w:bookmarkEnd w:id="1375"/>
      <w:proofErr w:type="spellEnd"/>
    </w:p>
    <w:p w14:paraId="326BD913" w14:textId="77777777" w:rsidR="007A00A4" w:rsidRDefault="004362B5">
      <w:pPr>
        <w:pStyle w:val="Paragraphedeliste"/>
        <w:numPr>
          <w:ilvl w:val="0"/>
          <w:numId w:val="2"/>
        </w:numPr>
        <w:spacing w:before="60" w:after="60"/>
        <w:jc w:val="both"/>
        <w:pPrChange w:id="1376" w:author="Ir Nicole" w:date="2026-06-19T12:38:00Z">
          <w:pPr>
            <w:pStyle w:val="Paragraphedeliste"/>
            <w:numPr>
              <w:numId w:val="2"/>
            </w:numPr>
            <w:spacing w:before="60" w:after="60"/>
            <w:ind w:left="720" w:hanging="360"/>
          </w:pPr>
        </w:pPrChange>
      </w:pPr>
      <w:r>
        <w:t>Rapports quotidiens, hebdomadaires et mensuels automatiques</w:t>
      </w:r>
    </w:p>
    <w:p w14:paraId="6E737648" w14:textId="77777777" w:rsidR="007A00A4" w:rsidRDefault="004362B5">
      <w:pPr>
        <w:pStyle w:val="Paragraphedeliste"/>
        <w:numPr>
          <w:ilvl w:val="0"/>
          <w:numId w:val="2"/>
        </w:numPr>
        <w:spacing w:before="60" w:after="60"/>
        <w:jc w:val="both"/>
        <w:pPrChange w:id="1377" w:author="Ir Nicole" w:date="2026-06-19T12:38:00Z">
          <w:pPr>
            <w:pStyle w:val="Paragraphedeliste"/>
            <w:numPr>
              <w:numId w:val="2"/>
            </w:numPr>
            <w:spacing w:before="60" w:after="60"/>
            <w:ind w:left="720" w:hanging="360"/>
          </w:pPr>
        </w:pPrChange>
      </w:pPr>
      <w:r>
        <w:t xml:space="preserve">Export PDF/Excel/CSV pour </w:t>
      </w:r>
      <w:r w:rsidR="002E5EE8">
        <w:t>intégration</w:t>
      </w:r>
      <w:r>
        <w:t xml:space="preserve"> paie</w:t>
      </w:r>
    </w:p>
    <w:p w14:paraId="5E8D93D4" w14:textId="2D4195BA" w:rsidR="007A00A4" w:rsidRDefault="004362B5">
      <w:pPr>
        <w:pStyle w:val="Paragraphedeliste"/>
        <w:numPr>
          <w:ilvl w:val="0"/>
          <w:numId w:val="2"/>
        </w:numPr>
        <w:spacing w:before="60" w:after="60"/>
        <w:jc w:val="both"/>
        <w:pPrChange w:id="1378" w:author="Ir Nicole" w:date="2026-06-19T12:38:00Z">
          <w:pPr>
            <w:pStyle w:val="Paragraphedeliste"/>
            <w:numPr>
              <w:numId w:val="2"/>
            </w:numPr>
            <w:spacing w:before="60" w:after="60"/>
            <w:ind w:left="720" w:hanging="360"/>
          </w:pPr>
        </w:pPrChange>
      </w:pPr>
      <w:r>
        <w:t>Statistiques d'absences, retards</w:t>
      </w:r>
      <w:ins w:id="1379" w:author="Ir Nicole" w:date="2026-06-19T12:03:00Z">
        <w:r w:rsidR="00414367">
          <w:t>.</w:t>
        </w:r>
      </w:ins>
      <w:del w:id="1380" w:author="Ir Nicole" w:date="2026-06-19T12:03:00Z">
        <w:r w:rsidDel="00414367">
          <w:delText xml:space="preserve">, heures </w:delText>
        </w:r>
        <w:r w:rsidR="002E5EE8" w:rsidDel="00414367">
          <w:delText>supplémentaires</w:delText>
        </w:r>
      </w:del>
    </w:p>
    <w:p w14:paraId="786D069A" w14:textId="77777777" w:rsidR="007A00A4" w:rsidRDefault="004362B5">
      <w:pPr>
        <w:pStyle w:val="Paragraphedeliste"/>
        <w:numPr>
          <w:ilvl w:val="0"/>
          <w:numId w:val="2"/>
        </w:numPr>
        <w:spacing w:before="60" w:after="60"/>
        <w:jc w:val="both"/>
        <w:pPrChange w:id="1381" w:author="Ir Nicole" w:date="2026-06-19T12:38:00Z">
          <w:pPr>
            <w:pStyle w:val="Paragraphedeliste"/>
            <w:numPr>
              <w:numId w:val="2"/>
            </w:numPr>
            <w:spacing w:before="60" w:after="60"/>
            <w:ind w:left="720" w:hanging="360"/>
          </w:pPr>
        </w:pPrChange>
      </w:pPr>
      <w:r>
        <w:t xml:space="preserve">Historique complet des </w:t>
      </w:r>
      <w:r w:rsidR="002E5EE8">
        <w:t>accès</w:t>
      </w:r>
      <w:r>
        <w:t xml:space="preserve"> avec piste d'audit</w:t>
      </w:r>
    </w:p>
    <w:p w14:paraId="09A332F1" w14:textId="77777777" w:rsidR="007A00A4" w:rsidRDefault="004362B5">
      <w:pPr>
        <w:pStyle w:val="Paragraphedeliste"/>
        <w:numPr>
          <w:ilvl w:val="0"/>
          <w:numId w:val="2"/>
        </w:numPr>
        <w:spacing w:before="60" w:after="60"/>
        <w:jc w:val="both"/>
        <w:pPrChange w:id="1382" w:author="Ir Nicole" w:date="2026-06-19T12:38:00Z">
          <w:pPr>
            <w:pStyle w:val="Paragraphedeliste"/>
            <w:numPr>
              <w:numId w:val="2"/>
            </w:numPr>
            <w:spacing w:before="60" w:after="60"/>
            <w:ind w:left="720" w:hanging="360"/>
          </w:pPr>
        </w:pPrChange>
      </w:pPr>
      <w:r>
        <w:t xml:space="preserve">Alertes automatiques (retards </w:t>
      </w:r>
      <w:r w:rsidR="002E5EE8">
        <w:t>répétitifs</w:t>
      </w:r>
      <w:r>
        <w:t xml:space="preserve">, absences non </w:t>
      </w:r>
      <w:r w:rsidR="002E5EE8">
        <w:t>justifiées</w:t>
      </w:r>
      <w:r>
        <w:t>)</w:t>
      </w:r>
    </w:p>
    <w:p w14:paraId="35305A3D" w14:textId="77777777" w:rsidR="0010318B" w:rsidRDefault="0010318B">
      <w:pPr>
        <w:jc w:val="both"/>
        <w:rPr>
          <w:ins w:id="1383" w:author="Ir Nicole" w:date="2026-06-19T11:14:00Z"/>
        </w:rPr>
        <w:pPrChange w:id="1384" w:author="Ir Nicole" w:date="2026-06-19T12:38:00Z">
          <w:pPr/>
        </w:pPrChange>
      </w:pPr>
    </w:p>
    <w:p w14:paraId="1A30E16A" w14:textId="77777777" w:rsidR="0010318B" w:rsidRDefault="0010318B">
      <w:pPr>
        <w:jc w:val="both"/>
        <w:rPr>
          <w:ins w:id="1385" w:author="Ir Nicole" w:date="2026-06-19T11:14:00Z"/>
        </w:rPr>
        <w:pPrChange w:id="1386" w:author="Ir Nicole" w:date="2026-06-19T12:38:00Z">
          <w:pPr/>
        </w:pPrChange>
      </w:pPr>
    </w:p>
    <w:p w14:paraId="0371CAF2" w14:textId="7E705CF3" w:rsidR="0010318B" w:rsidRDefault="0010318B">
      <w:pPr>
        <w:pStyle w:val="Titre3"/>
        <w:jc w:val="both"/>
        <w:rPr>
          <w:ins w:id="1387" w:author="Ir Nicole" w:date="2026-06-19T11:15:00Z"/>
        </w:rPr>
        <w:pPrChange w:id="1388" w:author="Ir Nicole" w:date="2026-06-19T12:38:00Z">
          <w:pPr>
            <w:pStyle w:val="Titre3"/>
          </w:pPr>
        </w:pPrChange>
      </w:pPr>
      <w:bookmarkStart w:id="1389" w:name="_Toc232765093"/>
      <w:ins w:id="1390" w:author="Ir Nicole" w:date="2026-06-19T11:14:00Z">
        <w:r>
          <w:t>4.4.5. DIAGRAMME DE FLUX</w:t>
        </w:r>
        <w:bookmarkEnd w:id="1389"/>
        <w:r>
          <w:t xml:space="preserve"> </w:t>
        </w:r>
      </w:ins>
    </w:p>
    <w:p w14:paraId="44FA12DB" w14:textId="5B58443B" w:rsidR="007B72E8" w:rsidRDefault="0077156E">
      <w:pPr>
        <w:pStyle w:val="Titre3"/>
        <w:keepNext/>
        <w:jc w:val="both"/>
        <w:rPr>
          <w:ins w:id="1391" w:author="Ir Nicole" w:date="2026-06-19T12:23:00Z"/>
        </w:rPr>
        <w:pPrChange w:id="1392" w:author="Ir Nicole" w:date="2026-06-19T12:38:00Z">
          <w:pPr>
            <w:pStyle w:val="Titre3"/>
          </w:pPr>
        </w:pPrChange>
      </w:pPr>
      <w:bookmarkStart w:id="1393" w:name="_Toc232765094"/>
      <w:bookmarkStart w:id="1394" w:name="_Toc232765055"/>
      <w:ins w:id="1395" w:author="Ir Nicole" w:date="2026-06-19T12:48:00Z">
        <w:r w:rsidRPr="00C46D83">
          <w:rPr>
            <w:rStyle w:val="Lienhypertexte"/>
            <w:noProof/>
            <w:lang w:val="en-US" w:eastAsia="en-US"/>
          </w:rPr>
          <w:lastRenderedPageBreak/>
          <w:drawing>
            <wp:inline distT="0" distB="0" distL="0" distR="0" wp14:anchorId="7F8F4CBB" wp14:editId="3927C8B3">
              <wp:extent cx="5914390" cy="796427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 de flux gestion presence.drawio.png"/>
                      <pic:cNvPicPr/>
                    </pic:nvPicPr>
                    <pic:blipFill>
                      <a:blip r:embed="rId10">
                        <a:extLst>
                          <a:ext uri="{28A0092B-C50C-407E-A947-70E740481C1C}">
                            <a14:useLocalDpi xmlns:a14="http://schemas.microsoft.com/office/drawing/2010/main" val="0"/>
                          </a:ext>
                        </a:extLst>
                      </a:blip>
                      <a:stretch>
                        <a:fillRect/>
                      </a:stretch>
                    </pic:blipFill>
                    <pic:spPr>
                      <a:xfrm>
                        <a:off x="0" y="0"/>
                        <a:ext cx="5914390" cy="7964270"/>
                      </a:xfrm>
                      <a:prstGeom prst="rect">
                        <a:avLst/>
                      </a:prstGeom>
                    </pic:spPr>
                  </pic:pic>
                </a:graphicData>
              </a:graphic>
            </wp:inline>
          </w:drawing>
        </w:r>
      </w:ins>
      <w:bookmarkEnd w:id="1393"/>
      <w:bookmarkEnd w:id="1394"/>
    </w:p>
    <w:p w14:paraId="37AACF36" w14:textId="231ED8A3" w:rsidR="0010318B" w:rsidRDefault="007B72E8">
      <w:pPr>
        <w:pStyle w:val="Lgende"/>
        <w:jc w:val="both"/>
        <w:rPr>
          <w:ins w:id="1396" w:author="Ir Nicole" w:date="2026-06-19T11:14:00Z"/>
        </w:rPr>
        <w:pPrChange w:id="1397" w:author="Ir Nicole" w:date="2026-06-19T12:38:00Z">
          <w:pPr>
            <w:pStyle w:val="Titre3"/>
          </w:pPr>
        </w:pPrChange>
      </w:pPr>
      <w:bookmarkStart w:id="1398" w:name="_Toc232765799"/>
      <w:ins w:id="1399" w:author="Ir Nicole" w:date="2026-06-19T12:23:00Z">
        <w:r>
          <w:t xml:space="preserve">Figure </w:t>
        </w:r>
        <w:r>
          <w:fldChar w:fldCharType="begin"/>
        </w:r>
        <w:r>
          <w:instrText xml:space="preserve"> SEQ Figure \* ARABIC </w:instrText>
        </w:r>
      </w:ins>
      <w:r>
        <w:fldChar w:fldCharType="separate"/>
      </w:r>
      <w:ins w:id="1400" w:author="Ir Nicole" w:date="2026-06-19T12:24:00Z">
        <w:r>
          <w:rPr>
            <w:noProof/>
          </w:rPr>
          <w:t>1</w:t>
        </w:r>
      </w:ins>
      <w:ins w:id="1401" w:author="Ir Nicole" w:date="2026-06-19T12:23:00Z">
        <w:r>
          <w:fldChar w:fldCharType="end"/>
        </w:r>
        <w:r>
          <w:t xml:space="preserve"> diagramme de flux</w:t>
        </w:r>
      </w:ins>
      <w:bookmarkEnd w:id="1398"/>
    </w:p>
    <w:p w14:paraId="1E4C5CBD" w14:textId="77777777" w:rsidR="0010318B" w:rsidRDefault="0010318B">
      <w:pPr>
        <w:jc w:val="both"/>
        <w:rPr>
          <w:ins w:id="1402" w:author="Ir Nicole" w:date="2026-06-19T11:14:00Z"/>
        </w:rPr>
        <w:pPrChange w:id="1403" w:author="Ir Nicole" w:date="2026-06-19T12:38:00Z">
          <w:pPr/>
        </w:pPrChange>
      </w:pPr>
    </w:p>
    <w:p w14:paraId="54E5F7BB" w14:textId="3F61998C" w:rsidR="007A00A4" w:rsidRDefault="004362B5">
      <w:pPr>
        <w:jc w:val="both"/>
        <w:rPr>
          <w:ins w:id="1404" w:author="Ir Nicole" w:date="2026-06-19T11:13:00Z"/>
        </w:rPr>
        <w:pPrChange w:id="1405" w:author="Ir Nicole" w:date="2026-06-19T12:38:00Z">
          <w:pPr/>
        </w:pPrChange>
      </w:pPr>
      <w:r>
        <w:br w:type="page"/>
      </w:r>
    </w:p>
    <w:p w14:paraId="0E8FFECC" w14:textId="77777777" w:rsidR="0010318B" w:rsidRDefault="0010318B">
      <w:pPr>
        <w:jc w:val="both"/>
        <w:pPrChange w:id="1406" w:author="Ir Nicole" w:date="2026-06-19T12:38:00Z">
          <w:pPr/>
        </w:pPrChange>
      </w:pPr>
    </w:p>
    <w:p w14:paraId="155D92E8" w14:textId="77777777" w:rsidR="007A00A4" w:rsidRDefault="004362B5">
      <w:pPr>
        <w:pStyle w:val="Titre1"/>
        <w:pBdr>
          <w:bottom w:val="single" w:sz="8" w:space="4" w:color="2E6DB4"/>
        </w:pBdr>
        <w:jc w:val="both"/>
        <w:pPrChange w:id="1407" w:author="Ir Nicole" w:date="2026-06-19T12:38:00Z">
          <w:pPr>
            <w:pStyle w:val="Titre1"/>
            <w:pBdr>
              <w:bottom w:val="single" w:sz="8" w:space="4" w:color="2E6DB4"/>
            </w:pBdr>
          </w:pPr>
        </w:pPrChange>
      </w:pPr>
      <w:bookmarkStart w:id="1408" w:name="_Toc232765095"/>
      <w:r>
        <w:t>5. FAISABILITE TECHNIQUE</w:t>
      </w:r>
      <w:bookmarkEnd w:id="1408"/>
    </w:p>
    <w:p w14:paraId="41D99D2E" w14:textId="39182A7D" w:rsidR="007A00A4" w:rsidRDefault="004362B5">
      <w:pPr>
        <w:pStyle w:val="Titre2"/>
        <w:jc w:val="both"/>
        <w:pPrChange w:id="1409" w:author="Ir Nicole" w:date="2026-06-19T12:38:00Z">
          <w:pPr>
            <w:pStyle w:val="Titre2"/>
          </w:pPr>
        </w:pPrChange>
      </w:pPr>
      <w:bookmarkStart w:id="1410" w:name="_Toc232765096"/>
      <w:r>
        <w:t xml:space="preserve">5.1. Evaluation des Technologies </w:t>
      </w:r>
      <w:del w:id="1411" w:author="Egide NDAYIZEYE" w:date="2026-06-17T18:00:00Z">
        <w:r w:rsidDel="0088742A">
          <w:delText>Biometriques</w:delText>
        </w:r>
      </w:del>
      <w:ins w:id="1412" w:author="Egide NDAYIZEYE" w:date="2026-06-17T18:00:00Z">
        <w:r w:rsidR="0088742A">
          <w:t>Biométriques</w:t>
        </w:r>
      </w:ins>
      <w:bookmarkEnd w:id="1410"/>
    </w:p>
    <w:p w14:paraId="546FD1D0" w14:textId="22F6D9F0" w:rsidR="007A00A4" w:rsidRDefault="004362B5" w:rsidP="0077156E">
      <w:pPr>
        <w:spacing w:before="80" w:after="120"/>
        <w:jc w:val="both"/>
      </w:pPr>
      <w:r>
        <w:t xml:space="preserve">Les deux technologies </w:t>
      </w:r>
      <w:del w:id="1413" w:author="Egide NDAYIZEYE" w:date="2026-06-17T18:00:00Z">
        <w:r w:rsidDel="0088742A">
          <w:delText>biometriques</w:delText>
        </w:r>
      </w:del>
      <w:ins w:id="1414" w:author="Egide NDAYIZEYE" w:date="2026-06-17T18:00:00Z">
        <w:r w:rsidR="0088742A">
          <w:t>biométriques</w:t>
        </w:r>
      </w:ins>
      <w:r>
        <w:t xml:space="preserve"> retenues </w:t>
      </w:r>
      <w:r w:rsidR="002E5EE8">
        <w:t>présentent</w:t>
      </w:r>
      <w:r>
        <w:t xml:space="preserve"> des niveaux de </w:t>
      </w:r>
      <w:r w:rsidR="002E5EE8">
        <w:t>maturité</w:t>
      </w:r>
      <w:r>
        <w:t xml:space="preserve"> </w:t>
      </w:r>
      <w:r w:rsidR="002E5EE8">
        <w:t>différents</w:t>
      </w:r>
      <w:r>
        <w:t xml:space="preserve"> mais </w:t>
      </w:r>
      <w:r w:rsidR="002E5EE8">
        <w:t>complémentaires</w:t>
      </w:r>
      <w:r>
        <w:t xml:space="preserve"> :</w:t>
      </w:r>
    </w:p>
    <w:p w14:paraId="60D10C2D" w14:textId="77777777" w:rsidR="007A00A4" w:rsidRDefault="007A00A4">
      <w:pPr>
        <w:spacing w:before="80" w:after="80"/>
        <w:jc w:val="both"/>
        <w:pPrChange w:id="1415" w:author="Ir Nicole" w:date="2026-06-19T12:38:00Z">
          <w:pPr>
            <w:spacing w:before="80" w:after="80"/>
          </w:pPr>
        </w:pPrChange>
      </w:pPr>
    </w:p>
    <w:p w14:paraId="173016EC" w14:textId="44A2C160" w:rsidR="00EE4AB6" w:rsidRDefault="00EE4AB6">
      <w:pPr>
        <w:pStyle w:val="Lgende"/>
        <w:keepNext/>
        <w:jc w:val="both"/>
        <w:rPr>
          <w:ins w:id="1416" w:author="Ir Nicole" w:date="2026-06-18T13:16:00Z"/>
        </w:rPr>
        <w:pPrChange w:id="1417" w:author="Ir Nicole" w:date="2026-06-19T12:38:00Z">
          <w:pPr/>
        </w:pPrChange>
      </w:pPr>
      <w:bookmarkStart w:id="1418" w:name="_Toc232681969"/>
      <w:ins w:id="1419" w:author="Ir Nicole" w:date="2026-06-18T13:16:00Z">
        <w:r>
          <w:t xml:space="preserve">Tableau </w:t>
        </w:r>
        <w:r>
          <w:fldChar w:fldCharType="begin"/>
        </w:r>
        <w:r>
          <w:instrText xml:space="preserve"> SEQ Tableau \* ARABIC </w:instrText>
        </w:r>
      </w:ins>
      <w:r>
        <w:fldChar w:fldCharType="separate"/>
      </w:r>
      <w:ins w:id="1420" w:author="Ir Nicole" w:date="2026-06-19T10:35:00Z">
        <w:r w:rsidR="00254426">
          <w:rPr>
            <w:noProof/>
          </w:rPr>
          <w:t>5</w:t>
        </w:r>
      </w:ins>
      <w:ins w:id="1421" w:author="Ir Nicole" w:date="2026-06-18T13:16:00Z">
        <w:r>
          <w:fldChar w:fldCharType="end"/>
        </w:r>
        <w:r>
          <w:t xml:space="preserve"> </w:t>
        </w:r>
        <w:r w:rsidRPr="007B6B25">
          <w:t xml:space="preserve">Evaluation des Technologies </w:t>
        </w:r>
        <w:proofErr w:type="spellStart"/>
        <w:r w:rsidRPr="007B6B25">
          <w:t>BiometriquesBiométriques</w:t>
        </w:r>
        <w:bookmarkEnd w:id="1418"/>
        <w:proofErr w:type="spellEnd"/>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7A00A4" w14:paraId="4CF30CB9" w14:textId="77777777">
        <w:tc>
          <w:tcPr>
            <w:tcW w:w="24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4ECCFE9A" w14:textId="77777777" w:rsidR="007A00A4" w:rsidRDefault="005F690F">
            <w:pPr>
              <w:jc w:val="both"/>
              <w:pPrChange w:id="1422" w:author="Ir Nicole" w:date="2026-06-19T12:38:00Z">
                <w:pPr/>
              </w:pPrChange>
            </w:pPr>
            <w:r>
              <w:rPr>
                <w:b/>
                <w:bCs/>
                <w:color w:val="FFFFFF"/>
                <w:sz w:val="20"/>
                <w:szCs w:val="20"/>
              </w:rPr>
              <w:t>Critère</w:t>
            </w:r>
          </w:p>
        </w:tc>
        <w:tc>
          <w:tcPr>
            <w:tcW w:w="33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29503522" w14:textId="77777777" w:rsidR="007A00A4" w:rsidRDefault="004362B5">
            <w:pPr>
              <w:jc w:val="both"/>
              <w:pPrChange w:id="1423" w:author="Ir Nicole" w:date="2026-06-19T12:38:00Z">
                <w:pPr/>
              </w:pPrChange>
            </w:pPr>
            <w:r>
              <w:rPr>
                <w:b/>
                <w:bCs/>
                <w:color w:val="FFFFFF"/>
                <w:sz w:val="20"/>
                <w:szCs w:val="20"/>
              </w:rPr>
              <w:t>Empreinte Digitale</w:t>
            </w:r>
          </w:p>
        </w:tc>
        <w:tc>
          <w:tcPr>
            <w:tcW w:w="33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0513355E" w14:textId="77777777" w:rsidR="007A00A4" w:rsidRDefault="004362B5">
            <w:pPr>
              <w:jc w:val="both"/>
              <w:pPrChange w:id="1424" w:author="Ir Nicole" w:date="2026-06-19T12:38:00Z">
                <w:pPr/>
              </w:pPrChange>
            </w:pPr>
            <w:r>
              <w:rPr>
                <w:b/>
                <w:bCs/>
                <w:color w:val="FFFFFF"/>
                <w:sz w:val="20"/>
                <w:szCs w:val="20"/>
              </w:rPr>
              <w:t>Reconnaissance Faciale</w:t>
            </w:r>
          </w:p>
        </w:tc>
      </w:tr>
      <w:tr w:rsidR="007A00A4" w14:paraId="199DE9A8"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3BEA2E" w14:textId="77777777" w:rsidR="007A00A4" w:rsidRDefault="002E5EE8">
            <w:pPr>
              <w:jc w:val="both"/>
              <w:pPrChange w:id="1425" w:author="Ir Nicole" w:date="2026-06-19T12:38:00Z">
                <w:pPr/>
              </w:pPrChange>
            </w:pPr>
            <w:r>
              <w:rPr>
                <w:color w:val="000000"/>
                <w:sz w:val="20"/>
                <w:szCs w:val="20"/>
              </w:rPr>
              <w:t>Maturité</w:t>
            </w:r>
            <w:r w:rsidR="004362B5">
              <w:rPr>
                <w:color w:val="000000"/>
                <w:sz w:val="20"/>
                <w:szCs w:val="20"/>
              </w:rPr>
              <w:t xml:space="preserve"> technologique</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939970" w14:textId="77777777" w:rsidR="007A00A4" w:rsidRDefault="002E5EE8">
            <w:pPr>
              <w:jc w:val="both"/>
              <w:pPrChange w:id="1426" w:author="Ir Nicole" w:date="2026-06-19T12:38:00Z">
                <w:pPr/>
              </w:pPrChange>
            </w:pPr>
            <w:r>
              <w:rPr>
                <w:color w:val="000000"/>
                <w:sz w:val="20"/>
                <w:szCs w:val="20"/>
              </w:rPr>
              <w:t>Très</w:t>
            </w:r>
            <w:r w:rsidR="004362B5">
              <w:rPr>
                <w:color w:val="000000"/>
                <w:sz w:val="20"/>
                <w:szCs w:val="20"/>
              </w:rPr>
              <w:t xml:space="preserve"> haute (&gt; 30 ans)</w:t>
            </w:r>
          </w:p>
        </w:tc>
        <w:tc>
          <w:tcPr>
            <w:tcW w:w="3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723667" w14:textId="77777777" w:rsidR="007A00A4" w:rsidRDefault="004362B5">
            <w:pPr>
              <w:jc w:val="both"/>
              <w:pPrChange w:id="1427" w:author="Ir Nicole" w:date="2026-06-19T12:38:00Z">
                <w:pPr/>
              </w:pPrChange>
            </w:pPr>
            <w:r>
              <w:rPr>
                <w:color w:val="000000"/>
                <w:sz w:val="20"/>
                <w:szCs w:val="20"/>
              </w:rPr>
              <w:t>Haute (15 ans, IA)</w:t>
            </w:r>
          </w:p>
        </w:tc>
      </w:tr>
      <w:tr w:rsidR="007A00A4" w14:paraId="1FA4956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199C82" w14:textId="77777777" w:rsidR="007A00A4" w:rsidRDefault="004362B5">
            <w:pPr>
              <w:jc w:val="both"/>
              <w:pPrChange w:id="1428" w:author="Ir Nicole" w:date="2026-06-19T12:38:00Z">
                <w:pPr/>
              </w:pPrChange>
            </w:pPr>
            <w:r>
              <w:rPr>
                <w:color w:val="000000"/>
                <w:sz w:val="20"/>
                <w:szCs w:val="20"/>
              </w:rPr>
              <w:t>FAR (Faux Acceptes)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961633" w14:textId="77777777" w:rsidR="007A00A4" w:rsidRDefault="004362B5">
            <w:pPr>
              <w:jc w:val="both"/>
              <w:pPrChange w:id="1429" w:author="Ir Nicole" w:date="2026-06-19T12:38:00Z">
                <w:pPr/>
              </w:pPrChange>
            </w:pPr>
            <w:r>
              <w:rPr>
                <w:color w:val="000000"/>
                <w:sz w:val="20"/>
                <w:szCs w:val="20"/>
              </w:rPr>
              <w:t>&lt; 0.001%</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E5661" w14:textId="77777777" w:rsidR="007A00A4" w:rsidRDefault="004362B5">
            <w:pPr>
              <w:jc w:val="both"/>
              <w:pPrChange w:id="1430" w:author="Ir Nicole" w:date="2026-06-19T12:38:00Z">
                <w:pPr/>
              </w:pPrChange>
            </w:pPr>
            <w:r>
              <w:rPr>
                <w:color w:val="000000"/>
                <w:sz w:val="20"/>
                <w:szCs w:val="20"/>
              </w:rPr>
              <w:t>&lt; 0.1%</w:t>
            </w:r>
          </w:p>
        </w:tc>
      </w:tr>
      <w:tr w:rsidR="007A00A4" w14:paraId="35079E77"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03E21E" w14:textId="77777777" w:rsidR="007A00A4" w:rsidRDefault="004362B5">
            <w:pPr>
              <w:jc w:val="both"/>
              <w:pPrChange w:id="1431" w:author="Ir Nicole" w:date="2026-06-19T12:38:00Z">
                <w:pPr/>
              </w:pPrChange>
            </w:pPr>
            <w:r>
              <w:rPr>
                <w:color w:val="000000"/>
                <w:sz w:val="20"/>
                <w:szCs w:val="20"/>
              </w:rPr>
              <w:t xml:space="preserve">FRR (Faux </w:t>
            </w:r>
            <w:r w:rsidR="002E5EE8">
              <w:rPr>
                <w:color w:val="000000"/>
                <w:sz w:val="20"/>
                <w:szCs w:val="20"/>
              </w:rPr>
              <w:t>Rejetés</w:t>
            </w:r>
            <w:r>
              <w:rPr>
                <w:color w:val="000000"/>
                <w:sz w:val="20"/>
                <w:szCs w:val="20"/>
              </w:rPr>
              <w:t>)</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0642A3" w14:textId="77777777" w:rsidR="007A00A4" w:rsidRDefault="004362B5">
            <w:pPr>
              <w:jc w:val="both"/>
              <w:pPrChange w:id="1432" w:author="Ir Nicole" w:date="2026-06-19T12:38:00Z">
                <w:pPr/>
              </w:pPrChange>
            </w:pPr>
            <w:r>
              <w:rPr>
                <w:color w:val="000000"/>
                <w:sz w:val="20"/>
                <w:szCs w:val="20"/>
              </w:rPr>
              <w:t>&lt; 0.1%</w:t>
            </w:r>
          </w:p>
        </w:tc>
        <w:tc>
          <w:tcPr>
            <w:tcW w:w="3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37215C" w14:textId="77777777" w:rsidR="007A00A4" w:rsidRDefault="004362B5">
            <w:pPr>
              <w:jc w:val="both"/>
              <w:pPrChange w:id="1433" w:author="Ir Nicole" w:date="2026-06-19T12:38:00Z">
                <w:pPr/>
              </w:pPrChange>
            </w:pPr>
            <w:r>
              <w:rPr>
                <w:color w:val="000000"/>
                <w:sz w:val="20"/>
                <w:szCs w:val="20"/>
              </w:rPr>
              <w:t>&lt; 0.5%</w:t>
            </w:r>
          </w:p>
        </w:tc>
      </w:tr>
      <w:tr w:rsidR="007A00A4" w14:paraId="4FD4F7E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6FF1F" w14:textId="77777777" w:rsidR="007A00A4" w:rsidRDefault="002E5EE8">
            <w:pPr>
              <w:jc w:val="both"/>
              <w:pPrChange w:id="1434" w:author="Ir Nicole" w:date="2026-06-19T12:38:00Z">
                <w:pPr/>
              </w:pPrChange>
            </w:pPr>
            <w:r>
              <w:rPr>
                <w:color w:val="000000"/>
                <w:sz w:val="20"/>
                <w:szCs w:val="20"/>
              </w:rPr>
              <w:t>Résistance</w:t>
            </w:r>
            <w:r w:rsidR="004362B5">
              <w:rPr>
                <w:color w:val="000000"/>
                <w:sz w:val="20"/>
                <w:szCs w:val="20"/>
              </w:rPr>
              <w:t xml:space="preserve"> </w:t>
            </w:r>
            <w:proofErr w:type="spellStart"/>
            <w:r w:rsidR="004362B5">
              <w:rPr>
                <w:color w:val="000000"/>
                <w:sz w:val="20"/>
                <w:szCs w:val="20"/>
              </w:rPr>
              <w:t>spoofing</w:t>
            </w:r>
            <w:proofErr w:type="spellEnd"/>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5EB1B" w14:textId="77777777" w:rsidR="007A00A4" w:rsidRDefault="004362B5">
            <w:pPr>
              <w:jc w:val="both"/>
              <w:pPrChange w:id="1435" w:author="Ir Nicole" w:date="2026-06-19T12:38:00Z">
                <w:pPr/>
              </w:pPrChange>
            </w:pPr>
            <w:r>
              <w:rPr>
                <w:color w:val="000000"/>
                <w:sz w:val="20"/>
                <w:szCs w:val="20"/>
              </w:rPr>
              <w:t>Bonne (</w:t>
            </w:r>
            <w:r w:rsidR="002E5EE8">
              <w:rPr>
                <w:color w:val="000000"/>
                <w:sz w:val="20"/>
                <w:szCs w:val="20"/>
              </w:rPr>
              <w:t>vivacité</w:t>
            </w:r>
            <w:r>
              <w:rPr>
                <w:color w:val="000000"/>
                <w:sz w:val="20"/>
                <w:szCs w:val="20"/>
              </w:rPr>
              <w:t>)</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9300B" w14:textId="77777777" w:rsidR="007A00A4" w:rsidRDefault="002E5EE8">
            <w:pPr>
              <w:jc w:val="both"/>
              <w:pPrChange w:id="1436" w:author="Ir Nicole" w:date="2026-06-19T12:38:00Z">
                <w:pPr/>
              </w:pPrChange>
            </w:pPr>
            <w:r>
              <w:rPr>
                <w:color w:val="000000"/>
                <w:sz w:val="20"/>
                <w:szCs w:val="20"/>
              </w:rPr>
              <w:t>Très</w:t>
            </w:r>
            <w:r w:rsidR="004362B5">
              <w:rPr>
                <w:color w:val="000000"/>
                <w:sz w:val="20"/>
                <w:szCs w:val="20"/>
              </w:rPr>
              <w:t xml:space="preserve"> bonne (IR + </w:t>
            </w:r>
            <w:proofErr w:type="spellStart"/>
            <w:r w:rsidR="004362B5">
              <w:rPr>
                <w:color w:val="000000"/>
                <w:sz w:val="20"/>
                <w:szCs w:val="20"/>
              </w:rPr>
              <w:t>liveness</w:t>
            </w:r>
            <w:proofErr w:type="spellEnd"/>
            <w:r w:rsidR="004362B5">
              <w:rPr>
                <w:color w:val="000000"/>
                <w:sz w:val="20"/>
                <w:szCs w:val="20"/>
              </w:rPr>
              <w:t>)</w:t>
            </w:r>
          </w:p>
        </w:tc>
      </w:tr>
      <w:tr w:rsidR="007A00A4" w14:paraId="3B461243"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382873" w14:textId="77777777" w:rsidR="007A00A4" w:rsidRDefault="004362B5">
            <w:pPr>
              <w:jc w:val="both"/>
              <w:pPrChange w:id="1437" w:author="Ir Nicole" w:date="2026-06-19T12:38:00Z">
                <w:pPr/>
              </w:pPrChange>
            </w:pPr>
            <w:r>
              <w:rPr>
                <w:color w:val="000000"/>
                <w:sz w:val="20"/>
                <w:szCs w:val="20"/>
              </w:rPr>
              <w:t xml:space="preserve">Performance </w:t>
            </w:r>
            <w:proofErr w:type="spellStart"/>
            <w:r>
              <w:rPr>
                <w:color w:val="000000"/>
                <w:sz w:val="20"/>
                <w:szCs w:val="20"/>
              </w:rPr>
              <w:t>RPi</w:t>
            </w:r>
            <w:proofErr w:type="spellEnd"/>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748616" w14:textId="77777777" w:rsidR="007A00A4" w:rsidRDefault="002E5EE8">
            <w:pPr>
              <w:jc w:val="both"/>
              <w:pPrChange w:id="1438" w:author="Ir Nicole" w:date="2026-06-19T12:38:00Z">
                <w:pPr/>
              </w:pPrChange>
            </w:pPr>
            <w:r>
              <w:rPr>
                <w:color w:val="000000"/>
                <w:sz w:val="20"/>
                <w:szCs w:val="20"/>
              </w:rPr>
              <w:t>Très</w:t>
            </w:r>
            <w:r w:rsidR="004362B5">
              <w:rPr>
                <w:color w:val="000000"/>
                <w:sz w:val="20"/>
                <w:szCs w:val="20"/>
              </w:rPr>
              <w:t xml:space="preserve"> bonne</w:t>
            </w:r>
          </w:p>
        </w:tc>
        <w:tc>
          <w:tcPr>
            <w:tcW w:w="3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48F0AD" w14:textId="77777777" w:rsidR="007A00A4" w:rsidRDefault="004362B5">
            <w:pPr>
              <w:jc w:val="both"/>
              <w:pPrChange w:id="1439" w:author="Ir Nicole" w:date="2026-06-19T12:38:00Z">
                <w:pPr/>
              </w:pPrChange>
            </w:pPr>
            <w:r>
              <w:rPr>
                <w:color w:val="000000"/>
                <w:sz w:val="20"/>
                <w:szCs w:val="20"/>
              </w:rPr>
              <w:t>Bonne (optimisation requise)</w:t>
            </w:r>
          </w:p>
        </w:tc>
      </w:tr>
      <w:tr w:rsidR="007A00A4" w14:paraId="5FE91C2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376005" w14:textId="77777777" w:rsidR="007A00A4" w:rsidRDefault="004362B5">
            <w:pPr>
              <w:jc w:val="both"/>
              <w:pPrChange w:id="1440" w:author="Ir Nicole" w:date="2026-06-19T12:38:00Z">
                <w:pPr/>
              </w:pPrChange>
            </w:pPr>
            <w:r>
              <w:rPr>
                <w:color w:val="000000"/>
                <w:sz w:val="20"/>
                <w:szCs w:val="20"/>
              </w:rPr>
              <w:t xml:space="preserve">Cout </w:t>
            </w:r>
            <w:r w:rsidR="00D02303">
              <w:rPr>
                <w:color w:val="000000"/>
                <w:sz w:val="20"/>
                <w:szCs w:val="20"/>
              </w:rPr>
              <w:t>matériel</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B64D4" w14:textId="77777777" w:rsidR="007A00A4" w:rsidRDefault="004362B5">
            <w:pPr>
              <w:jc w:val="both"/>
              <w:pPrChange w:id="1441" w:author="Ir Nicole" w:date="2026-06-19T12:38:00Z">
                <w:pPr/>
              </w:pPrChange>
            </w:pPr>
            <w:r>
              <w:rPr>
                <w:color w:val="000000"/>
                <w:sz w:val="20"/>
                <w:szCs w:val="20"/>
              </w:rPr>
              <w:t>Faible (15-40)</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7D7A7" w14:textId="77777777" w:rsidR="007A00A4" w:rsidRDefault="004362B5">
            <w:pPr>
              <w:jc w:val="both"/>
              <w:pPrChange w:id="1442" w:author="Ir Nicole" w:date="2026-06-19T12:38:00Z">
                <w:pPr/>
              </w:pPrChange>
            </w:pPr>
            <w:r>
              <w:rPr>
                <w:color w:val="000000"/>
                <w:sz w:val="20"/>
                <w:szCs w:val="20"/>
              </w:rPr>
              <w:t>Moyen (camera IR 40-80 USD)</w:t>
            </w:r>
          </w:p>
        </w:tc>
      </w:tr>
    </w:tbl>
    <w:p w14:paraId="0CEAC397" w14:textId="77777777" w:rsidR="007A00A4" w:rsidRDefault="004362B5">
      <w:pPr>
        <w:pStyle w:val="Titre2"/>
        <w:jc w:val="both"/>
        <w:pPrChange w:id="1443" w:author="Ir Nicole" w:date="2026-06-19T12:38:00Z">
          <w:pPr>
            <w:pStyle w:val="Titre2"/>
          </w:pPr>
        </w:pPrChange>
      </w:pPr>
      <w:bookmarkStart w:id="1444" w:name="_Toc232765097"/>
      <w:r>
        <w:t xml:space="preserve">5.2. </w:t>
      </w:r>
      <w:r w:rsidR="00D02303">
        <w:t>Faisabilité</w:t>
      </w:r>
      <w:r>
        <w:t xml:space="preserve"> sur </w:t>
      </w:r>
      <w:proofErr w:type="spellStart"/>
      <w:r>
        <w:t>Raspberry</w:t>
      </w:r>
      <w:proofErr w:type="spellEnd"/>
      <w:r>
        <w:t xml:space="preserve"> Pi</w:t>
      </w:r>
      <w:bookmarkEnd w:id="1444"/>
    </w:p>
    <w:p w14:paraId="255E3825" w14:textId="558356A3" w:rsidR="007A00A4" w:rsidRDefault="004362B5" w:rsidP="0077156E">
      <w:pPr>
        <w:spacing w:before="80" w:after="120"/>
        <w:jc w:val="both"/>
      </w:pPr>
      <w:r>
        <w:t xml:space="preserve">Le </w:t>
      </w:r>
      <w:proofErr w:type="spellStart"/>
      <w:r>
        <w:t>Raspberry</w:t>
      </w:r>
      <w:proofErr w:type="spellEnd"/>
      <w:r>
        <w:t xml:space="preserve"> Pi 4/5 dispose de </w:t>
      </w:r>
      <w:r w:rsidR="00D02303">
        <w:t>capacités</w:t>
      </w:r>
      <w:r>
        <w:t xml:space="preserve"> de traitement suffisantes pour </w:t>
      </w:r>
      <w:r w:rsidR="00D02303">
        <w:t>exécuter</w:t>
      </w:r>
      <w:r>
        <w:t xml:space="preserve"> les algorithmes </w:t>
      </w:r>
      <w:del w:id="1445" w:author="Egide NDAYIZEYE" w:date="2026-06-17T18:00:00Z">
        <w:r w:rsidDel="0088742A">
          <w:delText>biometriques</w:delText>
        </w:r>
      </w:del>
      <w:ins w:id="1446" w:author="Egide NDAYIZEYE" w:date="2026-06-17T18:00:00Z">
        <w:r w:rsidR="0088742A">
          <w:t>biométriques</w:t>
        </w:r>
      </w:ins>
      <w:r>
        <w:t xml:space="preserve"> en temps </w:t>
      </w:r>
      <w:del w:id="1447" w:author="Egide NDAYIZEYE" w:date="2026-06-17T18:00:00Z">
        <w:r w:rsidDel="0088742A">
          <w:delText>reel</w:delText>
        </w:r>
      </w:del>
      <w:ins w:id="1448" w:author="Egide NDAYIZEYE" w:date="2026-06-17T18:00:00Z">
        <w:r w:rsidR="0088742A">
          <w:t>réel</w:t>
        </w:r>
      </w:ins>
      <w:r>
        <w:t xml:space="preserve">. Des tests comparatifs confirment la </w:t>
      </w:r>
      <w:r w:rsidR="00D02303">
        <w:t>viabilité</w:t>
      </w:r>
      <w:r>
        <w:t xml:space="preserve"> de la plateforme :</w:t>
      </w:r>
    </w:p>
    <w:p w14:paraId="2A9CB770" w14:textId="77777777" w:rsidR="007A00A4" w:rsidRDefault="004362B5">
      <w:pPr>
        <w:pStyle w:val="Paragraphedeliste"/>
        <w:numPr>
          <w:ilvl w:val="0"/>
          <w:numId w:val="2"/>
        </w:numPr>
        <w:spacing w:before="60" w:after="60"/>
        <w:jc w:val="both"/>
        <w:pPrChange w:id="1449" w:author="Ir Nicole" w:date="2026-06-19T12:38:00Z">
          <w:pPr>
            <w:pStyle w:val="Paragraphedeliste"/>
            <w:numPr>
              <w:numId w:val="2"/>
            </w:numPr>
            <w:spacing w:before="60" w:after="60"/>
            <w:ind w:left="720" w:hanging="360"/>
          </w:pPr>
        </w:pPrChange>
      </w:pPr>
      <w:proofErr w:type="spellStart"/>
      <w:r>
        <w:t>Raspberry</w:t>
      </w:r>
      <w:proofErr w:type="spellEnd"/>
      <w:r>
        <w:t xml:space="preserve"> Pi 5 (2.4 GHz quad-</w:t>
      </w:r>
      <w:proofErr w:type="spellStart"/>
      <w:r>
        <w:t>core</w:t>
      </w:r>
      <w:proofErr w:type="spellEnd"/>
      <w:r>
        <w:t xml:space="preserve"> ARM Cortex-A76) : traitement d'un frame facial en 150-300ms</w:t>
      </w:r>
    </w:p>
    <w:p w14:paraId="59360EEA" w14:textId="77777777" w:rsidR="007A00A4" w:rsidRDefault="004362B5">
      <w:pPr>
        <w:pStyle w:val="Paragraphedeliste"/>
        <w:numPr>
          <w:ilvl w:val="0"/>
          <w:numId w:val="2"/>
        </w:numPr>
        <w:spacing w:before="60" w:after="60"/>
        <w:jc w:val="both"/>
        <w:pPrChange w:id="1450" w:author="Ir Nicole" w:date="2026-06-19T12:38:00Z">
          <w:pPr>
            <w:pStyle w:val="Paragraphedeliste"/>
            <w:numPr>
              <w:numId w:val="2"/>
            </w:numPr>
            <w:spacing w:before="60" w:after="60"/>
            <w:ind w:left="720" w:hanging="360"/>
          </w:pPr>
        </w:pPrChange>
      </w:pPr>
      <w:r>
        <w:t xml:space="preserve">Utilisation </w:t>
      </w:r>
      <w:r w:rsidR="00D02303">
        <w:t>optimisée</w:t>
      </w:r>
      <w:r>
        <w:t xml:space="preserve"> via </w:t>
      </w:r>
      <w:r w:rsidR="00D02303">
        <w:t>accélération</w:t>
      </w:r>
      <w:r>
        <w:t xml:space="preserve"> </w:t>
      </w:r>
      <w:proofErr w:type="spellStart"/>
      <w:r>
        <w:t>OpenCL</w:t>
      </w:r>
      <w:proofErr w:type="spellEnd"/>
      <w:r>
        <w:t xml:space="preserve"> et </w:t>
      </w:r>
      <w:r w:rsidR="00D02303">
        <w:t>modelés</w:t>
      </w:r>
      <w:r>
        <w:t xml:space="preserve"> </w:t>
      </w:r>
      <w:proofErr w:type="spellStart"/>
      <w:r>
        <w:t>TFLite</w:t>
      </w:r>
      <w:proofErr w:type="spellEnd"/>
      <w:r>
        <w:t xml:space="preserve"> (</w:t>
      </w:r>
      <w:proofErr w:type="spellStart"/>
      <w:r>
        <w:t>TensorFlow</w:t>
      </w:r>
      <w:proofErr w:type="spellEnd"/>
      <w:r>
        <w:t xml:space="preserve"> Lite)</w:t>
      </w:r>
    </w:p>
    <w:p w14:paraId="09E70EF0" w14:textId="77777777" w:rsidR="007A00A4" w:rsidRDefault="004362B5">
      <w:pPr>
        <w:pStyle w:val="Paragraphedeliste"/>
        <w:numPr>
          <w:ilvl w:val="0"/>
          <w:numId w:val="2"/>
        </w:numPr>
        <w:spacing w:before="60" w:after="60"/>
        <w:jc w:val="both"/>
        <w:pPrChange w:id="1451" w:author="Ir Nicole" w:date="2026-06-19T12:38:00Z">
          <w:pPr>
            <w:pStyle w:val="Paragraphedeliste"/>
            <w:numPr>
              <w:numId w:val="2"/>
            </w:numPr>
            <w:spacing w:before="60" w:after="60"/>
            <w:ind w:left="720" w:hanging="360"/>
          </w:pPr>
        </w:pPrChange>
      </w:pPr>
      <w:r>
        <w:t>Reconnaissance d'empreinte via UART/USB : &lt; 500ms</w:t>
      </w:r>
    </w:p>
    <w:p w14:paraId="0034BE32" w14:textId="77777777" w:rsidR="007A00A4" w:rsidRDefault="004362B5">
      <w:pPr>
        <w:pStyle w:val="Paragraphedeliste"/>
        <w:numPr>
          <w:ilvl w:val="0"/>
          <w:numId w:val="2"/>
        </w:numPr>
        <w:spacing w:before="60" w:after="60"/>
        <w:jc w:val="both"/>
        <w:pPrChange w:id="1452" w:author="Ir Nicole" w:date="2026-06-19T12:38:00Z">
          <w:pPr>
            <w:pStyle w:val="Paragraphedeliste"/>
            <w:numPr>
              <w:numId w:val="2"/>
            </w:numPr>
            <w:spacing w:before="60" w:after="60"/>
            <w:ind w:left="720" w:hanging="360"/>
          </w:pPr>
        </w:pPrChange>
      </w:pPr>
      <w:r>
        <w:t xml:space="preserve">Consommation </w:t>
      </w:r>
      <w:r w:rsidR="00D02303">
        <w:t>énergétique</w:t>
      </w:r>
      <w:r>
        <w:t xml:space="preserve"> totale par terminal : 5-8W sous charge</w:t>
      </w:r>
    </w:p>
    <w:p w14:paraId="02712FB4" w14:textId="77777777" w:rsidR="007A00A4" w:rsidRDefault="00D02303">
      <w:pPr>
        <w:pStyle w:val="Paragraphedeliste"/>
        <w:numPr>
          <w:ilvl w:val="0"/>
          <w:numId w:val="2"/>
        </w:numPr>
        <w:spacing w:before="60" w:after="60"/>
        <w:jc w:val="both"/>
        <w:pPrChange w:id="1453" w:author="Ir Nicole" w:date="2026-06-19T12:38:00Z">
          <w:pPr>
            <w:pStyle w:val="Paragraphedeliste"/>
            <w:numPr>
              <w:numId w:val="2"/>
            </w:numPr>
            <w:spacing w:before="60" w:after="60"/>
            <w:ind w:left="720" w:hanging="360"/>
          </w:pPr>
        </w:pPrChange>
      </w:pPr>
      <w:r>
        <w:t>Possibilité</w:t>
      </w:r>
      <w:r w:rsidR="004362B5">
        <w:t xml:space="preserve"> d'utiliser un module </w:t>
      </w:r>
      <w:proofErr w:type="spellStart"/>
      <w:r w:rsidR="004362B5">
        <w:t>Coral</w:t>
      </w:r>
      <w:proofErr w:type="spellEnd"/>
      <w:r w:rsidR="004362B5">
        <w:t xml:space="preserve"> </w:t>
      </w:r>
      <w:proofErr w:type="spellStart"/>
      <w:r w:rsidR="004362B5">
        <w:t>Edge</w:t>
      </w:r>
      <w:proofErr w:type="spellEnd"/>
      <w:r w:rsidR="004362B5">
        <w:t xml:space="preserve"> TPU pour </w:t>
      </w:r>
      <w:r>
        <w:t>accélérer</w:t>
      </w:r>
      <w:r w:rsidR="004362B5">
        <w:t xml:space="preserve"> l'</w:t>
      </w:r>
      <w:r>
        <w:t>inférence</w:t>
      </w:r>
      <w:r w:rsidR="004362B5">
        <w:t xml:space="preserve"> IA</w:t>
      </w:r>
    </w:p>
    <w:p w14:paraId="4B3FADF6" w14:textId="77777777" w:rsidR="007A00A4" w:rsidRDefault="004362B5">
      <w:pPr>
        <w:pStyle w:val="Titre2"/>
        <w:jc w:val="both"/>
        <w:pPrChange w:id="1454" w:author="Ir Nicole" w:date="2026-06-19T12:38:00Z">
          <w:pPr>
            <w:pStyle w:val="Titre2"/>
          </w:pPr>
        </w:pPrChange>
      </w:pPr>
      <w:bookmarkStart w:id="1455" w:name="_Toc232765098"/>
      <w:r>
        <w:t>5.3. Risques Techniques et Mitigation</w:t>
      </w:r>
      <w:bookmarkEnd w:id="1455"/>
    </w:p>
    <w:p w14:paraId="6501869A" w14:textId="77777777" w:rsidR="007A00A4" w:rsidRDefault="007A00A4">
      <w:pPr>
        <w:spacing w:before="80" w:after="80"/>
        <w:jc w:val="both"/>
        <w:pPrChange w:id="1456" w:author="Ir Nicole" w:date="2026-06-19T12:38:00Z">
          <w:pPr>
            <w:spacing w:before="80" w:after="80"/>
          </w:pPr>
        </w:pPrChange>
      </w:pPr>
    </w:p>
    <w:p w14:paraId="166C8526" w14:textId="41B7A250" w:rsidR="00EE4AB6" w:rsidRDefault="00EE4AB6">
      <w:pPr>
        <w:pStyle w:val="Lgende"/>
        <w:keepNext/>
        <w:jc w:val="both"/>
        <w:rPr>
          <w:ins w:id="1457" w:author="Ir Nicole" w:date="2026-06-18T13:17:00Z"/>
        </w:rPr>
        <w:pPrChange w:id="1458" w:author="Ir Nicole" w:date="2026-06-19T12:38:00Z">
          <w:pPr/>
        </w:pPrChange>
      </w:pPr>
      <w:bookmarkStart w:id="1459" w:name="_Toc232681970"/>
      <w:ins w:id="1460" w:author="Ir Nicole" w:date="2026-06-18T13:17:00Z">
        <w:r>
          <w:t xml:space="preserve">Tableau </w:t>
        </w:r>
        <w:r>
          <w:fldChar w:fldCharType="begin"/>
        </w:r>
        <w:r>
          <w:instrText xml:space="preserve"> SEQ Tableau \* ARABIC </w:instrText>
        </w:r>
      </w:ins>
      <w:r>
        <w:fldChar w:fldCharType="separate"/>
      </w:r>
      <w:ins w:id="1461" w:author="Ir Nicole" w:date="2026-06-19T10:35:00Z">
        <w:r w:rsidR="00254426">
          <w:rPr>
            <w:noProof/>
          </w:rPr>
          <w:t>6</w:t>
        </w:r>
      </w:ins>
      <w:ins w:id="1462" w:author="Ir Nicole" w:date="2026-06-18T13:17:00Z">
        <w:r>
          <w:fldChar w:fldCharType="end"/>
        </w:r>
        <w:r>
          <w:t xml:space="preserve"> :</w:t>
        </w:r>
        <w:r w:rsidRPr="00CA5CFE">
          <w:t>Risques Techniques et Mitigation</w:t>
        </w:r>
        <w:bookmarkEnd w:id="1459"/>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2300"/>
        <w:gridCol w:w="2326"/>
      </w:tblGrid>
      <w:tr w:rsidR="007A00A4" w14:paraId="0D2E8EA5" w14:textId="77777777">
        <w:tc>
          <w:tcPr>
            <w:tcW w:w="29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0695B078" w14:textId="77777777" w:rsidR="007A00A4" w:rsidRDefault="004362B5">
            <w:pPr>
              <w:jc w:val="both"/>
              <w:pPrChange w:id="1463" w:author="Ir Nicole" w:date="2026-06-19T12:38:00Z">
                <w:pPr/>
              </w:pPrChange>
            </w:pPr>
            <w:r>
              <w:rPr>
                <w:b/>
                <w:bCs/>
                <w:color w:val="FFFFFF"/>
                <w:sz w:val="20"/>
                <w:szCs w:val="20"/>
              </w:rPr>
              <w:t>Risque</w:t>
            </w:r>
          </w:p>
        </w:tc>
        <w:tc>
          <w:tcPr>
            <w:tcW w:w="1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379F9C00" w14:textId="77777777" w:rsidR="007A00A4" w:rsidRDefault="00270079">
            <w:pPr>
              <w:jc w:val="both"/>
              <w:pPrChange w:id="1464" w:author="Ir Nicole" w:date="2026-06-19T12:38:00Z">
                <w:pPr/>
              </w:pPrChange>
            </w:pPr>
            <w:r>
              <w:rPr>
                <w:b/>
                <w:bCs/>
                <w:color w:val="FFFFFF"/>
                <w:sz w:val="20"/>
                <w:szCs w:val="20"/>
              </w:rPr>
              <w:t>Probabilité</w:t>
            </w:r>
          </w:p>
        </w:tc>
        <w:tc>
          <w:tcPr>
            <w:tcW w:w="23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01306C84" w14:textId="77777777" w:rsidR="007A00A4" w:rsidRDefault="004362B5">
            <w:pPr>
              <w:jc w:val="both"/>
              <w:pPrChange w:id="1465" w:author="Ir Nicole" w:date="2026-06-19T12:38:00Z">
                <w:pPr/>
              </w:pPrChange>
            </w:pPr>
            <w:r>
              <w:rPr>
                <w:b/>
                <w:bCs/>
                <w:color w:val="FFFFFF"/>
                <w:sz w:val="20"/>
                <w:szCs w:val="20"/>
              </w:rPr>
              <w:t>Impact</w:t>
            </w:r>
          </w:p>
        </w:tc>
        <w:tc>
          <w:tcPr>
            <w:tcW w:w="23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39BFC67D" w14:textId="77777777" w:rsidR="007A00A4" w:rsidRDefault="004362B5">
            <w:pPr>
              <w:jc w:val="both"/>
              <w:pPrChange w:id="1466" w:author="Ir Nicole" w:date="2026-06-19T12:38:00Z">
                <w:pPr/>
              </w:pPrChange>
            </w:pPr>
            <w:r>
              <w:rPr>
                <w:b/>
                <w:bCs/>
                <w:color w:val="FFFFFF"/>
                <w:sz w:val="20"/>
                <w:szCs w:val="20"/>
              </w:rPr>
              <w:t>Mitigation</w:t>
            </w:r>
          </w:p>
        </w:tc>
      </w:tr>
      <w:tr w:rsidR="007A00A4" w14:paraId="2226E87E" w14:textId="77777777">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22F7BA" w14:textId="77777777" w:rsidR="007A00A4" w:rsidRDefault="004362B5">
            <w:pPr>
              <w:jc w:val="both"/>
              <w:pPrChange w:id="1467" w:author="Ir Nicole" w:date="2026-06-19T12:38:00Z">
                <w:pPr/>
              </w:pPrChange>
            </w:pPr>
            <w:r>
              <w:rPr>
                <w:color w:val="000000"/>
                <w:sz w:val="20"/>
                <w:szCs w:val="20"/>
              </w:rPr>
              <w:t xml:space="preserve">Performance insuffisante du </w:t>
            </w:r>
            <w:proofErr w:type="spellStart"/>
            <w:r>
              <w:rPr>
                <w:color w:val="000000"/>
                <w:sz w:val="20"/>
                <w:szCs w:val="20"/>
              </w:rPr>
              <w:t>RPi</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8685B8" w14:textId="77777777" w:rsidR="007A00A4" w:rsidRDefault="004362B5">
            <w:pPr>
              <w:jc w:val="both"/>
              <w:pPrChange w:id="1468" w:author="Ir Nicole" w:date="2026-06-19T12:38:00Z">
                <w:pPr/>
              </w:pPrChange>
            </w:pPr>
            <w:r>
              <w:rPr>
                <w:b/>
                <w:bCs/>
                <w:color w:val="1E7E34"/>
                <w:sz w:val="20"/>
                <w:szCs w:val="20"/>
              </w:rPr>
              <w:t>Faible</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C4B3F0" w14:textId="77777777" w:rsidR="007A00A4" w:rsidRDefault="004362B5">
            <w:pPr>
              <w:jc w:val="both"/>
              <w:pPrChange w:id="1469" w:author="Ir Nicole" w:date="2026-06-19T12:38:00Z">
                <w:pPr/>
              </w:pPrChange>
            </w:pPr>
            <w:r>
              <w:rPr>
                <w:color w:val="000000"/>
                <w:sz w:val="20"/>
                <w:szCs w:val="20"/>
              </w:rPr>
              <w:t>Majeur</w:t>
            </w:r>
          </w:p>
        </w:tc>
        <w:tc>
          <w:tcPr>
            <w:tcW w:w="2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380510" w14:textId="77777777" w:rsidR="007A00A4" w:rsidRDefault="004362B5">
            <w:pPr>
              <w:jc w:val="both"/>
              <w:pPrChange w:id="1470" w:author="Ir Nicole" w:date="2026-06-19T12:38:00Z">
                <w:pPr/>
              </w:pPrChange>
            </w:pPr>
            <w:r>
              <w:rPr>
                <w:color w:val="000000"/>
                <w:sz w:val="20"/>
                <w:szCs w:val="20"/>
              </w:rPr>
              <w:t xml:space="preserve">RPi5 + </w:t>
            </w:r>
            <w:proofErr w:type="spellStart"/>
            <w:r>
              <w:rPr>
                <w:color w:val="000000"/>
                <w:sz w:val="20"/>
                <w:szCs w:val="20"/>
              </w:rPr>
              <w:t>Edge</w:t>
            </w:r>
            <w:proofErr w:type="spellEnd"/>
            <w:r>
              <w:rPr>
                <w:color w:val="000000"/>
                <w:sz w:val="20"/>
                <w:szCs w:val="20"/>
              </w:rPr>
              <w:t xml:space="preserve"> TPU + </w:t>
            </w:r>
            <w:proofErr w:type="spellStart"/>
            <w:r>
              <w:rPr>
                <w:color w:val="000000"/>
                <w:sz w:val="20"/>
                <w:szCs w:val="20"/>
              </w:rPr>
              <w:t>TFLite</w:t>
            </w:r>
            <w:proofErr w:type="spellEnd"/>
          </w:p>
        </w:tc>
      </w:tr>
      <w:tr w:rsidR="007A00A4" w14:paraId="4E26EDC2" w14:textId="77777777">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B1EDA9" w14:textId="77777777" w:rsidR="007A00A4" w:rsidRDefault="004362B5">
            <w:pPr>
              <w:jc w:val="both"/>
              <w:pPrChange w:id="1471" w:author="Ir Nicole" w:date="2026-06-19T12:38:00Z">
                <w:pPr/>
              </w:pPrChange>
            </w:pPr>
            <w:r>
              <w:rPr>
                <w:color w:val="000000"/>
                <w:sz w:val="20"/>
                <w:szCs w:val="20"/>
              </w:rPr>
              <w:t xml:space="preserve">Mauvaise </w:t>
            </w:r>
            <w:r w:rsidR="00270079">
              <w:rPr>
                <w:color w:val="000000"/>
                <w:sz w:val="20"/>
                <w:szCs w:val="20"/>
              </w:rPr>
              <w:t>qualité</w:t>
            </w:r>
            <w:r>
              <w:rPr>
                <w:color w:val="000000"/>
                <w:sz w:val="20"/>
                <w:szCs w:val="20"/>
              </w:rPr>
              <w:t xml:space="preserve"> de capture (conditions </w:t>
            </w:r>
            <w:r w:rsidR="00270079">
              <w:rPr>
                <w:color w:val="000000"/>
                <w:sz w:val="20"/>
                <w:szCs w:val="20"/>
              </w:rPr>
              <w:t>lumière</w:t>
            </w:r>
            <w:r>
              <w:rPr>
                <w:color w:val="000000"/>
                <w:sz w:val="20"/>
                <w:szCs w:val="20"/>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73599" w14:textId="77777777" w:rsidR="007A00A4" w:rsidRDefault="004362B5">
            <w:pPr>
              <w:jc w:val="both"/>
              <w:pPrChange w:id="1472" w:author="Ir Nicole" w:date="2026-06-19T12:38:00Z">
                <w:pPr/>
              </w:pPrChange>
            </w:pPr>
            <w:r>
              <w:rPr>
                <w:b/>
                <w:bCs/>
                <w:color w:val="D97706"/>
                <w:sz w:val="20"/>
                <w:szCs w:val="20"/>
              </w:rPr>
              <w:t>Moyenne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01A2E" w14:textId="77777777" w:rsidR="007A00A4" w:rsidRDefault="004362B5">
            <w:pPr>
              <w:jc w:val="both"/>
              <w:pPrChange w:id="1473" w:author="Ir Nicole" w:date="2026-06-19T12:38:00Z">
                <w:pPr/>
              </w:pPrChange>
            </w:pPr>
            <w:r>
              <w:rPr>
                <w:color w:val="000000"/>
                <w:sz w:val="20"/>
                <w:szCs w:val="20"/>
              </w:rPr>
              <w:t>Moyen</w:t>
            </w:r>
          </w:p>
        </w:tc>
        <w:tc>
          <w:tcPr>
            <w:tcW w:w="2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92A41" w14:textId="77777777" w:rsidR="007A00A4" w:rsidRDefault="004362B5">
            <w:pPr>
              <w:jc w:val="both"/>
              <w:pPrChange w:id="1474" w:author="Ir Nicole" w:date="2026-06-19T12:38:00Z">
                <w:pPr/>
              </w:pPrChange>
            </w:pPr>
            <w:r>
              <w:rPr>
                <w:color w:val="000000"/>
                <w:sz w:val="20"/>
                <w:szCs w:val="20"/>
              </w:rPr>
              <w:t xml:space="preserve">Camera IR + </w:t>
            </w:r>
            <w:r w:rsidR="00270079">
              <w:rPr>
                <w:color w:val="000000"/>
                <w:sz w:val="20"/>
                <w:szCs w:val="20"/>
              </w:rPr>
              <w:t>éclairage</w:t>
            </w:r>
            <w:r>
              <w:rPr>
                <w:color w:val="000000"/>
                <w:sz w:val="20"/>
                <w:szCs w:val="20"/>
              </w:rPr>
              <w:t xml:space="preserve"> </w:t>
            </w:r>
            <w:r w:rsidR="00270079">
              <w:rPr>
                <w:color w:val="000000"/>
                <w:sz w:val="20"/>
                <w:szCs w:val="20"/>
              </w:rPr>
              <w:t>dédié</w:t>
            </w:r>
          </w:p>
        </w:tc>
      </w:tr>
      <w:tr w:rsidR="007A00A4" w14:paraId="241D490B" w14:textId="77777777">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7C05C4" w14:textId="77777777" w:rsidR="007A00A4" w:rsidRDefault="00270079">
            <w:pPr>
              <w:jc w:val="both"/>
              <w:pPrChange w:id="1475" w:author="Ir Nicole" w:date="2026-06-19T12:38:00Z">
                <w:pPr/>
              </w:pPrChange>
            </w:pPr>
            <w:r>
              <w:rPr>
                <w:color w:val="000000"/>
                <w:sz w:val="20"/>
                <w:szCs w:val="20"/>
              </w:rPr>
              <w:t>Défaillance</w:t>
            </w:r>
            <w:r w:rsidR="004362B5">
              <w:rPr>
                <w:color w:val="000000"/>
                <w:sz w:val="20"/>
                <w:szCs w:val="20"/>
              </w:rPr>
              <w:t xml:space="preserve"> </w:t>
            </w:r>
            <w:r>
              <w:rPr>
                <w:color w:val="000000"/>
                <w:sz w:val="20"/>
                <w:szCs w:val="20"/>
              </w:rPr>
              <w:t>matérielle</w:t>
            </w:r>
            <w:r w:rsidR="004362B5">
              <w:rPr>
                <w:color w:val="000000"/>
                <w:sz w:val="20"/>
                <w:szCs w:val="20"/>
              </w:rPr>
              <w:t xml:space="preserve"> du terminal</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F60553" w14:textId="77777777" w:rsidR="007A00A4" w:rsidRDefault="004362B5">
            <w:pPr>
              <w:jc w:val="both"/>
              <w:pPrChange w:id="1476" w:author="Ir Nicole" w:date="2026-06-19T12:38:00Z">
                <w:pPr/>
              </w:pPrChange>
            </w:pPr>
            <w:r>
              <w:rPr>
                <w:b/>
                <w:bCs/>
                <w:color w:val="1E7E34"/>
                <w:sz w:val="20"/>
                <w:szCs w:val="20"/>
              </w:rPr>
              <w:t>Faible</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3701D0" w14:textId="77777777" w:rsidR="007A00A4" w:rsidRDefault="004362B5">
            <w:pPr>
              <w:jc w:val="both"/>
              <w:pPrChange w:id="1477" w:author="Ir Nicole" w:date="2026-06-19T12:38:00Z">
                <w:pPr/>
              </w:pPrChange>
            </w:pPr>
            <w:r>
              <w:rPr>
                <w:color w:val="000000"/>
                <w:sz w:val="20"/>
                <w:szCs w:val="20"/>
              </w:rPr>
              <w:t>Majeur</w:t>
            </w:r>
          </w:p>
        </w:tc>
        <w:tc>
          <w:tcPr>
            <w:tcW w:w="2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4D7F66" w14:textId="77777777" w:rsidR="007A00A4" w:rsidRDefault="004362B5">
            <w:pPr>
              <w:jc w:val="both"/>
              <w:pPrChange w:id="1478" w:author="Ir Nicole" w:date="2026-06-19T12:38:00Z">
                <w:pPr/>
              </w:pPrChange>
            </w:pPr>
            <w:r>
              <w:rPr>
                <w:color w:val="000000"/>
                <w:sz w:val="20"/>
                <w:szCs w:val="20"/>
              </w:rPr>
              <w:t xml:space="preserve">Mode </w:t>
            </w:r>
            <w:r w:rsidR="00270079">
              <w:rPr>
                <w:color w:val="000000"/>
                <w:sz w:val="20"/>
                <w:szCs w:val="20"/>
              </w:rPr>
              <w:t>dégrade</w:t>
            </w:r>
            <w:r>
              <w:rPr>
                <w:color w:val="000000"/>
                <w:sz w:val="20"/>
                <w:szCs w:val="20"/>
              </w:rPr>
              <w:t xml:space="preserve"> + maintenance </w:t>
            </w:r>
            <w:r w:rsidR="00270079">
              <w:rPr>
                <w:color w:val="000000"/>
                <w:sz w:val="20"/>
                <w:szCs w:val="20"/>
              </w:rPr>
              <w:t>préventive</w:t>
            </w:r>
          </w:p>
        </w:tc>
      </w:tr>
      <w:tr w:rsidR="007A00A4" w14:paraId="5336D014" w14:textId="77777777">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7EE6F" w14:textId="77777777" w:rsidR="007A00A4" w:rsidRDefault="004362B5">
            <w:pPr>
              <w:jc w:val="both"/>
              <w:pPrChange w:id="1479" w:author="Ir Nicole" w:date="2026-06-19T12:38:00Z">
                <w:pPr/>
              </w:pPrChange>
            </w:pPr>
            <w:r>
              <w:rPr>
                <w:color w:val="000000"/>
                <w:sz w:val="20"/>
                <w:szCs w:val="20"/>
              </w:rPr>
              <w:t xml:space="preserve">Attaque </w:t>
            </w:r>
            <w:proofErr w:type="spellStart"/>
            <w:r>
              <w:rPr>
                <w:color w:val="000000"/>
                <w:sz w:val="20"/>
                <w:szCs w:val="20"/>
              </w:rPr>
              <w:t>spoofing</w:t>
            </w:r>
            <w:proofErr w:type="spellEnd"/>
            <w:r>
              <w:rPr>
                <w:color w:val="000000"/>
                <w:sz w:val="20"/>
                <w:szCs w:val="20"/>
              </w:rPr>
              <w:t xml:space="preserve"> </w:t>
            </w:r>
            <w:r w:rsidR="00270079">
              <w:rPr>
                <w:color w:val="000000"/>
                <w:sz w:val="20"/>
                <w:szCs w:val="20"/>
              </w:rPr>
              <w:t>biométrique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2DE16" w14:textId="77777777" w:rsidR="007A00A4" w:rsidRDefault="004362B5">
            <w:pPr>
              <w:jc w:val="both"/>
              <w:pPrChange w:id="1480" w:author="Ir Nicole" w:date="2026-06-19T12:38:00Z">
                <w:pPr/>
              </w:pPrChange>
            </w:pPr>
            <w:r>
              <w:rPr>
                <w:b/>
                <w:bCs/>
                <w:color w:val="1E7E34"/>
                <w:sz w:val="20"/>
                <w:szCs w:val="20"/>
              </w:rPr>
              <w:t>Faible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9EA997" w14:textId="77777777" w:rsidR="007A00A4" w:rsidRDefault="004362B5">
            <w:pPr>
              <w:jc w:val="both"/>
              <w:pPrChange w:id="1481" w:author="Ir Nicole" w:date="2026-06-19T12:38:00Z">
                <w:pPr/>
              </w:pPrChange>
            </w:pPr>
            <w:r>
              <w:rPr>
                <w:color w:val="000000"/>
                <w:sz w:val="20"/>
                <w:szCs w:val="20"/>
              </w:rPr>
              <w:t>Critique</w:t>
            </w:r>
          </w:p>
        </w:tc>
        <w:tc>
          <w:tcPr>
            <w:tcW w:w="2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CD728" w14:textId="77777777" w:rsidR="007A00A4" w:rsidRDefault="00270079">
            <w:pPr>
              <w:jc w:val="both"/>
              <w:pPrChange w:id="1482" w:author="Ir Nicole" w:date="2026-06-19T12:38:00Z">
                <w:pPr/>
              </w:pPrChange>
            </w:pPr>
            <w:r>
              <w:rPr>
                <w:color w:val="000000"/>
                <w:sz w:val="20"/>
                <w:szCs w:val="20"/>
              </w:rPr>
              <w:t>Détection</w:t>
            </w:r>
            <w:r w:rsidR="004362B5">
              <w:rPr>
                <w:color w:val="000000"/>
                <w:sz w:val="20"/>
                <w:szCs w:val="20"/>
              </w:rPr>
              <w:t xml:space="preserve"> </w:t>
            </w:r>
            <w:r>
              <w:rPr>
                <w:color w:val="000000"/>
                <w:sz w:val="20"/>
                <w:szCs w:val="20"/>
              </w:rPr>
              <w:t>vivacité</w:t>
            </w:r>
            <w:r w:rsidR="004362B5">
              <w:rPr>
                <w:color w:val="000000"/>
                <w:sz w:val="20"/>
                <w:szCs w:val="20"/>
              </w:rPr>
              <w:t xml:space="preserve"> + double facteur</w:t>
            </w:r>
          </w:p>
        </w:tc>
      </w:tr>
      <w:tr w:rsidR="007A00A4" w14:paraId="73EEC2CC" w14:textId="77777777">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97218" w14:textId="77777777" w:rsidR="007A00A4" w:rsidRDefault="00270079">
            <w:pPr>
              <w:jc w:val="both"/>
              <w:pPrChange w:id="1483" w:author="Ir Nicole" w:date="2026-06-19T12:38:00Z">
                <w:pPr/>
              </w:pPrChange>
            </w:pPr>
            <w:r>
              <w:rPr>
                <w:color w:val="000000"/>
                <w:sz w:val="20"/>
                <w:szCs w:val="20"/>
              </w:rPr>
              <w:lastRenderedPageBreak/>
              <w:t>Indisponibilité</w:t>
            </w:r>
            <w:r w:rsidR="004362B5">
              <w:rPr>
                <w:color w:val="000000"/>
                <w:sz w:val="20"/>
                <w:szCs w:val="20"/>
              </w:rPr>
              <w:t xml:space="preserve"> </w:t>
            </w:r>
            <w:r>
              <w:rPr>
                <w:color w:val="000000"/>
                <w:sz w:val="20"/>
                <w:szCs w:val="20"/>
              </w:rPr>
              <w:t>réseau</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FAF2F6" w14:textId="77777777" w:rsidR="007A00A4" w:rsidRDefault="004362B5">
            <w:pPr>
              <w:jc w:val="both"/>
              <w:pPrChange w:id="1484" w:author="Ir Nicole" w:date="2026-06-19T12:38:00Z">
                <w:pPr/>
              </w:pPrChange>
            </w:pPr>
            <w:r>
              <w:rPr>
                <w:b/>
                <w:bCs/>
                <w:color w:val="D97706"/>
                <w:sz w:val="20"/>
                <w:szCs w:val="20"/>
              </w:rPr>
              <w:t>Moyenne</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47A51A" w14:textId="77777777" w:rsidR="007A00A4" w:rsidRDefault="004362B5">
            <w:pPr>
              <w:jc w:val="both"/>
              <w:pPrChange w:id="1485" w:author="Ir Nicole" w:date="2026-06-19T12:38:00Z">
                <w:pPr/>
              </w:pPrChange>
            </w:pPr>
            <w:r>
              <w:rPr>
                <w:color w:val="000000"/>
                <w:sz w:val="20"/>
                <w:szCs w:val="20"/>
              </w:rPr>
              <w:t>Moyen</w:t>
            </w:r>
          </w:p>
        </w:tc>
        <w:tc>
          <w:tcPr>
            <w:tcW w:w="23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95B933" w14:textId="77777777" w:rsidR="007A00A4" w:rsidRDefault="004362B5">
            <w:pPr>
              <w:jc w:val="both"/>
              <w:pPrChange w:id="1486" w:author="Ir Nicole" w:date="2026-06-19T12:38:00Z">
                <w:pPr/>
              </w:pPrChange>
            </w:pPr>
            <w:r>
              <w:rPr>
                <w:color w:val="000000"/>
                <w:sz w:val="20"/>
                <w:szCs w:val="20"/>
              </w:rPr>
              <w:t xml:space="preserve">Stockage local + </w:t>
            </w:r>
            <w:r w:rsidR="00270079">
              <w:rPr>
                <w:color w:val="000000"/>
                <w:sz w:val="20"/>
                <w:szCs w:val="20"/>
              </w:rPr>
              <w:t>syn.</w:t>
            </w:r>
            <w:r>
              <w:rPr>
                <w:color w:val="000000"/>
                <w:sz w:val="20"/>
                <w:szCs w:val="20"/>
              </w:rPr>
              <w:t xml:space="preserve"> </w:t>
            </w:r>
            <w:del w:id="1487" w:author="Ir Nicole" w:date="2026-06-19T12:07:00Z">
              <w:r w:rsidR="00270079" w:rsidDel="00414367">
                <w:rPr>
                  <w:color w:val="000000"/>
                  <w:sz w:val="20"/>
                  <w:szCs w:val="20"/>
                </w:rPr>
                <w:delText>différée</w:delText>
              </w:r>
            </w:del>
          </w:p>
        </w:tc>
      </w:tr>
    </w:tbl>
    <w:p w14:paraId="29B41441" w14:textId="77777777" w:rsidR="007A00A4" w:rsidRDefault="004362B5">
      <w:pPr>
        <w:jc w:val="both"/>
        <w:pPrChange w:id="1488" w:author="Ir Nicole" w:date="2026-06-19T12:38:00Z">
          <w:pPr/>
        </w:pPrChange>
      </w:pPr>
      <w:r>
        <w:br w:type="page"/>
      </w:r>
    </w:p>
    <w:p w14:paraId="7C79DD19" w14:textId="77777777" w:rsidR="007A00A4" w:rsidRDefault="004362B5">
      <w:pPr>
        <w:pStyle w:val="Titre1"/>
        <w:pBdr>
          <w:bottom w:val="single" w:sz="8" w:space="4" w:color="2E6DB4"/>
        </w:pBdr>
        <w:jc w:val="both"/>
        <w:pPrChange w:id="1489" w:author="Ir Nicole" w:date="2026-06-19T12:38:00Z">
          <w:pPr>
            <w:pStyle w:val="Titre1"/>
            <w:pBdr>
              <w:bottom w:val="single" w:sz="8" w:space="4" w:color="2E6DB4"/>
            </w:pBdr>
          </w:pPr>
        </w:pPrChange>
      </w:pPr>
      <w:bookmarkStart w:id="1490" w:name="_Toc232765099"/>
      <w:r>
        <w:lastRenderedPageBreak/>
        <w:t>6. FAISABILITE FINANCIERE</w:t>
      </w:r>
      <w:bookmarkEnd w:id="1490"/>
    </w:p>
    <w:p w14:paraId="6A23FFF7" w14:textId="6251118D" w:rsidR="007A00A4" w:rsidRPr="0088742A" w:rsidRDefault="004362B5">
      <w:pPr>
        <w:pStyle w:val="Titre2"/>
        <w:jc w:val="both"/>
        <w:pPrChange w:id="1491" w:author="Ir Nicole" w:date="2026-06-19T12:38:00Z">
          <w:pPr>
            <w:pStyle w:val="Titre2"/>
          </w:pPr>
        </w:pPrChange>
      </w:pPr>
      <w:bookmarkStart w:id="1492" w:name="_Toc232765100"/>
      <w:r w:rsidRPr="0088742A">
        <w:t xml:space="preserve">6.1. Estimation des </w:t>
      </w:r>
      <w:del w:id="1493" w:author="Egide NDAYIZEYE" w:date="2026-06-17T18:01:00Z">
        <w:r w:rsidRPr="0088742A" w:rsidDel="0088742A">
          <w:delText>Couts</w:delText>
        </w:r>
      </w:del>
      <w:ins w:id="1494" w:author="Egide NDAYIZEYE" w:date="2026-06-17T18:01:00Z">
        <w:r w:rsidR="0088742A" w:rsidRPr="0088742A">
          <w:t>Coû</w:t>
        </w:r>
        <w:r w:rsidR="0088742A">
          <w:t>t</w:t>
        </w:r>
        <w:r w:rsidR="0088742A" w:rsidRPr="0088742A">
          <w:t>s</w:t>
        </w:r>
      </w:ins>
      <w:r w:rsidRPr="0088742A">
        <w:t xml:space="preserve"> d'Investissement</w:t>
      </w:r>
      <w:bookmarkEnd w:id="1492"/>
    </w:p>
    <w:p w14:paraId="021F988D" w14:textId="482E7BEA" w:rsidR="007A00A4" w:rsidRDefault="004362B5">
      <w:pPr>
        <w:pStyle w:val="Titre3"/>
        <w:jc w:val="both"/>
        <w:rPr>
          <w:ins w:id="1495" w:author="Egide NDAYIZEYE" w:date="2026-06-17T18:02:00Z"/>
        </w:rPr>
        <w:pPrChange w:id="1496" w:author="Ir Nicole" w:date="2026-06-19T12:38:00Z">
          <w:pPr>
            <w:pStyle w:val="Titre3"/>
          </w:pPr>
        </w:pPrChange>
      </w:pPr>
      <w:bookmarkStart w:id="1497" w:name="_Toc232765101"/>
      <w:r w:rsidRPr="0088742A">
        <w:t xml:space="preserve">6.1.1. </w:t>
      </w:r>
      <w:ins w:id="1498" w:author="Egide NDAYIZEYE" w:date="2026-06-17T18:01:00Z">
        <w:r w:rsidR="0088742A">
          <w:t>Est</w:t>
        </w:r>
      </w:ins>
      <w:ins w:id="1499" w:author="Egide NDAYIZEYE" w:date="2026-06-17T18:02:00Z">
        <w:r w:rsidR="0088742A">
          <w:t>i</w:t>
        </w:r>
      </w:ins>
      <w:ins w:id="1500" w:author="Egide NDAYIZEYE" w:date="2026-06-17T18:01:00Z">
        <w:r w:rsidR="0088742A">
          <w:t xml:space="preserve">mation des </w:t>
        </w:r>
      </w:ins>
      <w:del w:id="1501" w:author="Egide NDAYIZEYE" w:date="2026-06-17T18:01:00Z">
        <w:r w:rsidRPr="0088742A" w:rsidDel="0088742A">
          <w:delText>Couts</w:delText>
        </w:r>
      </w:del>
      <w:ins w:id="1502" w:author="Egide NDAYIZEYE" w:date="2026-06-17T18:02:00Z">
        <w:r w:rsidR="0088742A">
          <w:t>c</w:t>
        </w:r>
      </w:ins>
      <w:ins w:id="1503" w:author="Egide NDAYIZEYE" w:date="2026-06-17T18:01:00Z">
        <w:r w:rsidR="0088742A" w:rsidRPr="0088742A">
          <w:t>oû</w:t>
        </w:r>
        <w:r w:rsidR="0088742A">
          <w:t>t</w:t>
        </w:r>
        <w:r w:rsidR="0088742A" w:rsidRPr="0088742A">
          <w:t>s</w:t>
        </w:r>
      </w:ins>
      <w:ins w:id="1504" w:author="Egide NDAYIZEYE" w:date="2026-06-17T18:02:00Z">
        <w:r w:rsidR="0088742A">
          <w:t xml:space="preserve"> d’acquisition du </w:t>
        </w:r>
      </w:ins>
      <w:del w:id="1505" w:author="Egide NDAYIZEYE" w:date="2026-06-17T18:02:00Z">
        <w:r w:rsidRPr="0088742A" w:rsidDel="0088742A">
          <w:delText xml:space="preserve"> </w:delText>
        </w:r>
        <w:r w:rsidR="00270079" w:rsidRPr="0088742A" w:rsidDel="0088742A">
          <w:delText>M</w:delText>
        </w:r>
      </w:del>
      <w:ins w:id="1506" w:author="Egide NDAYIZEYE" w:date="2026-06-17T18:02:00Z">
        <w:r w:rsidR="0088742A">
          <w:t>m</w:t>
        </w:r>
      </w:ins>
      <w:r w:rsidR="00270079" w:rsidRPr="0088742A">
        <w:t>atériels</w:t>
      </w:r>
      <w:bookmarkEnd w:id="1497"/>
      <w:r w:rsidRPr="0088742A">
        <w:t xml:space="preserve"> </w:t>
      </w:r>
      <w:del w:id="1507" w:author="Egide NDAYIZEYE" w:date="2026-06-17T18:01:00Z">
        <w:r w:rsidRPr="0088742A" w:rsidDel="0088742A">
          <w:delText>(par terminal)</w:delText>
        </w:r>
      </w:del>
    </w:p>
    <w:p w14:paraId="3A54962D" w14:textId="69F34CD7" w:rsidR="0088742A" w:rsidRPr="00DC6919" w:rsidRDefault="0088742A">
      <w:pPr>
        <w:spacing w:after="240"/>
        <w:jc w:val="both"/>
        <w:pPrChange w:id="1508" w:author="Ir Nicole" w:date="2026-06-19T12:38:00Z">
          <w:pPr>
            <w:pStyle w:val="Titre3"/>
          </w:pPr>
        </w:pPrChange>
      </w:pPr>
      <w:ins w:id="1509" w:author="Egide NDAYIZEYE" w:date="2026-06-17T18:02:00Z">
        <w:r>
          <w:t xml:space="preserve">La mise en œuvre de projet requiert </w:t>
        </w:r>
      </w:ins>
      <w:ins w:id="1510" w:author="Egide NDAYIZEYE" w:date="2026-06-17T18:03:00Z">
        <w:r>
          <w:t>l’acquisition d’un certain nombre de matériel.  Pour les besoin</w:t>
        </w:r>
      </w:ins>
      <w:ins w:id="1511" w:author="Egide NDAYIZEYE" w:date="2026-06-17T18:04:00Z">
        <w:r>
          <w:t>s</w:t>
        </w:r>
      </w:ins>
      <w:ins w:id="1512" w:author="Egide NDAYIZEYE" w:date="2026-06-17T18:03:00Z">
        <w:r>
          <w:t xml:space="preserve"> des </w:t>
        </w:r>
      </w:ins>
      <w:ins w:id="1513" w:author="Egide NDAYIZEYE" w:date="2026-06-17T18:04:00Z">
        <w:r>
          <w:t>développements</w:t>
        </w:r>
      </w:ins>
      <w:ins w:id="1514" w:author="Egide NDAYIZEYE" w:date="2026-06-17T18:03:00Z">
        <w:r>
          <w:t xml:space="preserve">, nous avons </w:t>
        </w:r>
      </w:ins>
      <w:ins w:id="1515" w:author="Egide NDAYIZEYE" w:date="2026-06-17T18:04:00Z">
        <w:r>
          <w:t>estimé</w:t>
        </w:r>
      </w:ins>
      <w:ins w:id="1516" w:author="Egide NDAYIZEYE" w:date="2026-06-17T18:03:00Z">
        <w:r>
          <w:t xml:space="preserve"> avoir besoin du </w:t>
        </w:r>
      </w:ins>
      <w:ins w:id="1517" w:author="Egide NDAYIZEYE" w:date="2026-06-17T18:04:00Z">
        <w:r>
          <w:t>matériel</w:t>
        </w:r>
      </w:ins>
      <w:ins w:id="1518" w:author="Egide NDAYIZEYE" w:date="2026-06-17T18:03:00Z">
        <w:r>
          <w:t xml:space="preserve"> suivant : </w:t>
        </w:r>
      </w:ins>
    </w:p>
    <w:p w14:paraId="112C0954" w14:textId="35D7B5E3" w:rsidR="007A00A4" w:rsidRPr="0088742A" w:rsidDel="0088742A" w:rsidRDefault="007A00A4">
      <w:pPr>
        <w:spacing w:before="80" w:after="80"/>
        <w:jc w:val="both"/>
        <w:rPr>
          <w:del w:id="1519" w:author="Egide NDAYIZEYE" w:date="2026-06-17T18:04:00Z"/>
        </w:rPr>
        <w:pPrChange w:id="1520" w:author="Ir Nicole" w:date="2026-06-19T12:38:00Z">
          <w:pPr>
            <w:spacing w:before="80" w:after="80"/>
          </w:pPr>
        </w:pPrChange>
      </w:pPr>
    </w:p>
    <w:p w14:paraId="4645D9B0" w14:textId="44623442" w:rsidR="0072440B" w:rsidRDefault="0072440B">
      <w:pPr>
        <w:pStyle w:val="Lgende"/>
        <w:keepNext/>
        <w:jc w:val="both"/>
        <w:rPr>
          <w:ins w:id="1521" w:author="Ir Nicole" w:date="2026-06-18T13:18:00Z"/>
        </w:rPr>
        <w:pPrChange w:id="1522" w:author="Ir Nicole" w:date="2026-06-19T12:38:00Z">
          <w:pPr/>
        </w:pPrChange>
      </w:pPr>
      <w:bookmarkStart w:id="1523" w:name="_Toc232681971"/>
      <w:ins w:id="1524" w:author="Ir Nicole" w:date="2026-06-18T13:18:00Z">
        <w:r>
          <w:t xml:space="preserve">Tableau </w:t>
        </w:r>
        <w:r>
          <w:fldChar w:fldCharType="begin"/>
        </w:r>
        <w:r>
          <w:instrText xml:space="preserve"> SEQ Tableau \* ARABIC </w:instrText>
        </w:r>
      </w:ins>
      <w:r>
        <w:fldChar w:fldCharType="separate"/>
      </w:r>
      <w:ins w:id="1525" w:author="Ir Nicole" w:date="2026-06-19T10:35:00Z">
        <w:r w:rsidR="00254426">
          <w:rPr>
            <w:noProof/>
          </w:rPr>
          <w:t>7</w:t>
        </w:r>
      </w:ins>
      <w:ins w:id="1526" w:author="Ir Nicole" w:date="2026-06-18T13:18:00Z">
        <w:r>
          <w:fldChar w:fldCharType="end"/>
        </w:r>
        <w:r>
          <w:t>:</w:t>
        </w:r>
        <w:r w:rsidRPr="0010784E">
          <w:t>Estimation des coûts d’acquisition du matériels</w:t>
        </w:r>
        <w:bookmarkEnd w:id="1523"/>
      </w:ins>
    </w:p>
    <w:tbl>
      <w:tblPr>
        <w:tblW w:w="94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1527" w:author="Ir Nicole" w:date="2026-06-18T13:18:00Z">
          <w:tblPr>
            <w:tblW w:w="931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3428"/>
        <w:gridCol w:w="2162"/>
        <w:gridCol w:w="1133"/>
        <w:gridCol w:w="1341"/>
        <w:gridCol w:w="1421"/>
        <w:tblGridChange w:id="1528">
          <w:tblGrid>
            <w:gridCol w:w="3433"/>
            <w:gridCol w:w="1625"/>
            <w:gridCol w:w="1640"/>
            <w:gridCol w:w="1340"/>
            <w:gridCol w:w="1281"/>
          </w:tblGrid>
        </w:tblGridChange>
      </w:tblGrid>
      <w:tr w:rsidR="00916869" w:rsidRPr="0088742A" w14:paraId="0D3A08D8"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1529"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16EA685" w14:textId="77777777" w:rsidR="00916869" w:rsidRPr="0088742A" w:rsidRDefault="00916869">
            <w:pPr>
              <w:jc w:val="both"/>
              <w:pPrChange w:id="1530" w:author="Ir Nicole" w:date="2026-06-19T12:38:00Z">
                <w:pPr/>
              </w:pPrChange>
            </w:pPr>
            <w:r w:rsidRPr="0088742A">
              <w:rPr>
                <w:b/>
                <w:bCs/>
                <w:color w:val="FFFFFF"/>
                <w:rPrChange w:id="1531" w:author="Egide NDAYIZEYE" w:date="2026-06-17T18:04:00Z">
                  <w:rPr>
                    <w:b/>
                    <w:bCs/>
                    <w:color w:val="FFFFFF"/>
                    <w:sz w:val="20"/>
                    <w:szCs w:val="20"/>
                  </w:rPr>
                </w:rPrChange>
              </w:rPr>
              <w:t>Composant</w:t>
            </w:r>
          </w:p>
        </w:tc>
        <w:tc>
          <w:tcPr>
            <w:tcW w:w="216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1532"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CF72656" w14:textId="77777777" w:rsidR="00916869" w:rsidRPr="0088742A" w:rsidRDefault="00916869">
            <w:pPr>
              <w:jc w:val="both"/>
              <w:pPrChange w:id="1533" w:author="Ir Nicole" w:date="2026-06-19T12:38:00Z">
                <w:pPr/>
              </w:pPrChange>
            </w:pPr>
            <w:r w:rsidRPr="0088742A">
              <w:rPr>
                <w:b/>
                <w:bCs/>
                <w:color w:val="FFFFFF"/>
                <w:rPrChange w:id="1534" w:author="Egide NDAYIZEYE" w:date="2026-06-17T18:04:00Z">
                  <w:rPr>
                    <w:b/>
                    <w:bCs/>
                    <w:color w:val="FFFFFF"/>
                    <w:sz w:val="20"/>
                    <w:szCs w:val="20"/>
                  </w:rPr>
                </w:rPrChange>
              </w:rPr>
              <w:t>Prix Unitaire (BIF)</w:t>
            </w:r>
          </w:p>
        </w:tc>
        <w:tc>
          <w:tcPr>
            <w:tcW w:w="113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1535"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086B244" w14:textId="77777777" w:rsidR="00916869" w:rsidRPr="0088742A" w:rsidRDefault="00916869">
            <w:pPr>
              <w:jc w:val="both"/>
              <w:pPrChange w:id="1536" w:author="Ir Nicole" w:date="2026-06-19T12:38:00Z">
                <w:pPr/>
              </w:pPrChange>
            </w:pPr>
            <w:r w:rsidRPr="0088742A">
              <w:rPr>
                <w:b/>
                <w:bCs/>
                <w:color w:val="FFFFFF"/>
                <w:rPrChange w:id="1537" w:author="Egide NDAYIZEYE" w:date="2026-06-17T18:04:00Z">
                  <w:rPr>
                    <w:b/>
                    <w:bCs/>
                    <w:color w:val="FFFFFF"/>
                    <w:sz w:val="20"/>
                    <w:szCs w:val="20"/>
                  </w:rPr>
                </w:rPrChange>
              </w:rPr>
              <w:t>Quantité</w:t>
            </w:r>
          </w:p>
        </w:tc>
        <w:tc>
          <w:tcPr>
            <w:tcW w:w="1341" w:type="dxa"/>
            <w:tcBorders>
              <w:top w:val="single" w:sz="4" w:space="0" w:color="AAAAAA"/>
              <w:left w:val="single" w:sz="4" w:space="0" w:color="AAAAAA"/>
              <w:bottom w:val="single" w:sz="4" w:space="0" w:color="AAAAAA"/>
              <w:right w:val="single" w:sz="4" w:space="0" w:color="AAAAAA"/>
            </w:tcBorders>
            <w:shd w:val="clear" w:color="auto" w:fill="1B3A6B"/>
            <w:tcPrChange w:id="1538"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1B3A6B"/>
              </w:tcPr>
            </w:tcPrChange>
          </w:tcPr>
          <w:p w14:paraId="2A71D2D1" w14:textId="77777777" w:rsidR="00916869" w:rsidRPr="0088742A" w:rsidRDefault="00916869">
            <w:pPr>
              <w:jc w:val="both"/>
              <w:rPr>
                <w:b/>
                <w:bCs/>
                <w:color w:val="FFFFFF"/>
                <w:rPrChange w:id="1539" w:author="Egide NDAYIZEYE" w:date="2026-06-17T18:04:00Z">
                  <w:rPr>
                    <w:b/>
                    <w:bCs/>
                    <w:color w:val="FFFFFF"/>
                    <w:sz w:val="20"/>
                    <w:szCs w:val="20"/>
                  </w:rPr>
                </w:rPrChange>
              </w:rPr>
              <w:pPrChange w:id="1540" w:author="Ir Nicole" w:date="2026-06-19T12:38:00Z">
                <w:pPr/>
              </w:pPrChange>
            </w:pPr>
            <w:r w:rsidRPr="0088742A">
              <w:rPr>
                <w:b/>
                <w:bCs/>
                <w:color w:val="FFFFFF"/>
                <w:rPrChange w:id="1541" w:author="Egide NDAYIZEYE" w:date="2026-06-17T18:04:00Z">
                  <w:rPr>
                    <w:b/>
                    <w:bCs/>
                    <w:color w:val="FFFFFF"/>
                    <w:sz w:val="20"/>
                    <w:szCs w:val="20"/>
                  </w:rPr>
                </w:rPrChange>
              </w:rPr>
              <w:t>Disponibilité</w:t>
            </w:r>
          </w:p>
        </w:tc>
        <w:tc>
          <w:tcPr>
            <w:tcW w:w="142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1542"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BB155EB" w14:textId="77777777" w:rsidR="00916869" w:rsidRPr="0088742A" w:rsidRDefault="00916869">
            <w:pPr>
              <w:jc w:val="both"/>
              <w:pPrChange w:id="1543" w:author="Ir Nicole" w:date="2026-06-19T12:38:00Z">
                <w:pPr/>
              </w:pPrChange>
            </w:pPr>
            <w:r w:rsidRPr="0088742A">
              <w:rPr>
                <w:b/>
                <w:bCs/>
                <w:color w:val="FFFFFF"/>
                <w:rPrChange w:id="1544" w:author="Egide NDAYIZEYE" w:date="2026-06-17T18:04:00Z">
                  <w:rPr>
                    <w:b/>
                    <w:bCs/>
                    <w:color w:val="FFFFFF"/>
                    <w:sz w:val="20"/>
                    <w:szCs w:val="20"/>
                  </w:rPr>
                </w:rPrChange>
              </w:rPr>
              <w:t>Total (BIF)</w:t>
            </w:r>
          </w:p>
        </w:tc>
      </w:tr>
      <w:tr w:rsidR="00916869" w:rsidRPr="0088742A" w14:paraId="64368112"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45"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671EC50" w14:textId="77777777" w:rsidR="00916869" w:rsidRPr="0088742A" w:rsidRDefault="00916869">
            <w:pPr>
              <w:jc w:val="both"/>
              <w:pPrChange w:id="1546" w:author="Ir Nicole" w:date="2026-06-19T12:38:00Z">
                <w:pPr/>
              </w:pPrChange>
            </w:pPr>
            <w:proofErr w:type="spellStart"/>
            <w:r w:rsidRPr="0088742A">
              <w:rPr>
                <w:color w:val="000000"/>
                <w:rPrChange w:id="1547" w:author="Egide NDAYIZEYE" w:date="2026-06-17T18:04:00Z">
                  <w:rPr>
                    <w:color w:val="000000"/>
                    <w:sz w:val="20"/>
                    <w:szCs w:val="20"/>
                  </w:rPr>
                </w:rPrChange>
              </w:rPr>
              <w:t>Raspberry</w:t>
            </w:r>
            <w:proofErr w:type="spellEnd"/>
            <w:r w:rsidRPr="0088742A">
              <w:rPr>
                <w:color w:val="000000"/>
                <w:rPrChange w:id="1548" w:author="Egide NDAYIZEYE" w:date="2026-06-17T18:04:00Z">
                  <w:rPr>
                    <w:color w:val="000000"/>
                    <w:sz w:val="20"/>
                    <w:szCs w:val="20"/>
                  </w:rPr>
                </w:rPrChange>
              </w:rPr>
              <w:t xml:space="preserve"> Pi 5 (8 Go)</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49"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B83621F" w14:textId="77777777" w:rsidR="00916869" w:rsidRPr="0088742A" w:rsidRDefault="006233D1">
            <w:pPr>
              <w:jc w:val="both"/>
              <w:pPrChange w:id="1550" w:author="Ir Nicole" w:date="2026-06-19T12:38:00Z">
                <w:pPr/>
              </w:pPrChange>
            </w:pPr>
            <w:r w:rsidRPr="0088742A">
              <w:t>1</w:t>
            </w:r>
            <w:r w:rsidR="00FA79FC" w:rsidRPr="0088742A">
              <w:t> </w:t>
            </w:r>
            <w:r w:rsidRPr="0088742A">
              <w:t>715</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51"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A582DC8" w14:textId="77777777" w:rsidR="00916869" w:rsidRPr="0088742A" w:rsidRDefault="00916869">
            <w:pPr>
              <w:jc w:val="both"/>
              <w:pPrChange w:id="1552" w:author="Ir Nicole" w:date="2026-06-19T12:38:00Z">
                <w:pPr/>
              </w:pPrChange>
            </w:pPr>
            <w:r w:rsidRPr="0088742A">
              <w:rPr>
                <w:color w:val="000000"/>
                <w:rPrChange w:id="1553"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554"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03E1286D" w14:textId="77777777" w:rsidR="00916869" w:rsidRPr="0088742A" w:rsidRDefault="00916869">
            <w:pPr>
              <w:jc w:val="both"/>
              <w:rPr>
                <w:color w:val="000000"/>
                <w:rPrChange w:id="1555" w:author="Egide NDAYIZEYE" w:date="2026-06-17T18:04:00Z">
                  <w:rPr>
                    <w:color w:val="000000"/>
                    <w:sz w:val="20"/>
                    <w:szCs w:val="20"/>
                  </w:rPr>
                </w:rPrChange>
              </w:rPr>
              <w:pPrChange w:id="1556" w:author="Ir Nicole" w:date="2026-06-19T12:38:00Z">
                <w:pPr/>
              </w:pPrChange>
            </w:pPr>
            <w:r w:rsidRPr="0088742A">
              <w:rPr>
                <w:color w:val="000000"/>
                <w:rPrChange w:id="1557" w:author="Egide NDAYIZEYE" w:date="2026-06-17T18:04:00Z">
                  <w:rPr>
                    <w:color w:val="000000"/>
                    <w:sz w:val="20"/>
                    <w:szCs w:val="20"/>
                  </w:rPr>
                </w:rPrChange>
              </w:rPr>
              <w:t>Disponible</w:t>
            </w:r>
            <w:r w:rsidR="00A722A5" w:rsidRPr="0088742A">
              <w:rPr>
                <w:color w:val="000000"/>
                <w:rPrChange w:id="1558" w:author="Egide NDAYIZEYE" w:date="2026-06-17T18:04:00Z">
                  <w:rPr>
                    <w:color w:val="000000"/>
                    <w:sz w:val="20"/>
                    <w:szCs w:val="20"/>
                  </w:rPr>
                </w:rPrChange>
              </w:rPr>
              <w:t xml:space="preserve"> </w:t>
            </w:r>
            <w:r w:rsidR="009B3F4E" w:rsidRPr="0088742A">
              <w:rPr>
                <w:color w:val="000000"/>
                <w:rPrChange w:id="1559" w:author="Egide NDAYIZEYE" w:date="2026-06-17T18:04:00Z">
                  <w:rPr>
                    <w:color w:val="000000"/>
                    <w:sz w:val="20"/>
                    <w:szCs w:val="20"/>
                  </w:rPr>
                </w:rPrChange>
              </w:rPr>
              <w:t>(localement</w:t>
            </w:r>
            <w:r w:rsidR="00A722A5" w:rsidRPr="0088742A">
              <w:rPr>
                <w:color w:val="000000"/>
                <w:rPrChange w:id="1560" w:author="Egide NDAYIZEYE" w:date="2026-06-17T18:04:00Z">
                  <w:rPr>
                    <w:color w:val="000000"/>
                    <w:sz w:val="20"/>
                    <w:szCs w:val="20"/>
                  </w:rPr>
                </w:rPrChange>
              </w:rPr>
              <w: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61"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FD89E1C" w14:textId="77777777" w:rsidR="00916869" w:rsidRPr="0088742A" w:rsidRDefault="00FA79FC">
            <w:pPr>
              <w:jc w:val="both"/>
              <w:pPrChange w:id="1562" w:author="Ir Nicole" w:date="2026-06-19T12:38:00Z">
                <w:pPr/>
              </w:pPrChange>
            </w:pPr>
            <w:r w:rsidRPr="0088742A">
              <w:t>1 715 000</w:t>
            </w:r>
          </w:p>
        </w:tc>
      </w:tr>
      <w:tr w:rsidR="00916869" w:rsidRPr="0088742A" w14:paraId="62E6E379"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63"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1A0274C5" w14:textId="77777777" w:rsidR="00916869" w:rsidRPr="0088742A" w:rsidRDefault="00916869">
            <w:pPr>
              <w:jc w:val="both"/>
              <w:pPrChange w:id="1564" w:author="Ir Nicole" w:date="2026-06-19T12:38:00Z">
                <w:pPr/>
              </w:pPrChange>
            </w:pPr>
            <w:r w:rsidRPr="0088742A">
              <w:rPr>
                <w:color w:val="000000"/>
                <w:rPrChange w:id="1565" w:author="Egide NDAYIZEYE" w:date="2026-06-17T18:04:00Z">
                  <w:rPr>
                    <w:color w:val="000000"/>
                    <w:sz w:val="20"/>
                    <w:szCs w:val="20"/>
                  </w:rPr>
                </w:rPrChange>
              </w:rPr>
              <w:t>Lecteur empreintes AS608/R307</w:t>
            </w:r>
          </w:p>
        </w:tc>
        <w:tc>
          <w:tcPr>
            <w:tcW w:w="21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66"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B466C40" w14:textId="77777777" w:rsidR="00916869" w:rsidRPr="0088742A" w:rsidRDefault="006233D1">
            <w:pPr>
              <w:jc w:val="both"/>
              <w:pPrChange w:id="1567" w:author="Ir Nicole" w:date="2026-06-19T12:38:00Z">
                <w:pPr/>
              </w:pPrChange>
            </w:pPr>
            <w:r w:rsidRPr="0088742A">
              <w:t>175</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6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07B3C66B" w14:textId="77777777" w:rsidR="00916869" w:rsidRPr="0088742A" w:rsidRDefault="00916869">
            <w:pPr>
              <w:jc w:val="both"/>
              <w:pPrChange w:id="1569" w:author="Ir Nicole" w:date="2026-06-19T12:38:00Z">
                <w:pPr/>
              </w:pPrChange>
            </w:pPr>
            <w:r w:rsidRPr="0088742A">
              <w:rPr>
                <w:color w:val="000000"/>
                <w:rPrChange w:id="1570"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FFFFF"/>
            <w:tcPrChange w:id="1571"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FFFFF"/>
              </w:tcPr>
            </w:tcPrChange>
          </w:tcPr>
          <w:p w14:paraId="16CFB165" w14:textId="77777777" w:rsidR="00916869" w:rsidRPr="0088742A" w:rsidRDefault="00916869">
            <w:pPr>
              <w:jc w:val="both"/>
              <w:rPr>
                <w:color w:val="000000"/>
                <w:rPrChange w:id="1572" w:author="Egide NDAYIZEYE" w:date="2026-06-17T18:04:00Z">
                  <w:rPr>
                    <w:color w:val="000000"/>
                    <w:sz w:val="20"/>
                    <w:szCs w:val="20"/>
                  </w:rPr>
                </w:rPrChange>
              </w:rPr>
              <w:pPrChange w:id="1573" w:author="Ir Nicole" w:date="2026-06-19T12:38:00Z">
                <w:pPr/>
              </w:pPrChange>
            </w:pPr>
            <w:r w:rsidRPr="0088742A">
              <w:rPr>
                <w:color w:val="000000"/>
                <w:rPrChange w:id="1574" w:author="Egide NDAYIZEYE" w:date="2026-06-17T18:04:00Z">
                  <w:rPr>
                    <w:color w:val="000000"/>
                    <w:sz w:val="20"/>
                    <w:szCs w:val="20"/>
                  </w:rPr>
                </w:rPrChange>
              </w:rPr>
              <w:t>Disponible</w:t>
            </w:r>
            <w:r w:rsidR="00A722A5" w:rsidRPr="0088742A">
              <w:rPr>
                <w:color w:val="000000"/>
                <w:rPrChange w:id="1575" w:author="Egide NDAYIZEYE" w:date="2026-06-17T18:04:00Z">
                  <w:rPr>
                    <w:color w:val="000000"/>
                    <w:sz w:val="20"/>
                    <w:szCs w:val="20"/>
                  </w:rPr>
                </w:rPrChange>
              </w:rPr>
              <w:t xml:space="preserv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7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38D51DD9" w14:textId="77777777" w:rsidR="00916869" w:rsidRPr="0088742A" w:rsidRDefault="00FA79FC">
            <w:pPr>
              <w:jc w:val="both"/>
              <w:pPrChange w:id="1577" w:author="Ir Nicole" w:date="2026-06-19T12:38:00Z">
                <w:pPr/>
              </w:pPrChange>
            </w:pPr>
            <w:r w:rsidRPr="0088742A">
              <w:t>175 000</w:t>
            </w:r>
          </w:p>
        </w:tc>
      </w:tr>
      <w:tr w:rsidR="00916869" w:rsidRPr="0088742A" w14:paraId="70703F43"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78"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EB18A66" w14:textId="77777777" w:rsidR="00916869" w:rsidRPr="0088742A" w:rsidRDefault="00916869">
            <w:pPr>
              <w:jc w:val="both"/>
              <w:rPr>
                <w:lang w:val="en-US"/>
              </w:rPr>
              <w:pPrChange w:id="1579" w:author="Ir Nicole" w:date="2026-06-19T12:38:00Z">
                <w:pPr/>
              </w:pPrChange>
            </w:pPr>
            <w:r w:rsidRPr="0088742A">
              <w:rPr>
                <w:color w:val="000000"/>
                <w:lang w:val="en-US"/>
                <w:rPrChange w:id="1580" w:author="Egide NDAYIZEYE" w:date="2026-06-17T18:06:00Z">
                  <w:rPr>
                    <w:color w:val="000000"/>
                    <w:sz w:val="20"/>
                    <w:szCs w:val="20"/>
                    <w:lang w:val="en-US"/>
                  </w:rPr>
                </w:rPrChange>
              </w:rPr>
              <w:t>Camera IR 1080p (detection vivacity)</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81"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C17450C" w14:textId="77777777" w:rsidR="00916869" w:rsidRPr="0088742A" w:rsidRDefault="006233D1">
            <w:pPr>
              <w:jc w:val="both"/>
              <w:pPrChange w:id="1582" w:author="Ir Nicole" w:date="2026-06-19T12:38:00Z">
                <w:pPr/>
              </w:pPrChange>
            </w:pPr>
            <w:r w:rsidRPr="0088742A">
              <w:t>1</w:t>
            </w:r>
            <w:r w:rsidR="00FA79FC" w:rsidRPr="0088742A">
              <w:t xml:space="preserve"> </w:t>
            </w:r>
            <w:r w:rsidRPr="0088742A">
              <w:t>000</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83"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3C0969A" w14:textId="77777777" w:rsidR="00916869" w:rsidRPr="0088742A" w:rsidRDefault="00916869">
            <w:pPr>
              <w:jc w:val="both"/>
              <w:pPrChange w:id="1584" w:author="Ir Nicole" w:date="2026-06-19T12:38:00Z">
                <w:pPr/>
              </w:pPrChange>
            </w:pPr>
            <w:r w:rsidRPr="0088742A">
              <w:rPr>
                <w:color w:val="000000"/>
                <w:rPrChange w:id="1585"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586"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3E5E8975" w14:textId="77777777" w:rsidR="00916869" w:rsidRPr="0088742A" w:rsidRDefault="00916869">
            <w:pPr>
              <w:jc w:val="both"/>
              <w:rPr>
                <w:color w:val="000000"/>
                <w:rPrChange w:id="1587" w:author="Egide NDAYIZEYE" w:date="2026-06-17T18:04:00Z">
                  <w:rPr>
                    <w:color w:val="000000"/>
                    <w:sz w:val="20"/>
                    <w:szCs w:val="20"/>
                  </w:rPr>
                </w:rPrChange>
              </w:rPr>
              <w:pPrChange w:id="1588" w:author="Ir Nicole" w:date="2026-06-19T12:38:00Z">
                <w:pPr/>
              </w:pPrChange>
            </w:pPr>
            <w:r w:rsidRPr="0088742A">
              <w:rPr>
                <w:color w:val="000000"/>
                <w:rPrChange w:id="1589" w:author="Egide NDAYIZEYE" w:date="2026-06-17T18:04:00Z">
                  <w:rPr>
                    <w:color w:val="000000"/>
                    <w:sz w:val="20"/>
                    <w:szCs w:val="20"/>
                  </w:rPr>
                </w:rPrChange>
              </w:rPr>
              <w:t>Par commande</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590"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BCC1C8E" w14:textId="77777777" w:rsidR="00916869" w:rsidRPr="0088742A" w:rsidRDefault="00FA79FC">
            <w:pPr>
              <w:jc w:val="both"/>
              <w:pPrChange w:id="1591" w:author="Ir Nicole" w:date="2026-06-19T12:38:00Z">
                <w:pPr/>
              </w:pPrChange>
            </w:pPr>
            <w:r w:rsidRPr="0088742A">
              <w:t>1 000 000</w:t>
            </w:r>
          </w:p>
        </w:tc>
      </w:tr>
      <w:tr w:rsidR="00916869" w:rsidRPr="0088742A" w14:paraId="27159A5E"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92"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1D37D8B7" w14:textId="77777777" w:rsidR="00916869" w:rsidRPr="0088742A" w:rsidRDefault="00916869">
            <w:pPr>
              <w:jc w:val="both"/>
              <w:pPrChange w:id="1593" w:author="Ir Nicole" w:date="2026-06-19T12:38:00Z">
                <w:pPr/>
              </w:pPrChange>
            </w:pPr>
            <w:r w:rsidRPr="0088742A">
              <w:rPr>
                <w:color w:val="000000"/>
                <w:rPrChange w:id="1594" w:author="Egide NDAYIZEYE" w:date="2026-06-17T18:04:00Z">
                  <w:rPr>
                    <w:color w:val="000000"/>
                    <w:sz w:val="20"/>
                    <w:szCs w:val="20"/>
                  </w:rPr>
                </w:rPrChange>
              </w:rPr>
              <w:t xml:space="preserve">Ecran </w:t>
            </w:r>
            <w:r w:rsidR="006233D1" w:rsidRPr="0088742A">
              <w:rPr>
                <w:color w:val="000000"/>
                <w:rPrChange w:id="1595" w:author="Egide NDAYIZEYE" w:date="2026-06-17T18:04:00Z">
                  <w:rPr>
                    <w:color w:val="000000"/>
                    <w:sz w:val="20"/>
                    <w:szCs w:val="20"/>
                  </w:rPr>
                </w:rPrChange>
              </w:rPr>
              <w:t xml:space="preserve">(10.1 </w:t>
            </w:r>
            <w:proofErr w:type="spellStart"/>
            <w:r w:rsidR="006233D1" w:rsidRPr="0088742A">
              <w:rPr>
                <w:color w:val="000000"/>
                <w:rPrChange w:id="1596" w:author="Egide NDAYIZEYE" w:date="2026-06-17T18:04:00Z">
                  <w:rPr>
                    <w:color w:val="000000"/>
                    <w:sz w:val="20"/>
                    <w:szCs w:val="20"/>
                  </w:rPr>
                </w:rPrChange>
              </w:rPr>
              <w:t>inch</w:t>
            </w:r>
            <w:proofErr w:type="spellEnd"/>
            <w:r w:rsidR="006233D1" w:rsidRPr="0088742A">
              <w:rPr>
                <w:color w:val="000000"/>
                <w:rPrChange w:id="1597" w:author="Egide NDAYIZEYE" w:date="2026-06-17T18:04:00Z">
                  <w:rPr>
                    <w:color w:val="000000"/>
                    <w:sz w:val="20"/>
                    <w:szCs w:val="20"/>
                  </w:rPr>
                </w:rPrChange>
              </w:rPr>
              <w:t>)</w:t>
            </w:r>
          </w:p>
        </w:tc>
        <w:tc>
          <w:tcPr>
            <w:tcW w:w="21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598"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0281A333" w14:textId="77777777" w:rsidR="00916869" w:rsidRPr="0088742A" w:rsidRDefault="006233D1">
            <w:pPr>
              <w:jc w:val="both"/>
              <w:pPrChange w:id="1599" w:author="Ir Nicole" w:date="2026-06-19T12:38:00Z">
                <w:pPr/>
              </w:pPrChange>
            </w:pPr>
            <w:r w:rsidRPr="0088742A">
              <w:t>900</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600"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425E9047" w14:textId="77777777" w:rsidR="00916869" w:rsidRPr="0088742A" w:rsidRDefault="00916869">
            <w:pPr>
              <w:jc w:val="both"/>
              <w:pPrChange w:id="1601" w:author="Ir Nicole" w:date="2026-06-19T12:38:00Z">
                <w:pPr/>
              </w:pPrChange>
            </w:pPr>
            <w:r w:rsidRPr="0088742A">
              <w:rPr>
                <w:color w:val="000000"/>
                <w:rPrChange w:id="1602"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FFFFF"/>
            <w:tcPrChange w:id="1603"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FFFFF"/>
              </w:tcPr>
            </w:tcPrChange>
          </w:tcPr>
          <w:p w14:paraId="40D1C8D7" w14:textId="77777777" w:rsidR="00916869" w:rsidRPr="0088742A" w:rsidRDefault="009B3F4E">
            <w:pPr>
              <w:jc w:val="both"/>
              <w:rPr>
                <w:color w:val="000000"/>
                <w:rPrChange w:id="1604" w:author="Egide NDAYIZEYE" w:date="2026-06-17T18:04:00Z">
                  <w:rPr>
                    <w:color w:val="000000"/>
                    <w:sz w:val="20"/>
                    <w:szCs w:val="20"/>
                  </w:rPr>
                </w:rPrChange>
              </w:rPr>
              <w:pPrChange w:id="1605" w:author="Ir Nicole" w:date="2026-06-19T12:38:00Z">
                <w:pPr/>
              </w:pPrChange>
            </w:pPr>
            <w:r w:rsidRPr="0088742A">
              <w:rPr>
                <w:color w:val="000000"/>
                <w:rPrChange w:id="1606" w:author="Egide NDAYIZEYE" w:date="2026-06-17T18:04:00Z">
                  <w:rPr>
                    <w:color w:val="000000"/>
                    <w:sz w:val="20"/>
                    <w:szCs w:val="20"/>
                  </w:rPr>
                </w:rPrChange>
              </w:rPr>
              <w:t>Par commande</w:t>
            </w:r>
          </w:p>
        </w:tc>
        <w:tc>
          <w:tcPr>
            <w:tcW w:w="14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1607"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4B12B0CE" w14:textId="77777777" w:rsidR="00916869" w:rsidRPr="0088742A" w:rsidRDefault="00FA79FC">
            <w:pPr>
              <w:jc w:val="both"/>
              <w:pPrChange w:id="1608" w:author="Ir Nicole" w:date="2026-06-19T12:38:00Z">
                <w:pPr/>
              </w:pPrChange>
            </w:pPr>
            <w:r w:rsidRPr="0088742A">
              <w:t>900 000</w:t>
            </w:r>
          </w:p>
        </w:tc>
      </w:tr>
      <w:tr w:rsidR="00916869" w:rsidRPr="0088742A" w14:paraId="7DD3B038"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09"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2CFBF3A" w14:textId="77777777" w:rsidR="00916869" w:rsidRPr="0088742A" w:rsidRDefault="00916869">
            <w:pPr>
              <w:jc w:val="both"/>
              <w:pPrChange w:id="1610" w:author="Ir Nicole" w:date="2026-06-19T12:38:00Z">
                <w:pPr/>
              </w:pPrChange>
            </w:pPr>
            <w:r w:rsidRPr="0088742A">
              <w:rPr>
                <w:color w:val="000000"/>
                <w:rPrChange w:id="1611" w:author="Egide NDAYIZEYE" w:date="2026-06-17T18:04:00Z">
                  <w:rPr>
                    <w:color w:val="000000"/>
                    <w:sz w:val="20"/>
                    <w:szCs w:val="20"/>
                  </w:rPr>
                </w:rPrChange>
              </w:rPr>
              <w:t>Boitier sécurise + accessoires</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12"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6E7B496" w14:textId="77777777" w:rsidR="00916869" w:rsidRPr="0088742A" w:rsidRDefault="006233D1">
            <w:pPr>
              <w:jc w:val="both"/>
              <w:pPrChange w:id="1613" w:author="Ir Nicole" w:date="2026-06-19T12:38:00Z">
                <w:pPr/>
              </w:pPrChange>
            </w:pPr>
            <w:r w:rsidRPr="0088742A">
              <w:t>160</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14"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207D841" w14:textId="77777777" w:rsidR="00916869" w:rsidRPr="0088742A" w:rsidRDefault="00916869">
            <w:pPr>
              <w:jc w:val="both"/>
              <w:pPrChange w:id="1615" w:author="Ir Nicole" w:date="2026-06-19T12:38:00Z">
                <w:pPr/>
              </w:pPrChange>
            </w:pPr>
            <w:r w:rsidRPr="0088742A">
              <w:rPr>
                <w:color w:val="000000"/>
                <w:rPrChange w:id="1616"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617"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72000675" w14:textId="77777777" w:rsidR="00916869" w:rsidRPr="0088742A" w:rsidRDefault="009B3F4E">
            <w:pPr>
              <w:jc w:val="both"/>
              <w:rPr>
                <w:color w:val="000000"/>
                <w:rPrChange w:id="1618" w:author="Egide NDAYIZEYE" w:date="2026-06-17T18:04:00Z">
                  <w:rPr>
                    <w:color w:val="000000"/>
                    <w:sz w:val="20"/>
                    <w:szCs w:val="20"/>
                  </w:rPr>
                </w:rPrChange>
              </w:rPr>
              <w:pPrChange w:id="1619" w:author="Ir Nicole" w:date="2026-06-19T12:38:00Z">
                <w:pPr/>
              </w:pPrChange>
            </w:pPr>
            <w:r w:rsidRPr="0088742A">
              <w:rPr>
                <w:color w:val="000000"/>
                <w:rPrChange w:id="1620" w:author="Egide NDAYIZEYE" w:date="2026-06-17T18:04:00Z">
                  <w:rPr>
                    <w:color w:val="000000"/>
                    <w:sz w:val="20"/>
                    <w:szCs w:val="20"/>
                  </w:rPr>
                </w:rPrChange>
              </w:rPr>
              <w:t>Par commande</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21"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604B656" w14:textId="77777777" w:rsidR="00916869" w:rsidRPr="0088742A" w:rsidRDefault="00FA79FC">
            <w:pPr>
              <w:jc w:val="both"/>
              <w:pPrChange w:id="1622" w:author="Ir Nicole" w:date="2026-06-19T12:38:00Z">
                <w:pPr/>
              </w:pPrChange>
            </w:pPr>
            <w:r w:rsidRPr="0088742A">
              <w:t>160 000</w:t>
            </w:r>
          </w:p>
        </w:tc>
      </w:tr>
      <w:tr w:rsidR="00916869" w:rsidRPr="0088742A" w14:paraId="33C44BFC"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23"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D1C5047" w14:textId="77777777" w:rsidR="00916869" w:rsidRPr="0088742A" w:rsidRDefault="00916869">
            <w:pPr>
              <w:jc w:val="both"/>
              <w:pPrChange w:id="1624" w:author="Ir Nicole" w:date="2026-06-19T12:38:00Z">
                <w:pPr/>
              </w:pPrChange>
            </w:pPr>
            <w:r w:rsidRPr="0088742A">
              <w:rPr>
                <w:color w:val="000000"/>
                <w:rPrChange w:id="1625" w:author="Egide NDAYIZEYE" w:date="2026-06-17T18:04:00Z">
                  <w:rPr>
                    <w:color w:val="000000"/>
                    <w:sz w:val="20"/>
                    <w:szCs w:val="20"/>
                  </w:rPr>
                </w:rPrChange>
              </w:rPr>
              <w:t>Alimentation + câblage</w:t>
            </w:r>
            <w:r w:rsidR="006233D1" w:rsidRPr="0088742A">
              <w:rPr>
                <w:color w:val="000000"/>
                <w:rPrChange w:id="1626" w:author="Egide NDAYIZEYE" w:date="2026-06-17T18:04:00Z">
                  <w:rPr>
                    <w:color w:val="000000"/>
                    <w:sz w:val="20"/>
                    <w:szCs w:val="20"/>
                  </w:rPr>
                </w:rPrChange>
              </w:rPr>
              <w:t xml:space="preserve"> (12W)</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27"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240780F" w14:textId="77777777" w:rsidR="00916869" w:rsidRPr="0088742A" w:rsidRDefault="006233D1">
            <w:pPr>
              <w:jc w:val="both"/>
              <w:pPrChange w:id="1628" w:author="Ir Nicole" w:date="2026-06-19T12:38:00Z">
                <w:pPr/>
              </w:pPrChange>
            </w:pPr>
            <w:r w:rsidRPr="0088742A">
              <w:t>150</w:t>
            </w:r>
            <w:r w:rsidR="00FA79FC" w:rsidRPr="0088742A">
              <w:t xml:space="preserve"> </w:t>
            </w:r>
            <w:r w:rsidRPr="0088742A">
              <w:t>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29"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E4A76C4" w14:textId="77777777" w:rsidR="00916869" w:rsidRPr="0088742A" w:rsidRDefault="00916869">
            <w:pPr>
              <w:jc w:val="both"/>
              <w:pPrChange w:id="1630" w:author="Ir Nicole" w:date="2026-06-19T12:38:00Z">
                <w:pPr/>
              </w:pPrChange>
            </w:pPr>
            <w:r w:rsidRPr="0088742A">
              <w:rPr>
                <w:color w:val="000000"/>
                <w:rPrChange w:id="1631"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63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09BB3A90" w14:textId="77777777" w:rsidR="00916869" w:rsidRPr="0088742A" w:rsidRDefault="009B3F4E">
            <w:pPr>
              <w:jc w:val="both"/>
              <w:rPr>
                <w:color w:val="000000"/>
                <w:rPrChange w:id="1633" w:author="Egide NDAYIZEYE" w:date="2026-06-17T18:04:00Z">
                  <w:rPr>
                    <w:color w:val="000000"/>
                    <w:sz w:val="20"/>
                    <w:szCs w:val="20"/>
                  </w:rPr>
                </w:rPrChange>
              </w:rPr>
              <w:pPrChange w:id="1634" w:author="Ir Nicole" w:date="2026-06-19T12:38:00Z">
                <w:pPr/>
              </w:pPrChange>
            </w:pPr>
            <w:r w:rsidRPr="0088742A">
              <w:rPr>
                <w:color w:val="000000"/>
                <w:rPrChange w:id="1635" w:author="Egide NDAYIZEYE" w:date="2026-06-17T18:04:00Z">
                  <w:rPr>
                    <w:color w:val="000000"/>
                    <w:sz w:val="20"/>
                    <w:szCs w:val="20"/>
                  </w:rPr>
                </w:rPrChange>
              </w:rPr>
              <w:t>Par commande</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3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EC26C5E" w14:textId="77777777" w:rsidR="00916869" w:rsidRPr="0088742A" w:rsidRDefault="00FA79FC">
            <w:pPr>
              <w:jc w:val="both"/>
              <w:pPrChange w:id="1637" w:author="Ir Nicole" w:date="2026-06-19T12:38:00Z">
                <w:pPr/>
              </w:pPrChange>
            </w:pPr>
            <w:r w:rsidRPr="0088742A">
              <w:t>150 000</w:t>
            </w:r>
          </w:p>
        </w:tc>
      </w:tr>
      <w:tr w:rsidR="00916869" w:rsidRPr="0088742A" w14:paraId="6EA248D0"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38"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CA3C383" w14:textId="77777777" w:rsidR="00916869" w:rsidRPr="0088742A" w:rsidRDefault="00916869">
            <w:pPr>
              <w:jc w:val="both"/>
              <w:rPr>
                <w:color w:val="000000"/>
                <w:rPrChange w:id="1639" w:author="Egide NDAYIZEYE" w:date="2026-06-17T18:04:00Z">
                  <w:rPr>
                    <w:color w:val="000000"/>
                    <w:sz w:val="20"/>
                    <w:szCs w:val="20"/>
                  </w:rPr>
                </w:rPrChange>
              </w:rPr>
              <w:pPrChange w:id="1640" w:author="Ir Nicole" w:date="2026-06-19T12:38:00Z">
                <w:pPr/>
              </w:pPrChange>
            </w:pPr>
            <w:r w:rsidRPr="0088742A">
              <w:rPr>
                <w:bCs/>
                <w:color w:val="000000"/>
                <w:rPrChange w:id="1641" w:author="Egide NDAYIZEYE" w:date="2026-06-17T18:04:00Z">
                  <w:rPr>
                    <w:bCs/>
                    <w:color w:val="000000"/>
                    <w:sz w:val="20"/>
                    <w:szCs w:val="20"/>
                    <w:lang w:val="en-US"/>
                  </w:rPr>
                </w:rPrChange>
              </w:rPr>
              <w:t>Nappe CSI</w:t>
            </w:r>
          </w:p>
          <w:p w14:paraId="01903E94" w14:textId="77777777" w:rsidR="00916869" w:rsidRPr="0088742A" w:rsidRDefault="00916869">
            <w:pPr>
              <w:jc w:val="both"/>
              <w:rPr>
                <w:color w:val="000000"/>
                <w:rPrChange w:id="1642" w:author="Egide NDAYIZEYE" w:date="2026-06-17T18:04:00Z">
                  <w:rPr>
                    <w:color w:val="000000"/>
                    <w:sz w:val="20"/>
                    <w:szCs w:val="20"/>
                  </w:rPr>
                </w:rPrChange>
              </w:rPr>
              <w:pPrChange w:id="1643" w:author="Ir Nicole" w:date="2026-06-19T12:38:00Z">
                <w:pPr/>
              </w:pPrChange>
            </w:pP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44"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5BD59E8" w14:textId="77777777" w:rsidR="00916869" w:rsidRPr="0088742A" w:rsidRDefault="00FA79FC">
            <w:pPr>
              <w:jc w:val="both"/>
              <w:rPr>
                <w:color w:val="000000"/>
                <w:rPrChange w:id="1645" w:author="Egide NDAYIZEYE" w:date="2026-06-17T18:04:00Z">
                  <w:rPr>
                    <w:color w:val="000000"/>
                    <w:sz w:val="20"/>
                    <w:szCs w:val="20"/>
                  </w:rPr>
                </w:rPrChange>
              </w:rPr>
              <w:pPrChange w:id="1646" w:author="Ir Nicole" w:date="2026-06-19T12:38:00Z">
                <w:pPr/>
              </w:pPrChange>
            </w:pPr>
            <w:r w:rsidRPr="0088742A">
              <w:rPr>
                <w:color w:val="000000"/>
                <w:rPrChange w:id="1647" w:author="Egide NDAYIZEYE" w:date="2026-06-17T18:04:00Z">
                  <w:rPr>
                    <w:color w:val="000000"/>
                    <w:sz w:val="20"/>
                    <w:szCs w:val="20"/>
                  </w:rPr>
                </w:rPrChange>
              </w:rPr>
              <w:t>26 000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4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C2EDE38" w14:textId="77777777" w:rsidR="00916869" w:rsidRPr="0088742A" w:rsidRDefault="00916869">
            <w:pPr>
              <w:jc w:val="both"/>
              <w:rPr>
                <w:color w:val="000000"/>
                <w:rPrChange w:id="1649" w:author="Egide NDAYIZEYE" w:date="2026-06-17T18:04:00Z">
                  <w:rPr>
                    <w:color w:val="000000"/>
                    <w:sz w:val="20"/>
                    <w:szCs w:val="20"/>
                  </w:rPr>
                </w:rPrChange>
              </w:rPr>
              <w:pPrChange w:id="1650" w:author="Ir Nicole" w:date="2026-06-19T12:38:00Z">
                <w:pPr/>
              </w:pPrChange>
            </w:pPr>
            <w:r w:rsidRPr="0088742A">
              <w:rPr>
                <w:color w:val="000000"/>
                <w:rPrChange w:id="1651"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65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4D0FCD84" w14:textId="77777777" w:rsidR="00916869" w:rsidRPr="0088742A" w:rsidRDefault="009B3F4E">
            <w:pPr>
              <w:jc w:val="both"/>
              <w:rPr>
                <w:color w:val="000000"/>
                <w:rPrChange w:id="1653" w:author="Egide NDAYIZEYE" w:date="2026-06-17T18:04:00Z">
                  <w:rPr>
                    <w:color w:val="000000"/>
                    <w:sz w:val="20"/>
                    <w:szCs w:val="20"/>
                  </w:rPr>
                </w:rPrChange>
              </w:rPr>
              <w:pPrChange w:id="1654" w:author="Ir Nicole" w:date="2026-06-19T12:38:00Z">
                <w:pPr/>
              </w:pPrChange>
            </w:pPr>
            <w:r w:rsidRPr="0088742A">
              <w:rPr>
                <w:color w:val="000000"/>
                <w:rPrChange w:id="1655" w:author="Egide NDAYIZEYE" w:date="2026-06-17T18:04:00Z">
                  <w:rPr>
                    <w:color w:val="000000"/>
                    <w:sz w:val="20"/>
                    <w:szCs w:val="20"/>
                  </w:rPr>
                </w:rPrChange>
              </w:rPr>
              <w:t>Par commande</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5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24C27DD" w14:textId="77777777" w:rsidR="00916869" w:rsidRPr="0088742A" w:rsidRDefault="00FA79FC">
            <w:pPr>
              <w:jc w:val="both"/>
              <w:rPr>
                <w:color w:val="000000"/>
                <w:rPrChange w:id="1657" w:author="Egide NDAYIZEYE" w:date="2026-06-17T18:04:00Z">
                  <w:rPr>
                    <w:color w:val="000000"/>
                    <w:sz w:val="20"/>
                    <w:szCs w:val="20"/>
                  </w:rPr>
                </w:rPrChange>
              </w:rPr>
              <w:pPrChange w:id="1658" w:author="Ir Nicole" w:date="2026-06-19T12:38:00Z">
                <w:pPr/>
              </w:pPrChange>
            </w:pPr>
            <w:r w:rsidRPr="0088742A">
              <w:rPr>
                <w:color w:val="000000"/>
                <w:rPrChange w:id="1659" w:author="Egide NDAYIZEYE" w:date="2026-06-17T18:04:00Z">
                  <w:rPr>
                    <w:color w:val="000000"/>
                    <w:sz w:val="20"/>
                    <w:szCs w:val="20"/>
                  </w:rPr>
                </w:rPrChange>
              </w:rPr>
              <w:t>26 000</w:t>
            </w:r>
          </w:p>
        </w:tc>
      </w:tr>
      <w:tr w:rsidR="009B3F4E" w:rsidRPr="0088742A" w14:paraId="6308411D"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60"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2D03365" w14:textId="77777777" w:rsidR="009B3F4E" w:rsidRPr="0088742A" w:rsidRDefault="009B3F4E">
            <w:pPr>
              <w:jc w:val="both"/>
              <w:rPr>
                <w:bCs/>
                <w:color w:val="000000"/>
                <w:rPrChange w:id="1661" w:author="Egide NDAYIZEYE" w:date="2026-06-17T18:04:00Z">
                  <w:rPr>
                    <w:bCs/>
                    <w:color w:val="000000"/>
                    <w:sz w:val="20"/>
                    <w:szCs w:val="20"/>
                    <w:lang w:val="en-US"/>
                  </w:rPr>
                </w:rPrChange>
              </w:rPr>
              <w:pPrChange w:id="1662" w:author="Ir Nicole" w:date="2026-06-19T12:38:00Z">
                <w:pPr/>
              </w:pPrChange>
            </w:pPr>
            <w:r w:rsidRPr="0088742A">
              <w:rPr>
                <w:color w:val="000000"/>
                <w:rPrChange w:id="1663" w:author="Egide NDAYIZEYE" w:date="2026-06-17T18:04:00Z">
                  <w:rPr>
                    <w:color w:val="000000"/>
                    <w:sz w:val="20"/>
                    <w:szCs w:val="20"/>
                  </w:rPr>
                </w:rPrChange>
              </w:rPr>
              <w:t xml:space="preserve"> Micros SD</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64"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8508FD1" w14:textId="77777777" w:rsidR="009B3F4E" w:rsidRPr="0088742A" w:rsidRDefault="00FA79FC">
            <w:pPr>
              <w:jc w:val="both"/>
              <w:rPr>
                <w:color w:val="000000"/>
                <w:rPrChange w:id="1665" w:author="Egide NDAYIZEYE" w:date="2026-06-17T18:04:00Z">
                  <w:rPr>
                    <w:color w:val="000000"/>
                    <w:sz w:val="20"/>
                    <w:szCs w:val="20"/>
                  </w:rPr>
                </w:rPrChange>
              </w:rPr>
              <w:pPrChange w:id="1666" w:author="Ir Nicole" w:date="2026-06-19T12:38:00Z">
                <w:pPr/>
              </w:pPrChange>
            </w:pPr>
            <w:r w:rsidRPr="0088742A">
              <w:rPr>
                <w:color w:val="000000"/>
                <w:rPrChange w:id="1667" w:author="Egide NDAYIZEYE" w:date="2026-06-17T18:04:00Z">
                  <w:rPr>
                    <w:color w:val="000000"/>
                    <w:sz w:val="20"/>
                    <w:szCs w:val="20"/>
                  </w:rPr>
                </w:rPrChange>
              </w:rPr>
              <w:t>250 000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6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5AA34DE" w14:textId="77777777" w:rsidR="009B3F4E" w:rsidRPr="0088742A" w:rsidRDefault="006707F3">
            <w:pPr>
              <w:jc w:val="both"/>
              <w:rPr>
                <w:color w:val="000000"/>
                <w:rPrChange w:id="1669" w:author="Egide NDAYIZEYE" w:date="2026-06-17T18:04:00Z">
                  <w:rPr>
                    <w:color w:val="000000"/>
                    <w:sz w:val="20"/>
                    <w:szCs w:val="20"/>
                  </w:rPr>
                </w:rPrChange>
              </w:rPr>
              <w:pPrChange w:id="1670" w:author="Ir Nicole" w:date="2026-06-19T12:38:00Z">
                <w:pPr/>
              </w:pPrChange>
            </w:pPr>
            <w:r w:rsidRPr="0088742A">
              <w:rPr>
                <w:color w:val="000000"/>
                <w:rPrChange w:id="1671"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67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1DBB10BA" w14:textId="77777777" w:rsidR="009B3F4E" w:rsidRPr="0088742A" w:rsidRDefault="00A722A5">
            <w:pPr>
              <w:jc w:val="both"/>
              <w:rPr>
                <w:color w:val="000000"/>
                <w:rPrChange w:id="1673" w:author="Egide NDAYIZEYE" w:date="2026-06-17T18:04:00Z">
                  <w:rPr>
                    <w:color w:val="000000"/>
                    <w:sz w:val="20"/>
                    <w:szCs w:val="20"/>
                  </w:rPr>
                </w:rPrChange>
              </w:rPr>
              <w:pPrChange w:id="1674" w:author="Ir Nicole" w:date="2026-06-19T12:38:00Z">
                <w:pPr/>
              </w:pPrChange>
            </w:pPr>
            <w:r w:rsidRPr="0088742A">
              <w:rPr>
                <w:color w:val="000000"/>
                <w:rPrChange w:id="1675"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7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C7D6E96" w14:textId="77777777" w:rsidR="009B3F4E" w:rsidRPr="0088742A" w:rsidRDefault="00FA79FC">
            <w:pPr>
              <w:jc w:val="both"/>
              <w:rPr>
                <w:color w:val="000000"/>
                <w:rPrChange w:id="1677" w:author="Egide NDAYIZEYE" w:date="2026-06-17T18:04:00Z">
                  <w:rPr>
                    <w:color w:val="000000"/>
                    <w:sz w:val="20"/>
                    <w:szCs w:val="20"/>
                  </w:rPr>
                </w:rPrChange>
              </w:rPr>
              <w:pPrChange w:id="1678" w:author="Ir Nicole" w:date="2026-06-19T12:38:00Z">
                <w:pPr/>
              </w:pPrChange>
            </w:pPr>
            <w:r w:rsidRPr="0088742A">
              <w:rPr>
                <w:color w:val="000000"/>
                <w:rPrChange w:id="1679" w:author="Egide NDAYIZEYE" w:date="2026-06-17T18:04:00Z">
                  <w:rPr>
                    <w:color w:val="000000"/>
                    <w:sz w:val="20"/>
                    <w:szCs w:val="20"/>
                  </w:rPr>
                </w:rPrChange>
              </w:rPr>
              <w:t>250 000</w:t>
            </w:r>
          </w:p>
        </w:tc>
      </w:tr>
      <w:tr w:rsidR="009B3F4E" w:rsidRPr="0088742A" w14:paraId="4B38078C"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80"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EB6E075" w14:textId="77777777" w:rsidR="009B3F4E" w:rsidRPr="0088742A" w:rsidRDefault="009B3F4E">
            <w:pPr>
              <w:jc w:val="both"/>
              <w:rPr>
                <w:bCs/>
                <w:color w:val="000000"/>
                <w:rPrChange w:id="1681" w:author="Egide NDAYIZEYE" w:date="2026-06-17T18:04:00Z">
                  <w:rPr>
                    <w:bCs/>
                    <w:color w:val="000000"/>
                    <w:sz w:val="20"/>
                    <w:szCs w:val="20"/>
                    <w:lang w:val="en-US"/>
                  </w:rPr>
                </w:rPrChange>
              </w:rPr>
              <w:pPrChange w:id="1682" w:author="Ir Nicole" w:date="2026-06-19T12:38:00Z">
                <w:pPr/>
              </w:pPrChange>
            </w:pPr>
            <w:r w:rsidRPr="0088742A">
              <w:rPr>
                <w:color w:val="000000"/>
                <w:rPrChange w:id="1683" w:author="Egide NDAYIZEYE" w:date="2026-06-17T18:04:00Z">
                  <w:rPr>
                    <w:color w:val="000000"/>
                    <w:sz w:val="20"/>
                    <w:szCs w:val="20"/>
                    <w:lang w:val="en-US"/>
                  </w:rPr>
                </w:rPrChange>
              </w:rPr>
              <w:t>LED</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84"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8CDCA0F" w14:textId="77777777" w:rsidR="009B3F4E" w:rsidRPr="0088742A" w:rsidRDefault="00FA79FC">
            <w:pPr>
              <w:jc w:val="both"/>
              <w:rPr>
                <w:color w:val="000000"/>
                <w:rPrChange w:id="1685" w:author="Egide NDAYIZEYE" w:date="2026-06-17T18:04:00Z">
                  <w:rPr>
                    <w:color w:val="000000"/>
                    <w:sz w:val="20"/>
                    <w:szCs w:val="20"/>
                  </w:rPr>
                </w:rPrChange>
              </w:rPr>
              <w:pPrChange w:id="1686" w:author="Ir Nicole" w:date="2026-06-19T12:38:00Z">
                <w:pPr/>
              </w:pPrChange>
            </w:pPr>
            <w:r w:rsidRPr="0088742A">
              <w:rPr>
                <w:color w:val="000000"/>
                <w:rPrChange w:id="1687" w:author="Egide NDAYIZEYE" w:date="2026-06-17T18:04:00Z">
                  <w:rPr>
                    <w:color w:val="000000"/>
                    <w:sz w:val="20"/>
                    <w:szCs w:val="20"/>
                  </w:rPr>
                </w:rPrChange>
              </w:rPr>
              <w:t>1000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8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9CD8E51" w14:textId="77777777" w:rsidR="009B3F4E" w:rsidRPr="0088742A" w:rsidRDefault="006707F3">
            <w:pPr>
              <w:jc w:val="both"/>
              <w:rPr>
                <w:color w:val="000000"/>
                <w:rPrChange w:id="1689" w:author="Egide NDAYIZEYE" w:date="2026-06-17T18:04:00Z">
                  <w:rPr>
                    <w:color w:val="000000"/>
                    <w:sz w:val="20"/>
                    <w:szCs w:val="20"/>
                  </w:rPr>
                </w:rPrChange>
              </w:rPr>
              <w:pPrChange w:id="1690" w:author="Ir Nicole" w:date="2026-06-19T12:38:00Z">
                <w:pPr/>
              </w:pPrChange>
            </w:pPr>
            <w:r w:rsidRPr="0088742A">
              <w:rPr>
                <w:color w:val="000000"/>
                <w:rPrChange w:id="1691" w:author="Egide NDAYIZEYE" w:date="2026-06-17T18:04:00Z">
                  <w:rPr>
                    <w:color w:val="000000"/>
                    <w:sz w:val="20"/>
                    <w:szCs w:val="20"/>
                  </w:rPr>
                </w:rPrChange>
              </w:rPr>
              <w:t>2</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69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0DD9B6B6" w14:textId="77777777" w:rsidR="009B3F4E" w:rsidRPr="0088742A" w:rsidRDefault="00A722A5">
            <w:pPr>
              <w:jc w:val="both"/>
              <w:rPr>
                <w:color w:val="000000"/>
                <w:rPrChange w:id="1693" w:author="Egide NDAYIZEYE" w:date="2026-06-17T18:04:00Z">
                  <w:rPr>
                    <w:color w:val="000000"/>
                    <w:sz w:val="20"/>
                    <w:szCs w:val="20"/>
                  </w:rPr>
                </w:rPrChange>
              </w:rPr>
              <w:pPrChange w:id="1694" w:author="Ir Nicole" w:date="2026-06-19T12:38:00Z">
                <w:pPr/>
              </w:pPrChange>
            </w:pPr>
            <w:r w:rsidRPr="0088742A">
              <w:rPr>
                <w:color w:val="000000"/>
                <w:rPrChange w:id="1695"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69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4430C33" w14:textId="77777777" w:rsidR="009B3F4E" w:rsidRPr="0088742A" w:rsidRDefault="00FA79FC">
            <w:pPr>
              <w:jc w:val="both"/>
              <w:rPr>
                <w:color w:val="000000"/>
                <w:rPrChange w:id="1697" w:author="Egide NDAYIZEYE" w:date="2026-06-17T18:04:00Z">
                  <w:rPr>
                    <w:color w:val="000000"/>
                    <w:sz w:val="20"/>
                    <w:szCs w:val="20"/>
                  </w:rPr>
                </w:rPrChange>
              </w:rPr>
              <w:pPrChange w:id="1698" w:author="Ir Nicole" w:date="2026-06-19T12:38:00Z">
                <w:pPr/>
              </w:pPrChange>
            </w:pPr>
            <w:r w:rsidRPr="0088742A">
              <w:rPr>
                <w:color w:val="000000"/>
                <w:rPrChange w:id="1699" w:author="Egide NDAYIZEYE" w:date="2026-06-17T18:04:00Z">
                  <w:rPr>
                    <w:color w:val="000000"/>
                    <w:sz w:val="20"/>
                    <w:szCs w:val="20"/>
                  </w:rPr>
                </w:rPrChange>
              </w:rPr>
              <w:t>2 000</w:t>
            </w:r>
          </w:p>
        </w:tc>
      </w:tr>
      <w:tr w:rsidR="009B3F4E" w:rsidRPr="0088742A" w14:paraId="3B36DE74"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00"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F866BFD" w14:textId="77777777" w:rsidR="009B3F4E" w:rsidRPr="0088742A" w:rsidRDefault="009B3F4E">
            <w:pPr>
              <w:jc w:val="both"/>
              <w:rPr>
                <w:bCs/>
                <w:color w:val="000000"/>
                <w:rPrChange w:id="1701" w:author="Egide NDAYIZEYE" w:date="2026-06-17T18:04:00Z">
                  <w:rPr>
                    <w:bCs/>
                    <w:color w:val="000000"/>
                    <w:sz w:val="20"/>
                    <w:szCs w:val="20"/>
                    <w:lang w:val="en-US"/>
                  </w:rPr>
                </w:rPrChange>
              </w:rPr>
              <w:pPrChange w:id="1702" w:author="Ir Nicole" w:date="2026-06-19T12:38:00Z">
                <w:pPr/>
              </w:pPrChange>
            </w:pPr>
            <w:proofErr w:type="spellStart"/>
            <w:r w:rsidRPr="0088742A">
              <w:rPr>
                <w:color w:val="000000"/>
                <w:rPrChange w:id="1703" w:author="Egide NDAYIZEYE" w:date="2026-06-17T18:04:00Z">
                  <w:rPr>
                    <w:color w:val="000000"/>
                    <w:sz w:val="20"/>
                    <w:szCs w:val="20"/>
                  </w:rPr>
                </w:rPrChange>
              </w:rPr>
              <w:t>Buzzer</w:t>
            </w:r>
            <w:proofErr w:type="spellEnd"/>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04"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2E9927E" w14:textId="77777777" w:rsidR="009B3F4E" w:rsidRPr="0088742A" w:rsidRDefault="00FA79FC">
            <w:pPr>
              <w:jc w:val="both"/>
              <w:rPr>
                <w:color w:val="000000"/>
                <w:rPrChange w:id="1705" w:author="Egide NDAYIZEYE" w:date="2026-06-17T18:04:00Z">
                  <w:rPr>
                    <w:color w:val="000000"/>
                    <w:sz w:val="20"/>
                    <w:szCs w:val="20"/>
                  </w:rPr>
                </w:rPrChange>
              </w:rPr>
              <w:pPrChange w:id="1706" w:author="Ir Nicole" w:date="2026-06-19T12:38:00Z">
                <w:pPr/>
              </w:pPrChange>
            </w:pPr>
            <w:r w:rsidRPr="0088742A">
              <w:rPr>
                <w:color w:val="000000"/>
                <w:rPrChange w:id="1707" w:author="Egide NDAYIZEYE" w:date="2026-06-17T18:04:00Z">
                  <w:rPr>
                    <w:color w:val="000000"/>
                    <w:sz w:val="20"/>
                    <w:szCs w:val="20"/>
                  </w:rPr>
                </w:rPrChange>
              </w:rPr>
              <w:t>10 000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0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5A5AD7C" w14:textId="77777777" w:rsidR="009B3F4E" w:rsidRPr="0088742A" w:rsidRDefault="006707F3">
            <w:pPr>
              <w:jc w:val="both"/>
              <w:rPr>
                <w:color w:val="000000"/>
                <w:rPrChange w:id="1709" w:author="Egide NDAYIZEYE" w:date="2026-06-17T18:04:00Z">
                  <w:rPr>
                    <w:color w:val="000000"/>
                    <w:sz w:val="20"/>
                    <w:szCs w:val="20"/>
                  </w:rPr>
                </w:rPrChange>
              </w:rPr>
              <w:pPrChange w:id="1710" w:author="Ir Nicole" w:date="2026-06-19T12:38:00Z">
                <w:pPr/>
              </w:pPrChange>
            </w:pPr>
            <w:r w:rsidRPr="0088742A">
              <w:rPr>
                <w:color w:val="000000"/>
                <w:rPrChange w:id="1711"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71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6FFD5359" w14:textId="77777777" w:rsidR="009B3F4E" w:rsidRPr="0088742A" w:rsidRDefault="00A722A5">
            <w:pPr>
              <w:jc w:val="both"/>
              <w:rPr>
                <w:color w:val="000000"/>
                <w:rPrChange w:id="1713" w:author="Egide NDAYIZEYE" w:date="2026-06-17T18:04:00Z">
                  <w:rPr>
                    <w:color w:val="000000"/>
                    <w:sz w:val="20"/>
                    <w:szCs w:val="20"/>
                  </w:rPr>
                </w:rPrChange>
              </w:rPr>
              <w:pPrChange w:id="1714" w:author="Ir Nicole" w:date="2026-06-19T12:38:00Z">
                <w:pPr/>
              </w:pPrChange>
            </w:pPr>
            <w:r w:rsidRPr="0088742A">
              <w:rPr>
                <w:color w:val="000000"/>
                <w:rPrChange w:id="1715"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1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4736D59" w14:textId="77777777" w:rsidR="009B3F4E" w:rsidRPr="0088742A" w:rsidRDefault="00FA79FC">
            <w:pPr>
              <w:jc w:val="both"/>
              <w:rPr>
                <w:color w:val="000000"/>
                <w:rPrChange w:id="1717" w:author="Egide NDAYIZEYE" w:date="2026-06-17T18:04:00Z">
                  <w:rPr>
                    <w:color w:val="000000"/>
                    <w:sz w:val="20"/>
                    <w:szCs w:val="20"/>
                  </w:rPr>
                </w:rPrChange>
              </w:rPr>
              <w:pPrChange w:id="1718" w:author="Ir Nicole" w:date="2026-06-19T12:38:00Z">
                <w:pPr/>
              </w:pPrChange>
            </w:pPr>
            <w:r w:rsidRPr="0088742A">
              <w:rPr>
                <w:color w:val="000000"/>
                <w:rPrChange w:id="1719" w:author="Egide NDAYIZEYE" w:date="2026-06-17T18:04:00Z">
                  <w:rPr>
                    <w:color w:val="000000"/>
                    <w:sz w:val="20"/>
                    <w:szCs w:val="20"/>
                  </w:rPr>
                </w:rPrChange>
              </w:rPr>
              <w:t>10 000</w:t>
            </w:r>
          </w:p>
        </w:tc>
      </w:tr>
      <w:tr w:rsidR="00013B9C" w:rsidRPr="0088742A" w14:paraId="16819969"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20"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300C9EE" w14:textId="77777777" w:rsidR="00013B9C" w:rsidRPr="00EE4AB6" w:rsidRDefault="00013B9C">
            <w:pPr>
              <w:jc w:val="both"/>
              <w:rPr>
                <w:color w:val="000000"/>
                <w:lang w:val="en-US"/>
                <w:rPrChange w:id="1721" w:author="Ir Nicole" w:date="2026-06-18T13:07:00Z">
                  <w:rPr>
                    <w:color w:val="000000"/>
                    <w:sz w:val="20"/>
                    <w:szCs w:val="20"/>
                    <w:lang w:val="en-US"/>
                  </w:rPr>
                </w:rPrChange>
              </w:rPr>
              <w:pPrChange w:id="1722" w:author="Ir Nicole" w:date="2026-06-19T12:38:00Z">
                <w:pPr/>
              </w:pPrChange>
            </w:pPr>
            <w:r w:rsidRPr="00EE4AB6">
              <w:rPr>
                <w:color w:val="000000"/>
                <w:lang w:val="en-US"/>
                <w:rPrChange w:id="1723" w:author="Ir Nicole" w:date="2026-06-18T13:07:00Z">
                  <w:rPr>
                    <w:color w:val="000000"/>
                    <w:sz w:val="20"/>
                    <w:szCs w:val="20"/>
                    <w:lang w:val="en-US"/>
                  </w:rPr>
                </w:rPrChange>
              </w:rPr>
              <w:t>Jumper wires</w:t>
            </w:r>
            <w:r w:rsidR="006707F3" w:rsidRPr="00EE4AB6">
              <w:rPr>
                <w:color w:val="000000"/>
                <w:lang w:val="en-US"/>
                <w:rPrChange w:id="1724" w:author="Ir Nicole" w:date="2026-06-18T13:07:00Z">
                  <w:rPr>
                    <w:color w:val="000000"/>
                    <w:sz w:val="20"/>
                    <w:szCs w:val="20"/>
                    <w:lang w:val="en-US"/>
                  </w:rPr>
                </w:rPrChange>
              </w:rPr>
              <w:t>(M-M,F-M, F-F)</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25"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04F755F" w14:textId="77777777" w:rsidR="00013B9C" w:rsidRPr="0088742A" w:rsidRDefault="00FA79FC">
            <w:pPr>
              <w:jc w:val="both"/>
              <w:rPr>
                <w:color w:val="000000"/>
                <w:rPrChange w:id="1726" w:author="Egide NDAYIZEYE" w:date="2026-06-17T18:04:00Z">
                  <w:rPr>
                    <w:color w:val="000000"/>
                    <w:sz w:val="20"/>
                    <w:szCs w:val="20"/>
                    <w:lang w:val="en-US"/>
                  </w:rPr>
                </w:rPrChange>
              </w:rPr>
              <w:pPrChange w:id="1727" w:author="Ir Nicole" w:date="2026-06-19T12:38:00Z">
                <w:pPr/>
              </w:pPrChange>
            </w:pPr>
            <w:r w:rsidRPr="0088742A">
              <w:rPr>
                <w:color w:val="000000"/>
                <w:rPrChange w:id="1728" w:author="Egide NDAYIZEYE" w:date="2026-06-17T18:04:00Z">
                  <w:rPr>
                    <w:color w:val="000000"/>
                    <w:sz w:val="20"/>
                    <w:szCs w:val="20"/>
                    <w:lang w:val="en-US"/>
                  </w:rPr>
                </w:rPrChange>
              </w:rPr>
              <w:t>1 000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29"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356830B" w14:textId="77777777" w:rsidR="00013B9C" w:rsidRPr="0088742A" w:rsidRDefault="006707F3">
            <w:pPr>
              <w:jc w:val="both"/>
              <w:rPr>
                <w:color w:val="000000"/>
                <w:rPrChange w:id="1730" w:author="Egide NDAYIZEYE" w:date="2026-06-17T18:04:00Z">
                  <w:rPr>
                    <w:color w:val="000000"/>
                    <w:sz w:val="20"/>
                    <w:szCs w:val="20"/>
                    <w:lang w:val="en-US"/>
                  </w:rPr>
                </w:rPrChange>
              </w:rPr>
              <w:pPrChange w:id="1731" w:author="Ir Nicole" w:date="2026-06-19T12:38:00Z">
                <w:pPr/>
              </w:pPrChange>
            </w:pPr>
            <w:r w:rsidRPr="0088742A">
              <w:rPr>
                <w:color w:val="000000"/>
                <w:rPrChange w:id="1732" w:author="Egide NDAYIZEYE" w:date="2026-06-17T18:04:00Z">
                  <w:rPr>
                    <w:color w:val="000000"/>
                    <w:sz w:val="20"/>
                    <w:szCs w:val="20"/>
                    <w:lang w:val="en-US"/>
                  </w:rPr>
                </w:rPrChange>
              </w:rPr>
              <w:t xml:space="preserve">15 </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733"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38EE2C6A" w14:textId="77777777" w:rsidR="00013B9C" w:rsidRPr="0088742A" w:rsidRDefault="00013B9C">
            <w:pPr>
              <w:jc w:val="both"/>
              <w:rPr>
                <w:color w:val="000000"/>
                <w:rPrChange w:id="1734" w:author="Egide NDAYIZEYE" w:date="2026-06-17T18:04:00Z">
                  <w:rPr>
                    <w:color w:val="000000"/>
                    <w:sz w:val="20"/>
                    <w:szCs w:val="20"/>
                  </w:rPr>
                </w:rPrChange>
              </w:rPr>
              <w:pPrChange w:id="1735" w:author="Ir Nicole" w:date="2026-06-19T12:38:00Z">
                <w:pPr/>
              </w:pPrChange>
            </w:pPr>
            <w:r w:rsidRPr="0088742A">
              <w:rPr>
                <w:color w:val="000000"/>
                <w:rPrChange w:id="1736"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37"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42ABC2C" w14:textId="77777777" w:rsidR="00013B9C" w:rsidRPr="0088742A" w:rsidRDefault="00FA79FC">
            <w:pPr>
              <w:jc w:val="both"/>
              <w:rPr>
                <w:color w:val="000000"/>
                <w:rPrChange w:id="1738" w:author="Egide NDAYIZEYE" w:date="2026-06-17T18:04:00Z">
                  <w:rPr>
                    <w:color w:val="000000"/>
                    <w:sz w:val="20"/>
                    <w:szCs w:val="20"/>
                  </w:rPr>
                </w:rPrChange>
              </w:rPr>
              <w:pPrChange w:id="1739" w:author="Ir Nicole" w:date="2026-06-19T12:38:00Z">
                <w:pPr/>
              </w:pPrChange>
            </w:pPr>
            <w:r w:rsidRPr="0088742A">
              <w:rPr>
                <w:color w:val="000000"/>
                <w:rPrChange w:id="1740" w:author="Egide NDAYIZEYE" w:date="2026-06-17T18:04:00Z">
                  <w:rPr>
                    <w:color w:val="000000"/>
                    <w:sz w:val="20"/>
                    <w:szCs w:val="20"/>
                  </w:rPr>
                </w:rPrChange>
              </w:rPr>
              <w:t>15 000</w:t>
            </w:r>
          </w:p>
        </w:tc>
      </w:tr>
      <w:tr w:rsidR="00E20474" w:rsidRPr="0088742A" w14:paraId="61F436C8"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41"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4E7182E" w14:textId="77777777" w:rsidR="00E20474" w:rsidRPr="0088742A" w:rsidRDefault="00013B9C">
            <w:pPr>
              <w:jc w:val="both"/>
              <w:rPr>
                <w:color w:val="000000"/>
                <w:rPrChange w:id="1742" w:author="Egide NDAYIZEYE" w:date="2026-06-17T18:04:00Z">
                  <w:rPr>
                    <w:color w:val="000000"/>
                    <w:sz w:val="20"/>
                    <w:szCs w:val="20"/>
                  </w:rPr>
                </w:rPrChange>
              </w:rPr>
              <w:pPrChange w:id="1743" w:author="Ir Nicole" w:date="2026-06-19T12:38:00Z">
                <w:pPr/>
              </w:pPrChange>
            </w:pPr>
            <w:commentRangeStart w:id="1744"/>
            <w:r w:rsidRPr="0088742A">
              <w:rPr>
                <w:color w:val="000000"/>
                <w:rPrChange w:id="1745" w:author="Egide NDAYIZEYE" w:date="2026-06-17T18:04:00Z">
                  <w:rPr>
                    <w:color w:val="000000"/>
                    <w:sz w:val="20"/>
                    <w:szCs w:val="20"/>
                  </w:rPr>
                </w:rPrChange>
              </w:rPr>
              <w:t>Pile CR2032</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46"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09757AE" w14:textId="77777777" w:rsidR="00E20474" w:rsidRPr="0088742A" w:rsidRDefault="00E20474">
            <w:pPr>
              <w:jc w:val="both"/>
              <w:rPr>
                <w:color w:val="000000"/>
                <w:rPrChange w:id="1747" w:author="Egide NDAYIZEYE" w:date="2026-06-17T18:04:00Z">
                  <w:rPr>
                    <w:color w:val="000000"/>
                    <w:sz w:val="20"/>
                    <w:szCs w:val="20"/>
                  </w:rPr>
                </w:rPrChange>
              </w:rPr>
              <w:pPrChange w:id="1748" w:author="Ir Nicole" w:date="2026-06-19T12:38:00Z">
                <w:pPr/>
              </w:pPrChange>
            </w:pP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49"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90B862D" w14:textId="6E5A4705" w:rsidR="00E20474" w:rsidRPr="0088742A" w:rsidRDefault="006707F3">
            <w:pPr>
              <w:jc w:val="both"/>
              <w:rPr>
                <w:color w:val="000000"/>
                <w:rPrChange w:id="1750" w:author="Egide NDAYIZEYE" w:date="2026-06-17T18:04:00Z">
                  <w:rPr>
                    <w:color w:val="000000"/>
                    <w:sz w:val="20"/>
                    <w:szCs w:val="20"/>
                  </w:rPr>
                </w:rPrChange>
              </w:rPr>
              <w:pPrChange w:id="1751" w:author="Ir Nicole" w:date="2026-06-19T12:38:00Z">
                <w:pPr/>
              </w:pPrChange>
            </w:pPr>
            <w:del w:id="1752" w:author="Ir Nicole" w:date="2026-06-18T15:21:00Z">
              <w:r w:rsidRPr="0088742A" w:rsidDel="00E63D47">
                <w:rPr>
                  <w:color w:val="000000"/>
                  <w:rPrChange w:id="1753" w:author="Egide NDAYIZEYE" w:date="2026-06-17T18:04:00Z">
                    <w:rPr>
                      <w:color w:val="000000"/>
                      <w:sz w:val="20"/>
                      <w:szCs w:val="20"/>
                    </w:rPr>
                  </w:rPrChange>
                </w:rPr>
                <w:delText>3</w:delText>
              </w:r>
            </w:del>
            <w:ins w:id="1754" w:author="Ir Nicole" w:date="2026-06-18T15:21:00Z">
              <w:r w:rsidR="00E63D47">
                <w:rPr>
                  <w:color w:val="000000"/>
                </w:rPr>
                <w:t>20</w:t>
              </w:r>
            </w:ins>
          </w:p>
        </w:tc>
        <w:commentRangeEnd w:id="1744"/>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755"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0A274FA2" w14:textId="6DDE1CF9" w:rsidR="00E20474" w:rsidRPr="0088742A" w:rsidRDefault="0088742A">
            <w:pPr>
              <w:jc w:val="both"/>
              <w:rPr>
                <w:color w:val="000000"/>
                <w:rPrChange w:id="1756" w:author="Egide NDAYIZEYE" w:date="2026-06-17T18:04:00Z">
                  <w:rPr>
                    <w:color w:val="000000"/>
                    <w:sz w:val="20"/>
                    <w:szCs w:val="20"/>
                  </w:rPr>
                </w:rPrChange>
              </w:rPr>
              <w:pPrChange w:id="1757" w:author="Ir Nicole" w:date="2026-06-19T12:38:00Z">
                <w:pPr/>
              </w:pPrChange>
            </w:pPr>
            <w:r>
              <w:rPr>
                <w:rStyle w:val="Marquedecommentaire"/>
              </w:rPr>
              <w:commentReference w:id="1744"/>
            </w:r>
            <w:ins w:id="1758" w:author="Ir Nicole" w:date="2026-06-18T15:18:00Z">
              <w:r w:rsidR="00E63D47">
                <w:rPr>
                  <w:color w:val="000000"/>
                </w:rPr>
                <w:t xml:space="preserve"> Par commande </w:t>
              </w:r>
            </w:ins>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59"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126A0D1" w14:textId="3F3473CF" w:rsidR="00E20474" w:rsidRPr="0088742A" w:rsidRDefault="00E63D47">
            <w:pPr>
              <w:jc w:val="both"/>
              <w:rPr>
                <w:color w:val="000000"/>
                <w:rPrChange w:id="1760" w:author="Egide NDAYIZEYE" w:date="2026-06-17T18:04:00Z">
                  <w:rPr>
                    <w:color w:val="000000"/>
                    <w:sz w:val="20"/>
                    <w:szCs w:val="20"/>
                  </w:rPr>
                </w:rPrChange>
              </w:rPr>
              <w:pPrChange w:id="1761" w:author="Ir Nicole" w:date="2026-06-19T12:38:00Z">
                <w:pPr/>
              </w:pPrChange>
            </w:pPr>
            <w:ins w:id="1762" w:author="Ir Nicole" w:date="2026-06-18T15:21:00Z">
              <w:r>
                <w:rPr>
                  <w:color w:val="000000"/>
                </w:rPr>
                <w:t>30000</w:t>
              </w:r>
            </w:ins>
          </w:p>
        </w:tc>
      </w:tr>
      <w:tr w:rsidR="00916869" w:rsidRPr="0088742A" w14:paraId="79D79588"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63"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0E69415" w14:textId="77777777" w:rsidR="00916869" w:rsidRPr="0088742A" w:rsidRDefault="00916869">
            <w:pPr>
              <w:jc w:val="both"/>
              <w:rPr>
                <w:color w:val="000000"/>
                <w:rPrChange w:id="1764" w:author="Egide NDAYIZEYE" w:date="2026-06-17T18:04:00Z">
                  <w:rPr>
                    <w:color w:val="000000"/>
                    <w:sz w:val="20"/>
                    <w:szCs w:val="20"/>
                  </w:rPr>
                </w:rPrChange>
              </w:rPr>
              <w:pPrChange w:id="1765" w:author="Ir Nicole" w:date="2026-06-19T12:38:00Z">
                <w:pPr/>
              </w:pPrChange>
            </w:pPr>
            <w:r w:rsidRPr="0088742A">
              <w:rPr>
                <w:bCs/>
                <w:color w:val="000000"/>
                <w:rPrChange w:id="1766" w:author="Egide NDAYIZEYE" w:date="2026-06-17T18:04:00Z">
                  <w:rPr>
                    <w:bCs/>
                    <w:color w:val="000000"/>
                    <w:sz w:val="20"/>
                    <w:szCs w:val="20"/>
                    <w:lang w:val="en-US"/>
                  </w:rPr>
                </w:rPrChange>
              </w:rPr>
              <w:t xml:space="preserve">Résistance 1 </w:t>
            </w:r>
            <w:proofErr w:type="spellStart"/>
            <w:r w:rsidRPr="0088742A">
              <w:rPr>
                <w:bCs/>
                <w:color w:val="000000"/>
                <w:rPrChange w:id="1767" w:author="Egide NDAYIZEYE" w:date="2026-06-17T18:04:00Z">
                  <w:rPr>
                    <w:bCs/>
                    <w:color w:val="000000"/>
                    <w:sz w:val="20"/>
                    <w:szCs w:val="20"/>
                    <w:lang w:val="en-US"/>
                  </w:rPr>
                </w:rPrChange>
              </w:rPr>
              <w:t>kΩ</w:t>
            </w:r>
            <w:proofErr w:type="spellEnd"/>
          </w:p>
          <w:p w14:paraId="58CBEC61" w14:textId="77777777" w:rsidR="00916869" w:rsidRPr="0088742A" w:rsidRDefault="00916869">
            <w:pPr>
              <w:jc w:val="both"/>
              <w:rPr>
                <w:color w:val="000000"/>
                <w:rPrChange w:id="1768" w:author="Egide NDAYIZEYE" w:date="2026-06-17T18:04:00Z">
                  <w:rPr>
                    <w:color w:val="000000"/>
                    <w:sz w:val="20"/>
                    <w:szCs w:val="20"/>
                  </w:rPr>
                </w:rPrChange>
              </w:rPr>
              <w:pPrChange w:id="1769" w:author="Ir Nicole" w:date="2026-06-19T12:38:00Z">
                <w:pPr/>
              </w:pPrChange>
            </w:pP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70"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2381DBB" w14:textId="77777777" w:rsidR="00916869" w:rsidRPr="0088742A" w:rsidRDefault="00FA79FC">
            <w:pPr>
              <w:jc w:val="both"/>
              <w:rPr>
                <w:color w:val="000000"/>
                <w:rPrChange w:id="1771" w:author="Egide NDAYIZEYE" w:date="2026-06-17T18:04:00Z">
                  <w:rPr>
                    <w:color w:val="000000"/>
                    <w:sz w:val="20"/>
                    <w:szCs w:val="20"/>
                  </w:rPr>
                </w:rPrChange>
              </w:rPr>
              <w:pPrChange w:id="1772" w:author="Ir Nicole" w:date="2026-06-19T12:38:00Z">
                <w:pPr/>
              </w:pPrChange>
            </w:pPr>
            <w:r w:rsidRPr="0088742A">
              <w:rPr>
                <w:color w:val="000000"/>
                <w:rPrChange w:id="1773" w:author="Egide NDAYIZEYE" w:date="2026-06-17T18:04:00Z">
                  <w:rPr>
                    <w:color w:val="000000"/>
                    <w:sz w:val="20"/>
                    <w:szCs w:val="20"/>
                  </w:rPr>
                </w:rPrChange>
              </w:rPr>
              <w:t>1 500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74"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DD95644" w14:textId="77777777" w:rsidR="00916869" w:rsidRPr="0088742A" w:rsidRDefault="00916869">
            <w:pPr>
              <w:jc w:val="both"/>
              <w:rPr>
                <w:color w:val="000000"/>
                <w:rPrChange w:id="1775" w:author="Egide NDAYIZEYE" w:date="2026-06-17T18:04:00Z">
                  <w:rPr>
                    <w:color w:val="000000"/>
                    <w:sz w:val="20"/>
                    <w:szCs w:val="20"/>
                  </w:rPr>
                </w:rPrChange>
              </w:rPr>
              <w:pPrChange w:id="1776" w:author="Ir Nicole" w:date="2026-06-19T12:38:00Z">
                <w:pPr/>
              </w:pPrChange>
            </w:pPr>
            <w:r w:rsidRPr="0088742A">
              <w:rPr>
                <w:color w:val="000000"/>
                <w:rPrChange w:id="1777" w:author="Egide NDAYIZEYE" w:date="2026-06-17T18:04:00Z">
                  <w:rPr>
                    <w:color w:val="000000"/>
                    <w:sz w:val="20"/>
                    <w:szCs w:val="20"/>
                  </w:rPr>
                </w:rPrChange>
              </w:rPr>
              <w:t>2</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778"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75CF458B" w14:textId="77777777" w:rsidR="00916869" w:rsidRPr="0088742A" w:rsidRDefault="00A722A5">
            <w:pPr>
              <w:jc w:val="both"/>
              <w:rPr>
                <w:color w:val="000000"/>
                <w:rPrChange w:id="1779" w:author="Egide NDAYIZEYE" w:date="2026-06-17T18:04:00Z">
                  <w:rPr>
                    <w:color w:val="000000"/>
                    <w:sz w:val="20"/>
                    <w:szCs w:val="20"/>
                  </w:rPr>
                </w:rPrChange>
              </w:rPr>
              <w:pPrChange w:id="1780" w:author="Ir Nicole" w:date="2026-06-19T12:38:00Z">
                <w:pPr/>
              </w:pPrChange>
            </w:pPr>
            <w:r w:rsidRPr="0088742A">
              <w:rPr>
                <w:color w:val="000000"/>
                <w:rPrChange w:id="1781"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82"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BABD358" w14:textId="77777777" w:rsidR="00916869" w:rsidRPr="0088742A" w:rsidRDefault="00FA79FC">
            <w:pPr>
              <w:jc w:val="both"/>
              <w:rPr>
                <w:color w:val="000000"/>
                <w:rPrChange w:id="1783" w:author="Egide NDAYIZEYE" w:date="2026-06-17T18:04:00Z">
                  <w:rPr>
                    <w:color w:val="000000"/>
                    <w:sz w:val="20"/>
                    <w:szCs w:val="20"/>
                  </w:rPr>
                </w:rPrChange>
              </w:rPr>
              <w:pPrChange w:id="1784" w:author="Ir Nicole" w:date="2026-06-19T12:38:00Z">
                <w:pPr/>
              </w:pPrChange>
            </w:pPr>
            <w:r w:rsidRPr="0088742A">
              <w:rPr>
                <w:color w:val="000000"/>
                <w:rPrChange w:id="1785" w:author="Egide NDAYIZEYE" w:date="2026-06-17T18:04:00Z">
                  <w:rPr>
                    <w:color w:val="000000"/>
                    <w:sz w:val="20"/>
                    <w:szCs w:val="20"/>
                  </w:rPr>
                </w:rPrChange>
              </w:rPr>
              <w:t>3 000</w:t>
            </w:r>
          </w:p>
        </w:tc>
      </w:tr>
      <w:tr w:rsidR="00916869" w:rsidRPr="0088742A" w14:paraId="3B7A9F15"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86"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E9075F2" w14:textId="77777777" w:rsidR="00916869" w:rsidRPr="0088742A" w:rsidRDefault="00916869">
            <w:pPr>
              <w:jc w:val="both"/>
              <w:rPr>
                <w:color w:val="000000"/>
                <w:rPrChange w:id="1787" w:author="Egide NDAYIZEYE" w:date="2026-06-17T18:04:00Z">
                  <w:rPr>
                    <w:color w:val="000000"/>
                    <w:sz w:val="20"/>
                    <w:szCs w:val="20"/>
                  </w:rPr>
                </w:rPrChange>
              </w:rPr>
              <w:pPrChange w:id="1788" w:author="Ir Nicole" w:date="2026-06-19T12:38:00Z">
                <w:pPr/>
              </w:pPrChange>
            </w:pPr>
            <w:r w:rsidRPr="0088742A">
              <w:rPr>
                <w:bCs/>
                <w:color w:val="000000"/>
                <w:rPrChange w:id="1789" w:author="Egide NDAYIZEYE" w:date="2026-06-17T18:04:00Z">
                  <w:rPr>
                    <w:bCs/>
                    <w:color w:val="000000"/>
                    <w:sz w:val="20"/>
                    <w:szCs w:val="20"/>
                    <w:lang w:val="en-US"/>
                  </w:rPr>
                </w:rPrChange>
              </w:rPr>
              <w:t>Transistor BC547</w:t>
            </w:r>
          </w:p>
          <w:p w14:paraId="6709A259" w14:textId="77777777" w:rsidR="00916869" w:rsidRPr="0088742A" w:rsidRDefault="00916869">
            <w:pPr>
              <w:jc w:val="both"/>
              <w:rPr>
                <w:color w:val="000000"/>
                <w:rPrChange w:id="1790" w:author="Egide NDAYIZEYE" w:date="2026-06-17T18:04:00Z">
                  <w:rPr>
                    <w:color w:val="000000"/>
                    <w:sz w:val="20"/>
                    <w:szCs w:val="20"/>
                  </w:rPr>
                </w:rPrChange>
              </w:rPr>
              <w:pPrChange w:id="1791" w:author="Ir Nicole" w:date="2026-06-19T12:38:00Z">
                <w:pPr/>
              </w:pPrChange>
            </w:pP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92"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7A61D93" w14:textId="77777777" w:rsidR="00916869" w:rsidRPr="0088742A" w:rsidRDefault="00FA79FC">
            <w:pPr>
              <w:jc w:val="both"/>
              <w:rPr>
                <w:color w:val="000000"/>
                <w:rPrChange w:id="1793" w:author="Egide NDAYIZEYE" w:date="2026-06-17T18:04:00Z">
                  <w:rPr>
                    <w:color w:val="000000"/>
                    <w:sz w:val="20"/>
                    <w:szCs w:val="20"/>
                  </w:rPr>
                </w:rPrChange>
              </w:rPr>
              <w:pPrChange w:id="1794" w:author="Ir Nicole" w:date="2026-06-19T12:38:00Z">
                <w:pPr/>
              </w:pPrChange>
            </w:pPr>
            <w:r w:rsidRPr="0088742A">
              <w:rPr>
                <w:color w:val="000000"/>
                <w:rPrChange w:id="1795" w:author="Egide NDAYIZEYE" w:date="2026-06-17T18:04:00Z">
                  <w:rPr>
                    <w:color w:val="000000"/>
                    <w:sz w:val="20"/>
                    <w:szCs w:val="20"/>
                  </w:rPr>
                </w:rPrChange>
              </w:rPr>
              <w:t>1 200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796"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AC98A29" w14:textId="77777777" w:rsidR="00916869" w:rsidRPr="0088742A" w:rsidRDefault="00916869">
            <w:pPr>
              <w:jc w:val="both"/>
              <w:rPr>
                <w:color w:val="000000"/>
                <w:rPrChange w:id="1797" w:author="Egide NDAYIZEYE" w:date="2026-06-17T18:04:00Z">
                  <w:rPr>
                    <w:color w:val="000000"/>
                    <w:sz w:val="20"/>
                    <w:szCs w:val="20"/>
                  </w:rPr>
                </w:rPrChange>
              </w:rPr>
              <w:pPrChange w:id="1798" w:author="Ir Nicole" w:date="2026-06-19T12:38:00Z">
                <w:pPr/>
              </w:pPrChange>
            </w:pPr>
            <w:r w:rsidRPr="0088742A">
              <w:rPr>
                <w:color w:val="000000"/>
                <w:rPrChange w:id="1799" w:author="Egide NDAYIZEYE" w:date="2026-06-17T18:04:00Z">
                  <w:rPr>
                    <w:color w:val="000000"/>
                    <w:sz w:val="20"/>
                    <w:szCs w:val="20"/>
                  </w:rPr>
                </w:rPrChange>
              </w:rPr>
              <w:t>2</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800"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60C6272D" w14:textId="77777777" w:rsidR="00916869" w:rsidRPr="0088742A" w:rsidRDefault="00A722A5">
            <w:pPr>
              <w:jc w:val="both"/>
              <w:rPr>
                <w:color w:val="000000"/>
                <w:rPrChange w:id="1801" w:author="Egide NDAYIZEYE" w:date="2026-06-17T18:04:00Z">
                  <w:rPr>
                    <w:color w:val="000000"/>
                    <w:sz w:val="20"/>
                    <w:szCs w:val="20"/>
                  </w:rPr>
                </w:rPrChange>
              </w:rPr>
              <w:pPrChange w:id="1802" w:author="Ir Nicole" w:date="2026-06-19T12:38:00Z">
                <w:pPr/>
              </w:pPrChange>
            </w:pPr>
            <w:r w:rsidRPr="0088742A">
              <w:rPr>
                <w:color w:val="000000"/>
                <w:rPrChange w:id="1803"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804"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CD9D2D9" w14:textId="77777777" w:rsidR="00916869" w:rsidRPr="0088742A" w:rsidRDefault="00FA79FC">
            <w:pPr>
              <w:jc w:val="both"/>
              <w:rPr>
                <w:color w:val="000000"/>
                <w:rPrChange w:id="1805" w:author="Egide NDAYIZEYE" w:date="2026-06-17T18:04:00Z">
                  <w:rPr>
                    <w:color w:val="000000"/>
                    <w:sz w:val="20"/>
                    <w:szCs w:val="20"/>
                  </w:rPr>
                </w:rPrChange>
              </w:rPr>
              <w:pPrChange w:id="1806" w:author="Ir Nicole" w:date="2026-06-19T12:38:00Z">
                <w:pPr/>
              </w:pPrChange>
            </w:pPr>
            <w:r w:rsidRPr="0088742A">
              <w:rPr>
                <w:color w:val="000000"/>
                <w:rPrChange w:id="1807" w:author="Egide NDAYIZEYE" w:date="2026-06-17T18:04:00Z">
                  <w:rPr>
                    <w:color w:val="000000"/>
                    <w:sz w:val="20"/>
                    <w:szCs w:val="20"/>
                  </w:rPr>
                </w:rPrChange>
              </w:rPr>
              <w:t>2 400</w:t>
            </w:r>
          </w:p>
        </w:tc>
      </w:tr>
      <w:tr w:rsidR="00916869" w:rsidRPr="0088742A" w14:paraId="6F36A15B" w14:textId="77777777" w:rsidTr="0072440B">
        <w:tc>
          <w:tcPr>
            <w:tcW w:w="342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808" w:author="Ir Nicole" w:date="2026-06-18T13:18:00Z">
              <w:tcPr>
                <w:tcW w:w="34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A35B0B5" w14:textId="77777777" w:rsidR="00916869" w:rsidRPr="0088742A" w:rsidRDefault="00916869">
            <w:pPr>
              <w:jc w:val="both"/>
              <w:rPr>
                <w:bCs/>
                <w:color w:val="000000"/>
                <w:rPrChange w:id="1809" w:author="Egide NDAYIZEYE" w:date="2026-06-17T18:04:00Z">
                  <w:rPr>
                    <w:bCs/>
                    <w:color w:val="000000"/>
                    <w:sz w:val="20"/>
                    <w:szCs w:val="20"/>
                  </w:rPr>
                </w:rPrChange>
              </w:rPr>
              <w:pPrChange w:id="1810" w:author="Ir Nicole" w:date="2026-06-19T12:38:00Z">
                <w:pPr/>
              </w:pPrChange>
            </w:pPr>
            <w:proofErr w:type="spellStart"/>
            <w:r w:rsidRPr="0088742A">
              <w:rPr>
                <w:bCs/>
                <w:color w:val="000000"/>
                <w:rPrChange w:id="1811" w:author="Egide NDAYIZEYE" w:date="2026-06-17T18:04:00Z">
                  <w:rPr>
                    <w:bCs/>
                    <w:color w:val="000000"/>
                    <w:sz w:val="20"/>
                    <w:szCs w:val="20"/>
                    <w:lang w:val="en-US"/>
                  </w:rPr>
                </w:rPrChange>
              </w:rPr>
              <w:t>Breadboard</w:t>
            </w:r>
            <w:proofErr w:type="spellEnd"/>
          </w:p>
          <w:p w14:paraId="28C905EB" w14:textId="77777777" w:rsidR="00916869" w:rsidRPr="0088742A" w:rsidRDefault="00916869">
            <w:pPr>
              <w:jc w:val="both"/>
              <w:rPr>
                <w:bCs/>
                <w:color w:val="000000"/>
                <w:rPrChange w:id="1812" w:author="Egide NDAYIZEYE" w:date="2026-06-17T18:04:00Z">
                  <w:rPr>
                    <w:bCs/>
                    <w:color w:val="000000"/>
                    <w:sz w:val="20"/>
                    <w:szCs w:val="20"/>
                    <w:lang w:val="en-US"/>
                  </w:rPr>
                </w:rPrChange>
              </w:rPr>
              <w:pPrChange w:id="1813" w:author="Ir Nicole" w:date="2026-06-19T12:38:00Z">
                <w:pPr/>
              </w:pPrChange>
            </w:pP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814" w:author="Ir Nicole" w:date="2026-06-18T13:18:00Z">
              <w:tcPr>
                <w:tcW w:w="16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2F4CD01" w14:textId="77777777" w:rsidR="00916869" w:rsidRPr="0088742A" w:rsidRDefault="00FA79FC">
            <w:pPr>
              <w:jc w:val="both"/>
              <w:rPr>
                <w:color w:val="000000"/>
                <w:rPrChange w:id="1815" w:author="Egide NDAYIZEYE" w:date="2026-06-17T18:04:00Z">
                  <w:rPr>
                    <w:color w:val="000000"/>
                    <w:sz w:val="20"/>
                    <w:szCs w:val="20"/>
                  </w:rPr>
                </w:rPrChange>
              </w:rPr>
              <w:pPrChange w:id="1816" w:author="Ir Nicole" w:date="2026-06-19T12:38:00Z">
                <w:pPr/>
              </w:pPrChange>
            </w:pPr>
            <w:r w:rsidRPr="0088742A">
              <w:rPr>
                <w:color w:val="000000"/>
                <w:rPrChange w:id="1817" w:author="Egide NDAYIZEYE" w:date="2026-06-17T18:04:00Z">
                  <w:rPr>
                    <w:color w:val="000000"/>
                    <w:sz w:val="20"/>
                    <w:szCs w:val="20"/>
                  </w:rPr>
                </w:rPrChange>
              </w:rPr>
              <w:t>25 000</w:t>
            </w:r>
          </w:p>
        </w:tc>
        <w:tc>
          <w:tcPr>
            <w:tcW w:w="113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818" w:author="Ir Nicole" w:date="2026-06-18T13:18:00Z">
              <w:tcPr>
                <w:tcW w:w="1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46987E3" w14:textId="77777777" w:rsidR="00916869" w:rsidRPr="0088742A" w:rsidRDefault="00916869">
            <w:pPr>
              <w:jc w:val="both"/>
              <w:rPr>
                <w:color w:val="000000"/>
                <w:rPrChange w:id="1819" w:author="Egide NDAYIZEYE" w:date="2026-06-17T18:04:00Z">
                  <w:rPr>
                    <w:color w:val="000000"/>
                    <w:sz w:val="20"/>
                    <w:szCs w:val="20"/>
                  </w:rPr>
                </w:rPrChange>
              </w:rPr>
              <w:pPrChange w:id="1820" w:author="Ir Nicole" w:date="2026-06-19T12:38:00Z">
                <w:pPr/>
              </w:pPrChange>
            </w:pPr>
            <w:r w:rsidRPr="0088742A">
              <w:rPr>
                <w:color w:val="000000"/>
                <w:rPrChange w:id="1821" w:author="Egide NDAYIZEYE" w:date="2026-06-17T18:04:00Z">
                  <w:rPr>
                    <w:color w:val="000000"/>
                    <w:sz w:val="20"/>
                    <w:szCs w:val="20"/>
                  </w:rPr>
                </w:rPrChange>
              </w:rPr>
              <w:t>1</w:t>
            </w:r>
          </w:p>
        </w:tc>
        <w:tc>
          <w:tcPr>
            <w:tcW w:w="1341" w:type="dxa"/>
            <w:tcBorders>
              <w:top w:val="single" w:sz="4" w:space="0" w:color="AAAAAA"/>
              <w:left w:val="single" w:sz="4" w:space="0" w:color="AAAAAA"/>
              <w:bottom w:val="single" w:sz="4" w:space="0" w:color="AAAAAA"/>
              <w:right w:val="single" w:sz="4" w:space="0" w:color="AAAAAA"/>
            </w:tcBorders>
            <w:shd w:val="clear" w:color="auto" w:fill="F2F2F2"/>
            <w:tcPrChange w:id="1822" w:author="Ir Nicole" w:date="2026-06-18T13:18:00Z">
              <w:tcPr>
                <w:tcW w:w="1340" w:type="dxa"/>
                <w:tcBorders>
                  <w:top w:val="single" w:sz="4" w:space="0" w:color="AAAAAA"/>
                  <w:left w:val="single" w:sz="4" w:space="0" w:color="AAAAAA"/>
                  <w:bottom w:val="single" w:sz="4" w:space="0" w:color="AAAAAA"/>
                  <w:right w:val="single" w:sz="4" w:space="0" w:color="AAAAAA"/>
                </w:tcBorders>
                <w:shd w:val="clear" w:color="auto" w:fill="F2F2F2"/>
              </w:tcPr>
            </w:tcPrChange>
          </w:tcPr>
          <w:p w14:paraId="1F8EF838" w14:textId="77777777" w:rsidR="00916869" w:rsidRPr="0088742A" w:rsidRDefault="00A722A5">
            <w:pPr>
              <w:jc w:val="both"/>
              <w:rPr>
                <w:color w:val="000000"/>
                <w:rPrChange w:id="1823" w:author="Egide NDAYIZEYE" w:date="2026-06-17T18:04:00Z">
                  <w:rPr>
                    <w:color w:val="000000"/>
                    <w:sz w:val="20"/>
                    <w:szCs w:val="20"/>
                  </w:rPr>
                </w:rPrChange>
              </w:rPr>
              <w:pPrChange w:id="1824" w:author="Ir Nicole" w:date="2026-06-19T12:38:00Z">
                <w:pPr/>
              </w:pPrChange>
            </w:pPr>
            <w:r w:rsidRPr="0088742A">
              <w:rPr>
                <w:color w:val="000000"/>
                <w:rPrChange w:id="1825" w:author="Egide NDAYIZEYE" w:date="2026-06-17T18:04:00Z">
                  <w:rPr>
                    <w:color w:val="000000"/>
                    <w:sz w:val="20"/>
                    <w:szCs w:val="20"/>
                  </w:rPr>
                </w:rPrChange>
              </w:rPr>
              <w:t>Disponible (localement)</w:t>
            </w:r>
          </w:p>
        </w:tc>
        <w:tc>
          <w:tcPr>
            <w:tcW w:w="142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1826" w:author="Ir Nicole" w:date="2026-06-18T13:18:00Z">
              <w:tcPr>
                <w:tcW w:w="128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AD52D46" w14:textId="77777777" w:rsidR="00916869" w:rsidRPr="0088742A" w:rsidRDefault="00FA79FC">
            <w:pPr>
              <w:jc w:val="both"/>
              <w:rPr>
                <w:color w:val="000000"/>
                <w:rPrChange w:id="1827" w:author="Egide NDAYIZEYE" w:date="2026-06-17T18:04:00Z">
                  <w:rPr>
                    <w:color w:val="000000"/>
                    <w:sz w:val="20"/>
                    <w:szCs w:val="20"/>
                  </w:rPr>
                </w:rPrChange>
              </w:rPr>
              <w:pPrChange w:id="1828" w:author="Ir Nicole" w:date="2026-06-19T12:38:00Z">
                <w:pPr/>
              </w:pPrChange>
            </w:pPr>
            <w:r w:rsidRPr="0088742A">
              <w:rPr>
                <w:color w:val="000000"/>
                <w:rPrChange w:id="1829" w:author="Egide NDAYIZEYE" w:date="2026-06-17T18:04:00Z">
                  <w:rPr>
                    <w:color w:val="000000"/>
                    <w:sz w:val="20"/>
                    <w:szCs w:val="20"/>
                  </w:rPr>
                </w:rPrChange>
              </w:rPr>
              <w:t>25 000</w:t>
            </w:r>
          </w:p>
        </w:tc>
      </w:tr>
      <w:tr w:rsidR="0088742A" w:rsidRPr="0088742A" w14:paraId="60BAC79D" w14:textId="77777777" w:rsidTr="0088742A">
        <w:tc>
          <w:tcPr>
            <w:tcW w:w="8064" w:type="dxa"/>
            <w:gridSpan w:val="4"/>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Change w:id="1830" w:author="Egide NDAYIZEYE" w:date="2026-06-17T18:06:00Z">
              <w:tcPr>
                <w:tcW w:w="8038" w:type="dxa"/>
                <w:gridSpan w:val="4"/>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tcPrChange>
          </w:tcPr>
          <w:p w14:paraId="5744F97D" w14:textId="64A07FA0" w:rsidR="0088742A" w:rsidRPr="0088742A" w:rsidRDefault="0088742A">
            <w:pPr>
              <w:jc w:val="both"/>
              <w:rPr>
                <w:b/>
                <w:bCs/>
                <w:color w:val="000000"/>
                <w:rPrChange w:id="1831" w:author="Egide NDAYIZEYE" w:date="2026-06-17T18:04:00Z">
                  <w:rPr>
                    <w:b/>
                    <w:bCs/>
                    <w:color w:val="000000"/>
                    <w:sz w:val="20"/>
                    <w:szCs w:val="20"/>
                  </w:rPr>
                </w:rPrChange>
              </w:rPr>
              <w:pPrChange w:id="1832" w:author="Ir Nicole" w:date="2026-06-19T12:38:00Z">
                <w:pPr/>
              </w:pPrChange>
            </w:pPr>
            <w:r w:rsidRPr="0088742A">
              <w:rPr>
                <w:b/>
                <w:bCs/>
                <w:color w:val="000000"/>
                <w:rPrChange w:id="1833" w:author="Egide NDAYIZEYE" w:date="2026-06-17T18:04:00Z">
                  <w:rPr>
                    <w:b/>
                    <w:bCs/>
                    <w:color w:val="000000"/>
                    <w:sz w:val="20"/>
                    <w:szCs w:val="20"/>
                  </w:rPr>
                </w:rPrChange>
              </w:rPr>
              <w:t>TOTAL MATERIEL PAR TERMINAL</w:t>
            </w:r>
          </w:p>
        </w:tc>
        <w:tc>
          <w:tcPr>
            <w:tcW w:w="142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Change w:id="1834" w:author="Egide NDAYIZEYE" w:date="2026-06-17T18:06:00Z">
              <w:tcPr>
                <w:tcW w:w="128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tcPrChange>
          </w:tcPr>
          <w:p w14:paraId="0C241EB5" w14:textId="5F9FE4D7" w:rsidR="0088742A" w:rsidRPr="0088742A" w:rsidRDefault="0088742A">
            <w:pPr>
              <w:jc w:val="both"/>
              <w:rPr>
                <w:rPrChange w:id="1835" w:author="Egide NDAYIZEYE" w:date="2026-06-17T18:04:00Z">
                  <w:rPr>
                    <w:sz w:val="16"/>
                    <w:szCs w:val="16"/>
                  </w:rPr>
                </w:rPrChange>
              </w:rPr>
              <w:pPrChange w:id="1836" w:author="Ir Nicole" w:date="2026-06-19T12:38:00Z">
                <w:pPr/>
              </w:pPrChange>
            </w:pPr>
            <w:r w:rsidRPr="0088742A">
              <w:rPr>
                <w:b/>
                <w:bCs/>
                <w:color w:val="000000"/>
                <w:rPrChange w:id="1837" w:author="Egide NDAYIZEYE" w:date="2026-06-17T18:04:00Z">
                  <w:rPr>
                    <w:b/>
                    <w:bCs/>
                    <w:color w:val="000000"/>
                    <w:sz w:val="20"/>
                    <w:szCs w:val="20"/>
                  </w:rPr>
                </w:rPrChange>
              </w:rPr>
              <w:t xml:space="preserve"> 4 407 426</w:t>
            </w:r>
            <w:del w:id="1838" w:author="Egide NDAYIZEYE" w:date="2026-06-17T18:05:00Z">
              <w:r w:rsidRPr="0088742A" w:rsidDel="0088742A">
                <w:rPr>
                  <w:b/>
                  <w:bCs/>
                  <w:color w:val="000000"/>
                  <w:rPrChange w:id="1839" w:author="Egide NDAYIZEYE" w:date="2026-06-17T18:04:00Z">
                    <w:rPr>
                      <w:b/>
                      <w:bCs/>
                      <w:color w:val="000000"/>
                      <w:sz w:val="16"/>
                      <w:szCs w:val="16"/>
                    </w:rPr>
                  </w:rPrChange>
                </w:rPr>
                <w:delText>BIF</w:delText>
              </w:r>
            </w:del>
          </w:p>
        </w:tc>
      </w:tr>
    </w:tbl>
    <w:p w14:paraId="7888C546" w14:textId="77777777" w:rsidR="007A00A4" w:rsidRPr="0088742A" w:rsidRDefault="007A00A4">
      <w:pPr>
        <w:spacing w:before="80" w:after="80"/>
        <w:jc w:val="both"/>
        <w:pPrChange w:id="1840" w:author="Ir Nicole" w:date="2026-06-19T12:38:00Z">
          <w:pPr>
            <w:spacing w:before="80" w:after="80"/>
          </w:pPr>
        </w:pPrChange>
      </w:pPr>
    </w:p>
    <w:p w14:paraId="3204F635" w14:textId="1EB48895" w:rsidR="007A00A4" w:rsidRDefault="00C56213">
      <w:pPr>
        <w:pStyle w:val="Titre3"/>
        <w:jc w:val="both"/>
        <w:pPrChange w:id="1841" w:author="Ir Nicole" w:date="2026-06-19T12:38:00Z">
          <w:pPr>
            <w:pStyle w:val="Titre3"/>
          </w:pPr>
        </w:pPrChange>
      </w:pPr>
      <w:del w:id="1842" w:author="Egide NDAYIZEYE" w:date="2026-06-17T18:07:00Z">
        <w:r w:rsidDel="0088742A">
          <w:delText>(</w:delText>
        </w:r>
      </w:del>
      <w:bookmarkStart w:id="1843" w:name="_Toc232765102"/>
      <w:r w:rsidR="004362B5">
        <w:t xml:space="preserve">6.1.2. </w:t>
      </w:r>
      <w:del w:id="1844" w:author="Egide NDAYIZEYE" w:date="2026-06-17T18:07:00Z">
        <w:r w:rsidR="004362B5" w:rsidDel="0088742A">
          <w:delText>Couts</w:delText>
        </w:r>
      </w:del>
      <w:ins w:id="1845" w:author="Egide NDAYIZEYE" w:date="2026-06-17T18:07:00Z">
        <w:r w:rsidR="0088742A">
          <w:t>Coûts</w:t>
        </w:r>
      </w:ins>
      <w:r w:rsidR="004362B5">
        <w:t xml:space="preserve"> de </w:t>
      </w:r>
      <w:r w:rsidR="00270079">
        <w:t>Développement</w:t>
      </w:r>
      <w:r>
        <w:t>)</w:t>
      </w:r>
      <w:bookmarkEnd w:id="1843"/>
    </w:p>
    <w:p w14:paraId="036618C3" w14:textId="77777777" w:rsidR="007A00A4" w:rsidRDefault="007A00A4">
      <w:pPr>
        <w:spacing w:before="80" w:after="80"/>
        <w:jc w:val="both"/>
        <w:pPrChange w:id="1846" w:author="Ir Nicole" w:date="2026-06-19T12:38:00Z">
          <w:pPr>
            <w:spacing w:before="80" w:after="80"/>
          </w:pPr>
        </w:pPrChange>
      </w:pPr>
    </w:p>
    <w:p w14:paraId="330E1690" w14:textId="34CE23D1" w:rsidR="0072440B" w:rsidRDefault="0072440B">
      <w:pPr>
        <w:pStyle w:val="Lgende"/>
        <w:keepNext/>
        <w:jc w:val="both"/>
        <w:rPr>
          <w:ins w:id="1847" w:author="Ir Nicole" w:date="2026-06-18T13:18:00Z"/>
        </w:rPr>
        <w:pPrChange w:id="1848" w:author="Ir Nicole" w:date="2026-06-19T12:38:00Z">
          <w:pPr/>
        </w:pPrChange>
      </w:pPr>
      <w:bookmarkStart w:id="1849" w:name="_Toc232681972"/>
      <w:ins w:id="1850" w:author="Ir Nicole" w:date="2026-06-18T13:18:00Z">
        <w:r>
          <w:t xml:space="preserve">Tableau </w:t>
        </w:r>
        <w:r>
          <w:fldChar w:fldCharType="begin"/>
        </w:r>
        <w:r>
          <w:instrText xml:space="preserve"> SEQ Tableau \* ARABIC </w:instrText>
        </w:r>
      </w:ins>
      <w:r>
        <w:fldChar w:fldCharType="separate"/>
      </w:r>
      <w:ins w:id="1851" w:author="Ir Nicole" w:date="2026-06-19T10:35:00Z">
        <w:r w:rsidR="00254426">
          <w:rPr>
            <w:noProof/>
          </w:rPr>
          <w:t>8</w:t>
        </w:r>
      </w:ins>
      <w:ins w:id="1852" w:author="Ir Nicole" w:date="2026-06-18T13:18:00Z">
        <w:r>
          <w:fldChar w:fldCharType="end"/>
        </w:r>
        <w:r>
          <w:t xml:space="preserve">: </w:t>
        </w:r>
        <w:r w:rsidRPr="0039433D">
          <w:t>Coûts de Développement)</w:t>
        </w:r>
        <w:bookmarkEnd w:id="1849"/>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7A00A4" w14:paraId="4B4FFCB9" w14:textId="77777777">
        <w:tc>
          <w:tcPr>
            <w:tcW w:w="4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7ED0AB95" w14:textId="77777777" w:rsidR="007A00A4" w:rsidRDefault="004362B5">
            <w:pPr>
              <w:jc w:val="both"/>
              <w:pPrChange w:id="1853" w:author="Ir Nicole" w:date="2026-06-19T12:38:00Z">
                <w:pPr/>
              </w:pPrChange>
            </w:pPr>
            <w:commentRangeStart w:id="1854"/>
            <w:r>
              <w:rPr>
                <w:b/>
                <w:bCs/>
                <w:color w:val="FFFFFF"/>
                <w:sz w:val="20"/>
                <w:szCs w:val="20"/>
              </w:rPr>
              <w:t>Poste</w:t>
            </w:r>
          </w:p>
        </w:tc>
        <w:tc>
          <w:tcPr>
            <w:tcW w:w="2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26535C8E" w14:textId="77777777" w:rsidR="007A00A4" w:rsidRDefault="00270079">
            <w:pPr>
              <w:jc w:val="both"/>
              <w:pPrChange w:id="1855" w:author="Ir Nicole" w:date="2026-06-19T12:38:00Z">
                <w:pPr/>
              </w:pPrChange>
            </w:pPr>
            <w:r>
              <w:rPr>
                <w:b/>
                <w:bCs/>
                <w:color w:val="FFFFFF"/>
                <w:sz w:val="20"/>
                <w:szCs w:val="20"/>
              </w:rPr>
              <w:t>Durée</w:t>
            </w:r>
            <w:r w:rsidR="004362B5">
              <w:rPr>
                <w:b/>
                <w:bCs/>
                <w:color w:val="FFFFFF"/>
                <w:sz w:val="20"/>
                <w:szCs w:val="20"/>
              </w:rPr>
              <w:t xml:space="preserve"> / Volume</w:t>
            </w:r>
          </w:p>
        </w:tc>
        <w:tc>
          <w:tcPr>
            <w:tcW w:w="25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67127CF0" w14:textId="0A8A34A3" w:rsidR="007A00A4" w:rsidRDefault="008C227F">
            <w:pPr>
              <w:jc w:val="both"/>
              <w:pPrChange w:id="1856" w:author="Ir Nicole" w:date="2026-06-19T12:38:00Z">
                <w:pPr/>
              </w:pPrChange>
            </w:pPr>
            <w:del w:id="1857" w:author="Egide NDAYIZEYE" w:date="2026-06-17T18:07:00Z">
              <w:r w:rsidDel="0088742A">
                <w:rPr>
                  <w:b/>
                  <w:bCs/>
                  <w:color w:val="FFFFFF"/>
                  <w:sz w:val="20"/>
                  <w:szCs w:val="20"/>
                </w:rPr>
                <w:delText>Cout</w:delText>
              </w:r>
            </w:del>
            <w:ins w:id="1858" w:author="Egide NDAYIZEYE" w:date="2026-06-17T18:07:00Z">
              <w:r w:rsidR="0088742A">
                <w:rPr>
                  <w:b/>
                  <w:bCs/>
                  <w:color w:val="FFFFFF"/>
                  <w:sz w:val="20"/>
                  <w:szCs w:val="20"/>
                </w:rPr>
                <w:t>Coût</w:t>
              </w:r>
            </w:ins>
            <w:r>
              <w:rPr>
                <w:b/>
                <w:bCs/>
                <w:color w:val="FFFFFF"/>
                <w:sz w:val="20"/>
                <w:szCs w:val="20"/>
              </w:rPr>
              <w:t xml:space="preserve"> (BIF)</w:t>
            </w:r>
          </w:p>
        </w:tc>
      </w:tr>
      <w:tr w:rsidR="007A00A4" w14:paraId="7E996F7F"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9F1082" w14:textId="03CE9722" w:rsidR="007A00A4" w:rsidRDefault="004362B5">
            <w:pPr>
              <w:jc w:val="both"/>
              <w:pPrChange w:id="1859" w:author="Ir Nicole" w:date="2026-06-19T12:38:00Z">
                <w:pPr/>
              </w:pPrChange>
            </w:pPr>
            <w:r>
              <w:rPr>
                <w:color w:val="000000"/>
                <w:sz w:val="20"/>
                <w:szCs w:val="20"/>
              </w:rPr>
              <w:t xml:space="preserve"> </w:t>
            </w:r>
            <w:ins w:id="1860" w:author="Ir Nicole" w:date="2026-06-19T09:42:00Z">
              <w:r w:rsidR="00561C81" w:rsidRPr="00824101">
                <w:rPr>
                  <w:rFonts w:ascii="Times New Roman" w:eastAsia="Times New Roman" w:hAnsi="Times New Roman" w:cs="Times New Roman"/>
                  <w:sz w:val="24"/>
                  <w:szCs w:val="24"/>
                </w:rPr>
                <w:t>1. Analyse et conception</w:t>
              </w:r>
            </w:ins>
            <w:del w:id="1861" w:author="Ir Nicole" w:date="2026-06-19T09:42:00Z">
              <w:r w:rsidR="00270079" w:rsidDel="00561C81">
                <w:rPr>
                  <w:color w:val="000000"/>
                  <w:sz w:val="20"/>
                  <w:szCs w:val="20"/>
                </w:rPr>
                <w:delText>systèmes</w:delText>
              </w:r>
              <w:r w:rsidDel="00561C81">
                <w:rPr>
                  <w:color w:val="000000"/>
                  <w:sz w:val="20"/>
                  <w:szCs w:val="20"/>
                </w:rPr>
                <w:delText xml:space="preserve"> embarques </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493A1F" w14:textId="1F3D958E" w:rsidR="007A00A4" w:rsidRDefault="001A36C1">
            <w:pPr>
              <w:jc w:val="both"/>
              <w:pPrChange w:id="1862" w:author="Ir Nicole" w:date="2026-06-19T12:38:00Z">
                <w:pPr/>
              </w:pPrChange>
            </w:pPr>
            <w:r>
              <w:t>1 semaine</w:t>
            </w:r>
            <w:ins w:id="1863" w:author="Ir Nicole" w:date="2026-06-18T15:22:00Z">
              <w:r w:rsidR="00587E2F">
                <w:t>(10h/j)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478A82" w14:textId="4F9F618B" w:rsidR="007A00A4" w:rsidRDefault="003A2CAE">
            <w:pPr>
              <w:jc w:val="both"/>
              <w:pPrChange w:id="1864" w:author="Ir Nicole" w:date="2026-06-19T12:38:00Z">
                <w:pPr/>
              </w:pPrChange>
            </w:pPr>
            <w:ins w:id="1865" w:author="Ir Nicole" w:date="2026-06-19T09:54:00Z">
              <w:r>
                <w:t>3.000.000</w:t>
              </w:r>
            </w:ins>
          </w:p>
        </w:tc>
      </w:tr>
      <w:tr w:rsidR="00561C81" w14:paraId="16FD0C91" w14:textId="77777777">
        <w:trPr>
          <w:ins w:id="1866" w:author="Ir Nicole" w:date="2026-06-19T09:42:00Z"/>
        </w:trPr>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77CD5E" w14:textId="4B4A6165" w:rsidR="00561C81" w:rsidRDefault="00561C81">
            <w:pPr>
              <w:jc w:val="both"/>
              <w:rPr>
                <w:ins w:id="1867" w:author="Ir Nicole" w:date="2026-06-19T09:42:00Z"/>
                <w:color w:val="000000"/>
                <w:sz w:val="20"/>
                <w:szCs w:val="20"/>
              </w:rPr>
              <w:pPrChange w:id="1868" w:author="Ir Nicole" w:date="2026-06-19T12:38:00Z">
                <w:pPr/>
              </w:pPrChange>
            </w:pPr>
            <w:ins w:id="1869" w:author="Ir Nicole" w:date="2026-06-19T09:43:00Z">
              <w:r w:rsidRPr="00824101">
                <w:rPr>
                  <w:rFonts w:ascii="Times New Roman" w:eastAsia="Times New Roman" w:hAnsi="Times New Roman" w:cs="Times New Roman"/>
                  <w:sz w:val="24"/>
                  <w:szCs w:val="24"/>
                </w:rPr>
                <w:t>2. Développement</w:t>
              </w:r>
            </w:ins>
            <w:ins w:id="1870" w:author="Ir Nicole" w:date="2026-06-19T09:51:00Z">
              <w:r w:rsidR="00D536FD">
                <w:rPr>
                  <w:rFonts w:ascii="Times New Roman" w:eastAsia="Times New Roman" w:hAnsi="Times New Roman" w:cs="Times New Roman"/>
                  <w:sz w:val="24"/>
                  <w:szCs w:val="24"/>
                </w:rPr>
                <w:t xml:space="preserve"> et installation </w:t>
              </w:r>
            </w:ins>
            <w:ins w:id="1871" w:author="Ir Nicole" w:date="2026-06-19T09:43:00Z">
              <w:r w:rsidRPr="00824101">
                <w:rPr>
                  <w:rFonts w:ascii="Times New Roman" w:eastAsia="Times New Roman" w:hAnsi="Times New Roman" w:cs="Times New Roman"/>
                  <w:sz w:val="24"/>
                  <w:szCs w:val="24"/>
                </w:rPr>
                <w:t xml:space="preserve"> du module biométrique</w:t>
              </w:r>
            </w:ins>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0E871D" w14:textId="5BF050A6" w:rsidR="00D536FD" w:rsidRDefault="00D536FD">
            <w:pPr>
              <w:jc w:val="both"/>
              <w:rPr>
                <w:ins w:id="1872" w:author="Ir Nicole" w:date="2026-06-19T09:42:00Z"/>
              </w:rPr>
              <w:pPrChange w:id="1873" w:author="Ir Nicole" w:date="2026-06-19T12:38:00Z">
                <w:pPr/>
              </w:pPrChange>
            </w:pPr>
            <w:ins w:id="1874" w:author="Ir Nicole" w:date="2026-06-19T09:51:00Z">
              <w:r>
                <w:t xml:space="preserve">1 semaine </w:t>
              </w:r>
            </w:ins>
            <w:ins w:id="1875" w:author="Ir Nicole" w:date="2026-06-19T09:52:00Z">
              <w:r>
                <w:t>(10h/j)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620F98" w14:textId="4E46AE22" w:rsidR="00561C81" w:rsidRDefault="003A2CAE">
            <w:pPr>
              <w:jc w:val="both"/>
              <w:rPr>
                <w:ins w:id="1876" w:author="Ir Nicole" w:date="2026-06-19T09:42:00Z"/>
              </w:rPr>
              <w:pPrChange w:id="1877" w:author="Ir Nicole" w:date="2026-06-19T12:38:00Z">
                <w:pPr/>
              </w:pPrChange>
            </w:pPr>
            <w:ins w:id="1878" w:author="Ir Nicole" w:date="2026-06-19T09:54:00Z">
              <w:r>
                <w:t>1.000.000</w:t>
              </w:r>
            </w:ins>
          </w:p>
        </w:tc>
      </w:tr>
      <w:tr w:rsidR="00561C81" w14:paraId="34B58ED4" w14:textId="77777777">
        <w:trPr>
          <w:ins w:id="1879" w:author="Ir Nicole" w:date="2026-06-19T09:42:00Z"/>
        </w:trPr>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95D326" w14:textId="3FAB7691" w:rsidR="00561C81" w:rsidRDefault="00561C81">
            <w:pPr>
              <w:jc w:val="both"/>
              <w:rPr>
                <w:ins w:id="1880" w:author="Ir Nicole" w:date="2026-06-19T09:42:00Z"/>
                <w:color w:val="000000"/>
                <w:sz w:val="20"/>
                <w:szCs w:val="20"/>
              </w:rPr>
              <w:pPrChange w:id="1881" w:author="Ir Nicole" w:date="2026-06-19T12:38:00Z">
                <w:pPr/>
              </w:pPrChange>
            </w:pPr>
            <w:ins w:id="1882" w:author="Ir Nicole" w:date="2026-06-19T09:43:00Z">
              <w:r w:rsidRPr="00F702EF">
                <w:rPr>
                  <w:rFonts w:ascii="Times New Roman" w:eastAsia="Times New Roman" w:hAnsi="Times New Roman" w:cs="Times New Roman"/>
                  <w:sz w:val="24"/>
                  <w:szCs w:val="24"/>
                </w:rPr>
                <w:t>3. Développement du serveur et de la base de données</w:t>
              </w:r>
            </w:ins>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D22C32" w14:textId="0D3CECB0" w:rsidR="00561C81" w:rsidRDefault="00D536FD">
            <w:pPr>
              <w:jc w:val="both"/>
              <w:rPr>
                <w:ins w:id="1883" w:author="Ir Nicole" w:date="2026-06-19T09:42:00Z"/>
              </w:rPr>
              <w:pPrChange w:id="1884" w:author="Ir Nicole" w:date="2026-06-19T12:38:00Z">
                <w:pPr/>
              </w:pPrChange>
            </w:pPr>
            <w:ins w:id="1885" w:author="Ir Nicole" w:date="2026-06-19T09:51:00Z">
              <w:r>
                <w:t xml:space="preserve">2 </w:t>
              </w:r>
            </w:ins>
            <w:ins w:id="1886" w:author="Ir Nicole" w:date="2026-06-19T09:52:00Z">
              <w:r>
                <w:t>semaine(10h/j)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F680BC" w14:textId="293F88B2" w:rsidR="00561C81" w:rsidRDefault="003A2CAE">
            <w:pPr>
              <w:jc w:val="both"/>
              <w:rPr>
                <w:ins w:id="1887" w:author="Ir Nicole" w:date="2026-06-19T09:42:00Z"/>
              </w:rPr>
              <w:pPrChange w:id="1888" w:author="Ir Nicole" w:date="2026-06-19T12:38:00Z">
                <w:pPr/>
              </w:pPrChange>
            </w:pPr>
            <w:ins w:id="1889" w:author="Ir Nicole" w:date="2026-06-19T09:54:00Z">
              <w:r>
                <w:t>1.000.000</w:t>
              </w:r>
            </w:ins>
          </w:p>
        </w:tc>
      </w:tr>
      <w:tr w:rsidR="00561C81" w14:paraId="7A5AEC9E" w14:textId="77777777">
        <w:trPr>
          <w:ins w:id="1890" w:author="Ir Nicole" w:date="2026-06-19T09:41:00Z"/>
        </w:trPr>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98B860" w14:textId="7BC34156" w:rsidR="00561C81" w:rsidRDefault="00561C81">
            <w:pPr>
              <w:jc w:val="both"/>
              <w:rPr>
                <w:ins w:id="1891" w:author="Ir Nicole" w:date="2026-06-19T09:41:00Z"/>
                <w:color w:val="000000"/>
                <w:sz w:val="20"/>
                <w:szCs w:val="20"/>
              </w:rPr>
              <w:pPrChange w:id="1892" w:author="Ir Nicole" w:date="2026-06-19T12:38:00Z">
                <w:pPr/>
              </w:pPrChange>
            </w:pPr>
            <w:ins w:id="1893" w:author="Ir Nicole" w:date="2026-06-19T09:44:00Z">
              <w:r w:rsidRPr="00824101">
                <w:rPr>
                  <w:rFonts w:ascii="Times New Roman" w:eastAsia="Times New Roman" w:hAnsi="Times New Roman" w:cs="Times New Roman"/>
                  <w:sz w:val="24"/>
                  <w:szCs w:val="24"/>
                </w:rPr>
                <w:t>4. Développement</w:t>
              </w:r>
              <w:r w:rsidR="00D536FD">
                <w:rPr>
                  <w:rFonts w:ascii="Times New Roman" w:eastAsia="Times New Roman" w:hAnsi="Times New Roman" w:cs="Times New Roman"/>
                  <w:sz w:val="24"/>
                  <w:szCs w:val="24"/>
                </w:rPr>
                <w:t xml:space="preserve"> de l'interface d'administratio</w:t>
              </w:r>
            </w:ins>
            <w:ins w:id="1894" w:author="Ir Nicole" w:date="2026-06-19T09:51:00Z">
              <w:r w:rsidR="00D536FD">
                <w:rPr>
                  <w:rFonts w:ascii="Times New Roman" w:eastAsia="Times New Roman" w:hAnsi="Times New Roman" w:cs="Times New Roman"/>
                  <w:sz w:val="24"/>
                  <w:szCs w:val="24"/>
                </w:rPr>
                <w:t xml:space="preserve">n et </w:t>
              </w:r>
            </w:ins>
            <w:ins w:id="1895" w:author="Ir Nicole" w:date="2026-06-19T09:52:00Z">
              <w:r w:rsidR="00D536FD">
                <w:rPr>
                  <w:rFonts w:ascii="Times New Roman" w:eastAsia="Times New Roman" w:hAnsi="Times New Roman" w:cs="Times New Roman"/>
                  <w:sz w:val="24"/>
                  <w:szCs w:val="24"/>
                </w:rPr>
                <w:t xml:space="preserve"> de </w:t>
              </w:r>
            </w:ins>
            <w:ins w:id="1896" w:author="Ir Nicole" w:date="2026-06-19T09:51:00Z">
              <w:r w:rsidR="00D536FD">
                <w:rPr>
                  <w:rFonts w:ascii="Times New Roman" w:eastAsia="Times New Roman" w:hAnsi="Times New Roman" w:cs="Times New Roman"/>
                  <w:sz w:val="24"/>
                  <w:szCs w:val="24"/>
                </w:rPr>
                <w:t xml:space="preserve">contrôle </w:t>
              </w:r>
            </w:ins>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E63384" w14:textId="24E9523F" w:rsidR="00561C81" w:rsidRDefault="00D536FD">
            <w:pPr>
              <w:jc w:val="both"/>
              <w:rPr>
                <w:ins w:id="1897" w:author="Ir Nicole" w:date="2026-06-19T09:41:00Z"/>
              </w:rPr>
              <w:pPrChange w:id="1898" w:author="Ir Nicole" w:date="2026-06-19T12:38:00Z">
                <w:pPr/>
              </w:pPrChange>
            </w:pPr>
            <w:ins w:id="1899" w:author="Ir Nicole" w:date="2026-06-19T09:52:00Z">
              <w:r>
                <w:t>2 semai</w:t>
              </w:r>
            </w:ins>
            <w:ins w:id="1900" w:author="Ir Nicole" w:date="2026-06-19T09:53:00Z">
              <w:r>
                <w:t>ne(10h/j)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52ED01" w14:textId="33182008" w:rsidR="00561C81" w:rsidRDefault="00D536FD">
            <w:pPr>
              <w:jc w:val="both"/>
              <w:rPr>
                <w:ins w:id="1901" w:author="Ir Nicole" w:date="2026-06-19T09:41:00Z"/>
              </w:rPr>
              <w:pPrChange w:id="1902" w:author="Ir Nicole" w:date="2026-06-19T12:38:00Z">
                <w:pPr/>
              </w:pPrChange>
            </w:pPr>
            <w:ins w:id="1903" w:author="Ir Nicole" w:date="2026-06-19T09:53:00Z">
              <w:r>
                <w:t>1.000.000</w:t>
              </w:r>
            </w:ins>
          </w:p>
        </w:tc>
      </w:tr>
      <w:tr w:rsidR="007A00A4" w:rsidDel="00D536FD" w14:paraId="0DF7CC34" w14:textId="59CA920D">
        <w:trPr>
          <w:del w:id="1904" w:author="Ir Nicole" w:date="2026-06-19T09:50:00Z"/>
        </w:trPr>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5745E8" w14:textId="064F1103" w:rsidR="007A00A4" w:rsidDel="00D536FD" w:rsidRDefault="004362B5">
            <w:pPr>
              <w:jc w:val="both"/>
              <w:rPr>
                <w:del w:id="1905" w:author="Ir Nicole" w:date="2026-06-19T09:50:00Z"/>
              </w:rPr>
              <w:pPrChange w:id="1906" w:author="Ir Nicole" w:date="2026-06-19T12:38:00Z">
                <w:pPr/>
              </w:pPrChange>
            </w:pPr>
            <w:del w:id="1907" w:author="Ir Nicole" w:date="2026-06-19T09:44:00Z">
              <w:r w:rsidDel="00D536FD">
                <w:rPr>
                  <w:color w:val="000000"/>
                  <w:sz w:val="20"/>
                  <w:szCs w:val="20"/>
                </w:rPr>
                <w:delText xml:space="preserve">Python/IA </w:delText>
              </w:r>
              <w:r w:rsidR="00270079" w:rsidDel="00D536FD">
                <w:rPr>
                  <w:color w:val="000000"/>
                  <w:sz w:val="20"/>
                  <w:szCs w:val="20"/>
                </w:rPr>
                <w:delText>biométrie</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21CF57" w14:textId="1C4A3DB2" w:rsidR="007A00A4" w:rsidDel="00D536FD" w:rsidRDefault="001A36C1">
            <w:pPr>
              <w:jc w:val="both"/>
              <w:rPr>
                <w:del w:id="1908" w:author="Ir Nicole" w:date="2026-06-19T09:50:00Z"/>
              </w:rPr>
              <w:pPrChange w:id="1909" w:author="Ir Nicole" w:date="2026-06-19T12:38:00Z">
                <w:pPr/>
              </w:pPrChange>
            </w:pPr>
            <w:del w:id="1910" w:author="Ir Nicole" w:date="2026-06-19T09:50:00Z">
              <w:r w:rsidDel="00D536FD">
                <w:delText>4 jours</w:delText>
              </w:r>
            </w:del>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C1253" w14:textId="672D8EC2" w:rsidR="007A00A4" w:rsidDel="00D536FD" w:rsidRDefault="007A00A4">
            <w:pPr>
              <w:jc w:val="both"/>
              <w:rPr>
                <w:del w:id="1911" w:author="Ir Nicole" w:date="2026-06-19T09:50:00Z"/>
              </w:rPr>
              <w:pPrChange w:id="1912" w:author="Ir Nicole" w:date="2026-06-19T12:38:00Z">
                <w:pPr/>
              </w:pPrChange>
            </w:pPr>
          </w:p>
        </w:tc>
      </w:tr>
      <w:tr w:rsidR="007A00A4" w:rsidRPr="001A36C1" w14:paraId="5B5EF48F"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619664" w14:textId="64FFE5FB" w:rsidR="007A00A4" w:rsidRPr="004362B5" w:rsidRDefault="00D536FD">
            <w:pPr>
              <w:jc w:val="both"/>
              <w:rPr>
                <w:lang w:val="en-US"/>
              </w:rPr>
              <w:pPrChange w:id="1913" w:author="Ir Nicole" w:date="2026-06-19T12:38:00Z">
                <w:pPr/>
              </w:pPrChange>
            </w:pPr>
            <w:ins w:id="1914" w:author="Ir Nicole" w:date="2026-06-19T09:45:00Z">
              <w:r w:rsidRPr="00824101">
                <w:rPr>
                  <w:rFonts w:ascii="Times New Roman" w:eastAsia="Times New Roman" w:hAnsi="Times New Roman" w:cs="Times New Roman"/>
                  <w:sz w:val="24"/>
                  <w:szCs w:val="24"/>
                </w:rPr>
                <w:t>6. Déploiement et formation</w:t>
              </w:r>
              <w:r w:rsidRPr="004362B5" w:rsidDel="00D536FD">
                <w:rPr>
                  <w:color w:val="000000"/>
                  <w:sz w:val="20"/>
                  <w:szCs w:val="20"/>
                  <w:lang w:val="en-US"/>
                </w:rPr>
                <w:t xml:space="preserve"> </w:t>
              </w:r>
            </w:ins>
            <w:del w:id="1915" w:author="Ir Nicole" w:date="2026-06-19T09:44:00Z">
              <w:r w:rsidR="004362B5" w:rsidRPr="004362B5" w:rsidDel="00D536FD">
                <w:rPr>
                  <w:color w:val="000000"/>
                  <w:sz w:val="20"/>
                  <w:szCs w:val="20"/>
                  <w:lang w:val="en-US"/>
                </w:rPr>
                <w:delText>Web Full-Stack (interface admin)</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D380AD" w14:textId="102E1DF2" w:rsidR="007A00A4" w:rsidRPr="001A36C1" w:rsidRDefault="001A36C1">
            <w:pPr>
              <w:jc w:val="both"/>
              <w:rPr>
                <w:lang w:val="en-US"/>
              </w:rPr>
              <w:pPrChange w:id="1916" w:author="Ir Nicole" w:date="2026-06-19T12:38:00Z">
                <w:pPr/>
              </w:pPrChange>
            </w:pPr>
            <w:r>
              <w:t>1 semaine</w:t>
            </w:r>
            <w:r>
              <w:rPr>
                <w:lang w:val="en-US"/>
              </w:rPr>
              <w:t xml:space="preserve"> </w:t>
            </w:r>
            <w:ins w:id="1917" w:author="Ir Nicole" w:date="2026-06-18T15:25:00Z">
              <w:r w:rsidR="00587E2F">
                <w:t>(10h/j)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FC3A8D" w14:textId="0D75DE98" w:rsidR="007A00A4" w:rsidRPr="001A36C1" w:rsidRDefault="00D536FD">
            <w:pPr>
              <w:jc w:val="both"/>
              <w:rPr>
                <w:lang w:val="en-US"/>
              </w:rPr>
              <w:pPrChange w:id="1918" w:author="Ir Nicole" w:date="2026-06-19T12:38:00Z">
                <w:pPr/>
              </w:pPrChange>
            </w:pPr>
            <w:ins w:id="1919" w:author="Ir Nicole" w:date="2026-06-19T09:49:00Z">
              <w:r>
                <w:rPr>
                  <w:lang w:val="en-US"/>
                </w:rPr>
                <w:t>1.000.000</w:t>
              </w:r>
            </w:ins>
          </w:p>
        </w:tc>
      </w:tr>
      <w:tr w:rsidR="007A00A4" w:rsidDel="00587E2F" w14:paraId="29BC4F2D" w14:textId="6FFA841F">
        <w:trPr>
          <w:del w:id="1920" w:author="Ir Nicole" w:date="2026-06-18T15:28:00Z"/>
        </w:trPr>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8FAC6" w14:textId="1AF50C26" w:rsidR="007A00A4" w:rsidDel="00587E2F" w:rsidRDefault="00270079">
            <w:pPr>
              <w:jc w:val="both"/>
              <w:rPr>
                <w:del w:id="1921" w:author="Ir Nicole" w:date="2026-06-18T15:28:00Z"/>
              </w:rPr>
              <w:pPrChange w:id="1922" w:author="Ir Nicole" w:date="2026-06-19T12:38:00Z">
                <w:pPr/>
              </w:pPrChange>
            </w:pPr>
            <w:del w:id="1923" w:author="Ir Nicole" w:date="2026-06-18T15:27:00Z">
              <w:r w:rsidDel="00587E2F">
                <w:rPr>
                  <w:color w:val="000000"/>
                  <w:sz w:val="20"/>
                  <w:szCs w:val="20"/>
                </w:rPr>
                <w:delText>sécurité</w:delText>
              </w:r>
              <w:r w:rsidR="004362B5" w:rsidDel="00587E2F">
                <w:rPr>
                  <w:color w:val="000000"/>
                  <w:sz w:val="20"/>
                  <w:szCs w:val="20"/>
                </w:rPr>
                <w:delText xml:space="preserve"> &amp; RGPD</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95C30" w14:textId="258BBC62" w:rsidR="007A00A4" w:rsidDel="00587E2F" w:rsidRDefault="001A36C1">
            <w:pPr>
              <w:jc w:val="both"/>
              <w:rPr>
                <w:del w:id="1924" w:author="Ir Nicole" w:date="2026-06-18T15:28:00Z"/>
              </w:rPr>
              <w:pPrChange w:id="1925" w:author="Ir Nicole" w:date="2026-06-19T12:38:00Z">
                <w:pPr/>
              </w:pPrChange>
            </w:pPr>
            <w:del w:id="1926" w:author="Ir Nicole" w:date="2026-06-18T15:28:00Z">
              <w:r w:rsidDel="00587E2F">
                <w:delText>1 semaine</w:delText>
              </w:r>
            </w:del>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F28A9C" w14:textId="7CC6C182" w:rsidR="007A00A4" w:rsidDel="00587E2F" w:rsidRDefault="007A00A4">
            <w:pPr>
              <w:jc w:val="both"/>
              <w:rPr>
                <w:del w:id="1927" w:author="Ir Nicole" w:date="2026-06-18T15:28:00Z"/>
              </w:rPr>
              <w:pPrChange w:id="1928" w:author="Ir Nicole" w:date="2026-06-19T12:38:00Z">
                <w:pPr/>
              </w:pPrChange>
            </w:pPr>
          </w:p>
        </w:tc>
      </w:tr>
      <w:tr w:rsidR="007A00A4" w14:paraId="7A5ECAF6"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363648" w14:textId="1EAD0481" w:rsidR="007A00A4" w:rsidRDefault="00D536FD">
            <w:pPr>
              <w:jc w:val="both"/>
              <w:pPrChange w:id="1929" w:author="Ir Nicole" w:date="2026-06-19T12:38:00Z">
                <w:pPr/>
              </w:pPrChange>
            </w:pPr>
            <w:ins w:id="1930" w:author="Ir Nicole" w:date="2026-06-19T09:46:00Z">
              <w:r w:rsidRPr="00824101">
                <w:rPr>
                  <w:rFonts w:ascii="Times New Roman" w:eastAsia="Times New Roman" w:hAnsi="Times New Roman" w:cs="Times New Roman"/>
                  <w:sz w:val="24"/>
                  <w:szCs w:val="24"/>
                </w:rPr>
                <w:t>7. Suivi et maintenance</w:t>
              </w:r>
              <w:r w:rsidDel="00D536FD">
                <w:rPr>
                  <w:color w:val="000000"/>
                  <w:sz w:val="20"/>
                  <w:szCs w:val="20"/>
                </w:rPr>
                <w:t xml:space="preserve"> </w:t>
              </w:r>
            </w:ins>
            <w:ins w:id="1931" w:author="Ir Nicole" w:date="2026-06-19T12:44:00Z">
              <w:r w:rsidR="0077156E">
                <w:rPr>
                  <w:color w:val="000000"/>
                  <w:sz w:val="20"/>
                  <w:szCs w:val="20"/>
                </w:rPr>
                <w:t>système</w:t>
              </w:r>
            </w:ins>
            <w:del w:id="1932" w:author="Ir Nicole" w:date="2026-06-19T09:44:00Z">
              <w:r w:rsidR="004362B5" w:rsidDel="00D536FD">
                <w:rPr>
                  <w:color w:val="000000"/>
                  <w:sz w:val="20"/>
                  <w:szCs w:val="20"/>
                </w:rPr>
                <w:delText xml:space="preserve">Tests, </w:delText>
              </w:r>
              <w:r w:rsidR="00270079" w:rsidDel="00D536FD">
                <w:rPr>
                  <w:color w:val="000000"/>
                  <w:sz w:val="20"/>
                  <w:szCs w:val="20"/>
                </w:rPr>
                <w:delText>intégration</w:delText>
              </w:r>
              <w:r w:rsidR="004362B5" w:rsidDel="00D536FD">
                <w:rPr>
                  <w:color w:val="000000"/>
                  <w:sz w:val="20"/>
                  <w:szCs w:val="20"/>
                </w:rPr>
                <w:delText xml:space="preserve"> et </w:delText>
              </w:r>
              <w:r w:rsidR="00270079" w:rsidDel="00D536FD">
                <w:rPr>
                  <w:color w:val="000000"/>
                  <w:sz w:val="20"/>
                  <w:szCs w:val="20"/>
                </w:rPr>
                <w:delText>déploiement</w:delText>
              </w:r>
              <w:r w:rsidR="004362B5" w:rsidDel="00D536FD">
                <w:rPr>
                  <w:color w:val="000000"/>
                  <w:sz w:val="20"/>
                  <w:szCs w:val="20"/>
                </w:rPr>
                <w:delText xml:space="preserve"> pilote</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CD4632" w14:textId="13BC7AD0" w:rsidR="007A00A4" w:rsidRDefault="001A36C1">
            <w:pPr>
              <w:jc w:val="both"/>
              <w:pPrChange w:id="1933" w:author="Ir Nicole" w:date="2026-06-19T12:38:00Z">
                <w:pPr/>
              </w:pPrChange>
            </w:pPr>
            <w:r>
              <w:t>1</w:t>
            </w:r>
            <w:del w:id="1934" w:author="Ir Nicole" w:date="2026-06-19T09:48:00Z">
              <w:r w:rsidDel="00D536FD">
                <w:delText xml:space="preserve"> </w:delText>
              </w:r>
            </w:del>
            <w:r>
              <w:t>semaine</w:t>
            </w:r>
            <w:ins w:id="1935" w:author="Ir Nicole" w:date="2026-06-19T09:48:00Z">
              <w:r w:rsidR="00D536FD">
                <w:t>/ans</w:t>
              </w:r>
            </w:ins>
            <w:ins w:id="1936" w:author="Ir Nicole" w:date="2026-06-18T15:25:00Z">
              <w:r w:rsidR="00587E2F">
                <w:t>(</w:t>
              </w:r>
            </w:ins>
            <w:ins w:id="1937" w:author="Ir Nicole" w:date="2026-06-18T15:27:00Z">
              <w:r w:rsidR="00587E2F">
                <w:t>8</w:t>
              </w:r>
            </w:ins>
            <w:ins w:id="1938" w:author="Ir Nicole" w:date="2026-06-18T15:25:00Z">
              <w:r w:rsidR="00587E2F">
                <w:t>h/j)</w:t>
              </w:r>
            </w:ins>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0A9E10" w14:textId="02670EF5" w:rsidR="007A00A4" w:rsidRDefault="00D536FD">
            <w:pPr>
              <w:jc w:val="both"/>
              <w:pPrChange w:id="1939" w:author="Ir Nicole" w:date="2026-06-19T12:38:00Z">
                <w:pPr/>
              </w:pPrChange>
            </w:pPr>
            <w:ins w:id="1940" w:author="Ir Nicole" w:date="2026-06-19T09:49:00Z">
              <w:r>
                <w:t>4.000.000</w:t>
              </w:r>
            </w:ins>
          </w:p>
        </w:tc>
      </w:tr>
      <w:tr w:rsidR="007A00A4" w:rsidDel="00D536FD" w14:paraId="3182B2CC" w14:textId="5B3F5CD2">
        <w:trPr>
          <w:del w:id="1941" w:author="Ir Nicole" w:date="2026-06-19T09:47:00Z"/>
        </w:trPr>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9D48F0" w14:textId="030E6B4F" w:rsidR="007A00A4" w:rsidDel="00D536FD" w:rsidRDefault="004362B5">
            <w:pPr>
              <w:jc w:val="both"/>
              <w:rPr>
                <w:del w:id="1942" w:author="Ir Nicole" w:date="2026-06-19T09:47:00Z"/>
              </w:rPr>
              <w:pPrChange w:id="1943" w:author="Ir Nicole" w:date="2026-06-19T12:38:00Z">
                <w:pPr/>
              </w:pPrChange>
            </w:pPr>
            <w:del w:id="1944" w:author="Ir Nicole" w:date="2026-06-19T09:44:00Z">
              <w:r w:rsidDel="00D536FD">
                <w:rPr>
                  <w:color w:val="000000"/>
                  <w:sz w:val="20"/>
                  <w:szCs w:val="20"/>
                </w:rPr>
                <w:delText>Formation utilisateurs et administrateurs</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3E58C" w14:textId="5209B5DA" w:rsidR="007A00A4" w:rsidDel="00D536FD" w:rsidRDefault="001A36C1">
            <w:pPr>
              <w:jc w:val="both"/>
              <w:rPr>
                <w:del w:id="1945" w:author="Ir Nicole" w:date="2026-06-19T09:47:00Z"/>
              </w:rPr>
              <w:pPrChange w:id="1946" w:author="Ir Nicole" w:date="2026-06-19T12:38:00Z">
                <w:pPr/>
              </w:pPrChange>
            </w:pPr>
            <w:del w:id="1947" w:author="Ir Nicole" w:date="2026-06-19T09:47:00Z">
              <w:r w:rsidDel="00D536FD">
                <w:delText>3 jours</w:delText>
              </w:r>
            </w:del>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9F4D6" w14:textId="599243C9" w:rsidR="007A00A4" w:rsidDel="00D536FD" w:rsidRDefault="007A00A4">
            <w:pPr>
              <w:jc w:val="both"/>
              <w:rPr>
                <w:del w:id="1948" w:author="Ir Nicole" w:date="2026-06-19T09:47:00Z"/>
              </w:rPr>
              <w:pPrChange w:id="1949" w:author="Ir Nicole" w:date="2026-06-19T12:38:00Z">
                <w:pPr/>
              </w:pPrChange>
            </w:pPr>
          </w:p>
        </w:tc>
      </w:tr>
      <w:tr w:rsidR="007A00A4" w:rsidDel="00D536FD" w14:paraId="776831F8" w14:textId="53D3CB11">
        <w:trPr>
          <w:del w:id="1950" w:author="Ir Nicole" w:date="2026-06-19T09:47:00Z"/>
        </w:trPr>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121C17" w14:textId="1F07DED8" w:rsidR="007A00A4" w:rsidDel="00D536FD" w:rsidRDefault="004362B5">
            <w:pPr>
              <w:jc w:val="both"/>
              <w:rPr>
                <w:del w:id="1951" w:author="Ir Nicole" w:date="2026-06-19T09:47:00Z"/>
              </w:rPr>
              <w:pPrChange w:id="1952" w:author="Ir Nicole" w:date="2026-06-19T12:38:00Z">
                <w:pPr/>
              </w:pPrChange>
            </w:pPr>
            <w:del w:id="1953" w:author="Ir Nicole" w:date="2026-06-19T09:44:00Z">
              <w:r w:rsidDel="00D536FD">
                <w:rPr>
                  <w:color w:val="000000"/>
                  <w:sz w:val="20"/>
                  <w:szCs w:val="20"/>
                </w:rPr>
                <w:delText>Documentation technique et utilisateur</w:delText>
              </w:r>
            </w:del>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CC9259" w14:textId="2855AD16" w:rsidR="007A00A4" w:rsidDel="00D536FD" w:rsidRDefault="001A36C1">
            <w:pPr>
              <w:jc w:val="both"/>
              <w:rPr>
                <w:del w:id="1954" w:author="Ir Nicole" w:date="2026-06-19T09:47:00Z"/>
              </w:rPr>
              <w:pPrChange w:id="1955" w:author="Ir Nicole" w:date="2026-06-19T12:38:00Z">
                <w:pPr/>
              </w:pPrChange>
            </w:pPr>
            <w:del w:id="1956" w:author="Ir Nicole" w:date="2026-06-19T09:47:00Z">
              <w:r w:rsidDel="00D536FD">
                <w:delText>2 jours</w:delText>
              </w:r>
            </w:del>
          </w:p>
        </w:tc>
        <w:tc>
          <w:tcPr>
            <w:tcW w:w="2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171AB4" w14:textId="79DDFA2F" w:rsidR="007A00A4" w:rsidDel="00D536FD" w:rsidRDefault="007A00A4">
            <w:pPr>
              <w:jc w:val="both"/>
              <w:rPr>
                <w:del w:id="1957" w:author="Ir Nicole" w:date="2026-06-19T09:47:00Z"/>
              </w:rPr>
              <w:pPrChange w:id="1958" w:author="Ir Nicole" w:date="2026-06-19T12:38:00Z">
                <w:pPr/>
              </w:pPrChange>
            </w:pPr>
          </w:p>
        </w:tc>
      </w:tr>
      <w:tr w:rsidR="007A00A4" w14:paraId="2400A4CC" w14:textId="77777777">
        <w:tc>
          <w:tcPr>
            <w:tcW w:w="4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51FB57" w14:textId="77777777" w:rsidR="007A00A4" w:rsidRDefault="004362B5">
            <w:pPr>
              <w:jc w:val="both"/>
              <w:pPrChange w:id="1959" w:author="Ir Nicole" w:date="2026-06-19T12:38:00Z">
                <w:pPr/>
              </w:pPrChange>
            </w:pPr>
            <w:r>
              <w:rPr>
                <w:b/>
                <w:bCs/>
                <w:color w:val="000000"/>
                <w:sz w:val="20"/>
                <w:szCs w:val="20"/>
              </w:rPr>
              <w:t>TOTAL DEVELOPPEMENT</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B242960" w14:textId="21579D72" w:rsidR="007A00A4" w:rsidRDefault="00561C81">
            <w:pPr>
              <w:jc w:val="both"/>
              <w:pPrChange w:id="1960" w:author="Ir Nicole" w:date="2026-06-19T12:38:00Z">
                <w:pPr/>
              </w:pPrChange>
            </w:pPr>
            <w:ins w:id="1961" w:author="Ir Nicole" w:date="2026-06-19T09:38:00Z">
              <w:r>
                <w:t>1moi</w:t>
              </w:r>
            </w:ins>
            <w:ins w:id="1962" w:author="Ir Nicole" w:date="2026-06-19T09:39:00Z">
              <w:r>
                <w:t>s</w:t>
              </w:r>
            </w:ins>
          </w:p>
        </w:tc>
        <w:tc>
          <w:tcPr>
            <w:tcW w:w="2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540997" w14:textId="3713D3D3" w:rsidR="007A00A4" w:rsidRDefault="003A2CAE">
            <w:pPr>
              <w:jc w:val="both"/>
              <w:pPrChange w:id="1963" w:author="Ir Nicole" w:date="2026-06-19T12:38:00Z">
                <w:pPr/>
              </w:pPrChange>
            </w:pPr>
            <w:ins w:id="1964" w:author="Ir Nicole" w:date="2026-06-19T09:35:00Z">
              <w:r>
                <w:rPr>
                  <w:b/>
                  <w:bCs/>
                  <w:color w:val="000000"/>
                  <w:sz w:val="20"/>
                  <w:szCs w:val="20"/>
                </w:rPr>
                <w:t>1</w:t>
              </w:r>
            </w:ins>
            <w:ins w:id="1965" w:author="Ir Nicole" w:date="2026-06-19T09:55:00Z">
              <w:r>
                <w:rPr>
                  <w:b/>
                  <w:bCs/>
                  <w:color w:val="000000"/>
                  <w:sz w:val="20"/>
                  <w:szCs w:val="20"/>
                </w:rPr>
                <w:t>1</w:t>
              </w:r>
            </w:ins>
            <w:ins w:id="1966" w:author="Ir Nicole" w:date="2026-06-19T09:35:00Z">
              <w:r w:rsidR="00561C81">
                <w:rPr>
                  <w:b/>
                  <w:bCs/>
                  <w:color w:val="000000"/>
                  <w:sz w:val="20"/>
                  <w:szCs w:val="20"/>
                </w:rPr>
                <w:t xml:space="preserve"> 000 000</w:t>
              </w:r>
            </w:ins>
            <w:ins w:id="1967" w:author="Ir Nicole" w:date="2026-06-19T09:36:00Z">
              <w:r w:rsidR="00561C81">
                <w:rPr>
                  <w:b/>
                  <w:bCs/>
                  <w:color w:val="000000"/>
                  <w:sz w:val="20"/>
                  <w:szCs w:val="20"/>
                </w:rPr>
                <w:t xml:space="preserve"> </w:t>
              </w:r>
            </w:ins>
            <w:r w:rsidR="008C227F">
              <w:rPr>
                <w:b/>
                <w:bCs/>
                <w:color w:val="000000"/>
                <w:sz w:val="20"/>
                <w:szCs w:val="20"/>
              </w:rPr>
              <w:t>BIF</w:t>
            </w:r>
            <w:commentRangeEnd w:id="1854"/>
            <w:r w:rsidR="00737144">
              <w:rPr>
                <w:rStyle w:val="Marquedecommentaire"/>
              </w:rPr>
              <w:commentReference w:id="1854"/>
            </w:r>
          </w:p>
        </w:tc>
      </w:tr>
    </w:tbl>
    <w:p w14:paraId="47BEEFC4" w14:textId="77777777" w:rsidR="007A00A4" w:rsidRDefault="007A00A4">
      <w:pPr>
        <w:spacing w:before="80" w:after="80"/>
        <w:jc w:val="both"/>
        <w:pPrChange w:id="1968" w:author="Ir Nicole" w:date="2026-06-19T12:38:00Z">
          <w:pPr>
            <w:spacing w:before="80" w:after="80"/>
          </w:pPr>
        </w:pPrChange>
      </w:pPr>
    </w:p>
    <w:p w14:paraId="0300FAE3" w14:textId="77777777" w:rsidR="007A00A4" w:rsidRDefault="004362B5">
      <w:pPr>
        <w:pStyle w:val="Titre2"/>
        <w:jc w:val="both"/>
        <w:pPrChange w:id="1969" w:author="Ir Nicole" w:date="2026-06-19T12:38:00Z">
          <w:pPr>
            <w:pStyle w:val="Titre2"/>
          </w:pPr>
        </w:pPrChange>
      </w:pPr>
      <w:bookmarkStart w:id="1970" w:name="_Toc232765103"/>
      <w:r>
        <w:t xml:space="preserve">6.2. </w:t>
      </w:r>
      <w:r w:rsidR="00270079">
        <w:t>Synthèse</w:t>
      </w:r>
      <w:r>
        <w:t xml:space="preserve"> </w:t>
      </w:r>
      <w:r w:rsidR="00270079">
        <w:t>Financière</w:t>
      </w:r>
      <w:r>
        <w:t xml:space="preserve"> Globale (</w:t>
      </w:r>
      <w:r w:rsidR="00270079">
        <w:t>Hypothèse</w:t>
      </w:r>
      <w:r w:rsidR="008C227F">
        <w:t xml:space="preserve"> : </w:t>
      </w:r>
      <w:r w:rsidR="006707F3">
        <w:t>1Agences, 1 Terminal</w:t>
      </w:r>
      <w:r>
        <w:t>/agence)</w:t>
      </w:r>
      <w:bookmarkEnd w:id="1970"/>
    </w:p>
    <w:p w14:paraId="57A59148" w14:textId="77777777" w:rsidR="007A00A4" w:rsidRDefault="007A00A4">
      <w:pPr>
        <w:spacing w:before="80" w:after="80"/>
        <w:jc w:val="both"/>
        <w:pPrChange w:id="1971" w:author="Ir Nicole" w:date="2026-06-19T12:38:00Z">
          <w:pPr>
            <w:spacing w:before="80" w:after="80"/>
          </w:pPr>
        </w:pPrChange>
      </w:pPr>
    </w:p>
    <w:p w14:paraId="30EE5CEE" w14:textId="015550B7" w:rsidR="0072440B" w:rsidRDefault="0072440B">
      <w:pPr>
        <w:pStyle w:val="Lgende"/>
        <w:keepNext/>
        <w:jc w:val="both"/>
        <w:rPr>
          <w:ins w:id="1972" w:author="Ir Nicole" w:date="2026-06-18T13:19:00Z"/>
        </w:rPr>
        <w:pPrChange w:id="1973" w:author="Ir Nicole" w:date="2026-06-19T12:38:00Z">
          <w:pPr/>
        </w:pPrChange>
      </w:pPr>
      <w:bookmarkStart w:id="1974" w:name="_Toc232681973"/>
      <w:ins w:id="1975" w:author="Ir Nicole" w:date="2026-06-18T13:19:00Z">
        <w:r>
          <w:t xml:space="preserve">Tableau </w:t>
        </w:r>
        <w:r>
          <w:fldChar w:fldCharType="begin"/>
        </w:r>
        <w:r>
          <w:instrText xml:space="preserve"> SEQ Tableau \* ARABIC </w:instrText>
        </w:r>
      </w:ins>
      <w:r>
        <w:fldChar w:fldCharType="separate"/>
      </w:r>
      <w:ins w:id="1976" w:author="Ir Nicole" w:date="2026-06-19T10:35:00Z">
        <w:r w:rsidR="00254426">
          <w:rPr>
            <w:noProof/>
          </w:rPr>
          <w:t>9</w:t>
        </w:r>
      </w:ins>
      <w:ins w:id="1977" w:author="Ir Nicole" w:date="2026-06-18T13:19:00Z">
        <w:r>
          <w:fldChar w:fldCharType="end"/>
        </w:r>
        <w:r>
          <w:t xml:space="preserve"> :</w:t>
        </w:r>
        <w:r w:rsidRPr="00D71F0C">
          <w:t>Synthèse Financière Globale (Hypothèse : 1Agences, 1 Terminal/agence)</w:t>
        </w:r>
        <w:bookmarkEnd w:id="1974"/>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7A00A4" w:rsidRPr="005C44D3" w14:paraId="2479617A" w14:textId="77777777">
        <w:tc>
          <w:tcPr>
            <w:tcW w:w="5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05C3678E" w14:textId="77777777" w:rsidR="007A00A4" w:rsidRPr="005C44D3" w:rsidRDefault="004362B5">
            <w:pPr>
              <w:jc w:val="both"/>
              <w:pPrChange w:id="1978" w:author="Ir Nicole" w:date="2026-06-19T12:38:00Z">
                <w:pPr/>
              </w:pPrChange>
            </w:pPr>
            <w:r w:rsidRPr="005C44D3">
              <w:rPr>
                <w:b/>
                <w:bCs/>
                <w:color w:val="FFFFFF"/>
                <w:sz w:val="20"/>
                <w:szCs w:val="20"/>
              </w:rPr>
              <w:t>Poste</w:t>
            </w:r>
          </w:p>
        </w:tc>
        <w:tc>
          <w:tcPr>
            <w:tcW w:w="40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34686863" w14:textId="77777777" w:rsidR="007A00A4" w:rsidRPr="005C44D3" w:rsidRDefault="00855CF9">
            <w:pPr>
              <w:jc w:val="both"/>
              <w:pPrChange w:id="1979" w:author="Ir Nicole" w:date="2026-06-19T12:38:00Z">
                <w:pPr/>
              </w:pPrChange>
            </w:pPr>
            <w:r>
              <w:rPr>
                <w:b/>
                <w:bCs/>
                <w:color w:val="FFFFFF"/>
                <w:sz w:val="20"/>
                <w:szCs w:val="20"/>
              </w:rPr>
              <w:t>Montant (BIF</w:t>
            </w:r>
            <w:r w:rsidR="004362B5" w:rsidRPr="005C44D3">
              <w:rPr>
                <w:b/>
                <w:bCs/>
                <w:color w:val="FFFFFF"/>
                <w:sz w:val="20"/>
                <w:szCs w:val="20"/>
              </w:rPr>
              <w:t>)</w:t>
            </w:r>
          </w:p>
        </w:tc>
      </w:tr>
      <w:tr w:rsidR="007A00A4" w:rsidRPr="005C44D3" w14:paraId="021A2634" w14:textId="77777777">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9D520C" w14:textId="77777777" w:rsidR="007A00A4" w:rsidRDefault="00270079">
            <w:pPr>
              <w:jc w:val="both"/>
              <w:pPrChange w:id="1980" w:author="Ir Nicole" w:date="2026-06-19T12:38:00Z">
                <w:pPr/>
              </w:pPrChange>
            </w:pPr>
            <w:r>
              <w:rPr>
                <w:color w:val="000000"/>
                <w:sz w:val="20"/>
                <w:szCs w:val="20"/>
              </w:rPr>
              <w:t>Matériel</w:t>
            </w:r>
            <w:r w:rsidR="001A36C1">
              <w:rPr>
                <w:color w:val="000000"/>
                <w:sz w:val="20"/>
                <w:szCs w:val="20"/>
              </w:rPr>
              <w:t xml:space="preserve"> : 1</w:t>
            </w:r>
            <w:r w:rsidR="00855CF9">
              <w:rPr>
                <w:color w:val="000000"/>
                <w:sz w:val="20"/>
                <w:szCs w:val="20"/>
              </w:rPr>
              <w:t xml:space="preserve"> </w:t>
            </w:r>
            <w:r w:rsidR="006707F3">
              <w:rPr>
                <w:color w:val="000000"/>
                <w:sz w:val="20"/>
                <w:szCs w:val="20"/>
              </w:rPr>
              <w:t>terminal</w:t>
            </w:r>
            <w:r w:rsidR="001A36C1">
              <w:rPr>
                <w:color w:val="000000"/>
                <w:sz w:val="20"/>
                <w:szCs w:val="20"/>
              </w:rPr>
              <w:t xml:space="preserve"> </w:t>
            </w:r>
            <w:r w:rsidR="00855CF9">
              <w:rPr>
                <w:color w:val="000000"/>
                <w:sz w:val="20"/>
                <w:szCs w:val="20"/>
              </w:rPr>
              <w:t xml:space="preserve"> </w:t>
            </w:r>
          </w:p>
        </w:tc>
        <w:tc>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617033" w14:textId="77777777" w:rsidR="007A00A4" w:rsidRDefault="0058129A">
            <w:pPr>
              <w:jc w:val="both"/>
              <w:pPrChange w:id="1981" w:author="Ir Nicole" w:date="2026-06-19T12:38:00Z">
                <w:pPr/>
              </w:pPrChange>
            </w:pPr>
            <w:r w:rsidRPr="0058129A">
              <w:rPr>
                <w:b/>
                <w:bCs/>
                <w:color w:val="000000"/>
                <w:sz w:val="16"/>
                <w:szCs w:val="16"/>
              </w:rPr>
              <w:t>4 407 426BIF</w:t>
            </w:r>
          </w:p>
        </w:tc>
      </w:tr>
      <w:tr w:rsidR="007A00A4" w:rsidRPr="005C44D3" w14:paraId="0CE58457" w14:textId="77777777">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84BEB" w14:textId="77777777" w:rsidR="007A00A4" w:rsidRDefault="004362B5">
            <w:pPr>
              <w:jc w:val="both"/>
              <w:pPrChange w:id="1982" w:author="Ir Nicole" w:date="2026-06-19T12:38:00Z">
                <w:pPr/>
              </w:pPrChange>
            </w:pPr>
            <w:r>
              <w:rPr>
                <w:color w:val="000000"/>
                <w:sz w:val="20"/>
                <w:szCs w:val="20"/>
              </w:rPr>
              <w:t xml:space="preserve">Serveur central + infrastructure </w:t>
            </w:r>
            <w:r w:rsidR="00270079">
              <w:rPr>
                <w:color w:val="000000"/>
                <w:sz w:val="20"/>
                <w:szCs w:val="20"/>
              </w:rPr>
              <w:t>réseau</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C54499" w14:textId="76084536" w:rsidR="007A00A4" w:rsidRDefault="00414367">
            <w:pPr>
              <w:jc w:val="both"/>
              <w:pPrChange w:id="1983" w:author="Ir Nicole" w:date="2026-06-19T12:38:00Z">
                <w:pPr/>
              </w:pPrChange>
            </w:pPr>
            <w:ins w:id="1984" w:author="Ir Nicole" w:date="2026-06-19T12:09:00Z">
              <w:r>
                <w:t>3.000.000</w:t>
              </w:r>
            </w:ins>
          </w:p>
        </w:tc>
      </w:tr>
      <w:tr w:rsidR="007A00A4" w:rsidRPr="005C44D3" w14:paraId="31924CD7" w14:textId="77777777">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12C084" w14:textId="77777777" w:rsidR="007A00A4" w:rsidRDefault="00270079">
            <w:pPr>
              <w:jc w:val="both"/>
              <w:pPrChange w:id="1985" w:author="Ir Nicole" w:date="2026-06-19T12:38:00Z">
                <w:pPr/>
              </w:pPrChange>
            </w:pPr>
            <w:r>
              <w:rPr>
                <w:color w:val="000000"/>
                <w:sz w:val="20"/>
                <w:szCs w:val="20"/>
              </w:rPr>
              <w:t>Développement</w:t>
            </w:r>
            <w:r w:rsidR="004362B5">
              <w:rPr>
                <w:color w:val="000000"/>
                <w:sz w:val="20"/>
                <w:szCs w:val="20"/>
              </w:rPr>
              <w:t xml:space="preserve"> logiciel</w:t>
            </w:r>
          </w:p>
        </w:tc>
        <w:tc>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7069A9" w14:textId="684B6FA5" w:rsidR="007A00A4" w:rsidRDefault="00414367">
            <w:pPr>
              <w:jc w:val="both"/>
              <w:pPrChange w:id="1986" w:author="Ir Nicole" w:date="2026-06-19T12:38:00Z">
                <w:pPr/>
              </w:pPrChange>
            </w:pPr>
            <w:ins w:id="1987" w:author="Ir Nicole" w:date="2026-06-19T12:11:00Z">
              <w:r>
                <w:t>9</w:t>
              </w:r>
            </w:ins>
            <w:ins w:id="1988" w:author="Ir Nicole" w:date="2026-06-19T12:10:00Z">
              <w:r>
                <w:t>.000.00</w:t>
              </w:r>
            </w:ins>
          </w:p>
        </w:tc>
      </w:tr>
      <w:tr w:rsidR="007A00A4" w:rsidRPr="005C44D3" w14:paraId="4845282C" w14:textId="77777777">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9AA2C7" w14:textId="77777777" w:rsidR="007A00A4" w:rsidRDefault="004362B5">
            <w:pPr>
              <w:jc w:val="both"/>
              <w:pPrChange w:id="1989" w:author="Ir Nicole" w:date="2026-06-19T12:38:00Z">
                <w:pPr/>
              </w:pPrChange>
            </w:pPr>
            <w:r>
              <w:rPr>
                <w:color w:val="000000"/>
                <w:sz w:val="20"/>
                <w:szCs w:val="20"/>
              </w:rPr>
              <w:t>Installation et configuration</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3A1DB" w14:textId="4019E386" w:rsidR="007A00A4" w:rsidRDefault="00414367">
            <w:pPr>
              <w:jc w:val="both"/>
              <w:pPrChange w:id="1990" w:author="Ir Nicole" w:date="2026-06-19T12:38:00Z">
                <w:pPr/>
              </w:pPrChange>
            </w:pPr>
            <w:ins w:id="1991" w:author="Ir Nicole" w:date="2026-06-19T12:10:00Z">
              <w:r>
                <w:t>1.000.000</w:t>
              </w:r>
            </w:ins>
          </w:p>
        </w:tc>
      </w:tr>
      <w:tr w:rsidR="007A00A4" w:rsidRPr="005C44D3" w14:paraId="5143C4FC" w14:textId="77777777">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23031E" w14:textId="77777777" w:rsidR="007A00A4" w:rsidRDefault="004362B5">
            <w:pPr>
              <w:jc w:val="both"/>
              <w:pPrChange w:id="1992" w:author="Ir Nicole" w:date="2026-06-19T12:38:00Z">
                <w:pPr/>
              </w:pPrChange>
            </w:pPr>
            <w:r>
              <w:rPr>
                <w:color w:val="000000"/>
                <w:sz w:val="20"/>
                <w:szCs w:val="20"/>
              </w:rPr>
              <w:t>Formation et accompagnement</w:t>
            </w:r>
          </w:p>
        </w:tc>
        <w:tc>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3B5549" w14:textId="3AC9130C" w:rsidR="007A00A4" w:rsidRDefault="00414367">
            <w:pPr>
              <w:jc w:val="both"/>
              <w:pPrChange w:id="1993" w:author="Ir Nicole" w:date="2026-06-19T12:38:00Z">
                <w:pPr/>
              </w:pPrChange>
            </w:pPr>
            <w:ins w:id="1994" w:author="Ir Nicole" w:date="2026-06-19T12:11:00Z">
              <w:r>
                <w:t>1.000.000</w:t>
              </w:r>
            </w:ins>
          </w:p>
        </w:tc>
      </w:tr>
      <w:tr w:rsidR="007A00A4" w:rsidRPr="005C44D3" w14:paraId="2D6D03A3" w14:textId="77777777">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8CDF1" w14:textId="77777777" w:rsidR="007A00A4" w:rsidRDefault="004362B5">
            <w:pPr>
              <w:jc w:val="both"/>
              <w:pPrChange w:id="1995" w:author="Ir Nicole" w:date="2026-06-19T12:38:00Z">
                <w:pPr/>
              </w:pPrChange>
            </w:pPr>
            <w:r>
              <w:rPr>
                <w:color w:val="000000"/>
                <w:sz w:val="20"/>
                <w:szCs w:val="20"/>
              </w:rPr>
              <w:t xml:space="preserve">Reserve pour </w:t>
            </w:r>
            <w:r w:rsidR="00270079">
              <w:rPr>
                <w:color w:val="000000"/>
                <w:sz w:val="20"/>
                <w:szCs w:val="20"/>
              </w:rPr>
              <w:t>imprévus</w:t>
            </w:r>
            <w:r>
              <w:rPr>
                <w:color w:val="000000"/>
                <w:sz w:val="20"/>
                <w:szCs w:val="20"/>
              </w:rPr>
              <w:t xml:space="preserve"> (10%)</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15A97" w14:textId="64B646C9" w:rsidR="007A00A4" w:rsidRDefault="0058129A">
            <w:pPr>
              <w:jc w:val="both"/>
              <w:pPrChange w:id="1996" w:author="Ir Nicole" w:date="2026-06-19T12:38:00Z">
                <w:pPr/>
              </w:pPrChange>
            </w:pPr>
            <w:del w:id="1997" w:author="Ir Nicole" w:date="2026-06-19T12:12:00Z">
              <w:r w:rsidDel="00414367">
                <w:delText>440 742</w:delText>
              </w:r>
            </w:del>
            <w:ins w:id="1998" w:author="Ir Nicole" w:date="2026-06-19T12:12:00Z">
              <w:r w:rsidR="00414367">
                <w:t>1</w:t>
              </w:r>
              <w:r w:rsidR="003A66AB">
                <w:t>.000.000</w:t>
              </w:r>
            </w:ins>
          </w:p>
        </w:tc>
      </w:tr>
      <w:tr w:rsidR="007A00A4" w:rsidRPr="005C44D3" w14:paraId="23947BF6" w14:textId="77777777">
        <w:tc>
          <w:tcPr>
            <w:tcW w:w="5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4A314135" w14:textId="77777777" w:rsidR="007A00A4" w:rsidRDefault="004362B5">
            <w:pPr>
              <w:jc w:val="both"/>
              <w:pPrChange w:id="1999" w:author="Ir Nicole" w:date="2026-06-19T12:38:00Z">
                <w:pPr/>
              </w:pPrChange>
            </w:pPr>
            <w:r>
              <w:rPr>
                <w:b/>
                <w:bCs/>
                <w:color w:val="FFFFFF"/>
                <w:sz w:val="20"/>
                <w:szCs w:val="20"/>
              </w:rPr>
              <w:t>INVESTISSEMENT TOTAL</w:t>
            </w:r>
          </w:p>
        </w:tc>
        <w:tc>
          <w:tcPr>
            <w:tcW w:w="40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5E9F628C" w14:textId="728A35B8" w:rsidR="007A00A4" w:rsidRDefault="00561598">
            <w:pPr>
              <w:jc w:val="both"/>
              <w:pPrChange w:id="2000" w:author="Ir Nicole" w:date="2026-06-19T12:38:00Z">
                <w:pPr/>
              </w:pPrChange>
            </w:pPr>
            <w:del w:id="2001" w:author="Ir Nicole" w:date="2026-06-19T12:12:00Z">
              <w:r w:rsidDel="003A66AB">
                <w:rPr>
                  <w:b/>
                  <w:bCs/>
                  <w:color w:val="FFFFFF"/>
                  <w:sz w:val="20"/>
                  <w:szCs w:val="20"/>
                </w:rPr>
                <w:delText>4 848 168</w:delText>
              </w:r>
            </w:del>
            <w:ins w:id="2002" w:author="Ir Nicole" w:date="2026-06-19T12:12:00Z">
              <w:r w:rsidR="003A66AB">
                <w:rPr>
                  <w:b/>
                  <w:bCs/>
                  <w:color w:val="FFFFFF"/>
                  <w:sz w:val="20"/>
                  <w:szCs w:val="20"/>
                </w:rPr>
                <w:t>19 4</w:t>
              </w:r>
            </w:ins>
            <w:ins w:id="2003" w:author="Ir Nicole" w:date="2026-06-19T12:13:00Z">
              <w:r w:rsidR="003A66AB">
                <w:rPr>
                  <w:b/>
                  <w:bCs/>
                  <w:color w:val="FFFFFF"/>
                  <w:sz w:val="20"/>
                  <w:szCs w:val="20"/>
                </w:rPr>
                <w:t>07 426</w:t>
              </w:r>
            </w:ins>
            <w:r>
              <w:rPr>
                <w:b/>
                <w:bCs/>
                <w:color w:val="FFFFFF"/>
                <w:sz w:val="20"/>
                <w:szCs w:val="20"/>
              </w:rPr>
              <w:t xml:space="preserve"> </w:t>
            </w:r>
            <w:r w:rsidR="00855CF9">
              <w:rPr>
                <w:b/>
                <w:bCs/>
                <w:color w:val="FFFFFF"/>
                <w:sz w:val="20"/>
                <w:szCs w:val="20"/>
              </w:rPr>
              <w:t>BIF</w:t>
            </w:r>
          </w:p>
        </w:tc>
      </w:tr>
      <w:tr w:rsidR="007A00A4" w:rsidRPr="005C44D3" w14:paraId="67DBB0FC" w14:textId="77777777">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6463D0" w14:textId="77777777" w:rsidR="007A00A4" w:rsidRDefault="004362B5">
            <w:pPr>
              <w:jc w:val="both"/>
              <w:pPrChange w:id="2004" w:author="Ir Nicole" w:date="2026-06-19T12:38:00Z">
                <w:pPr/>
              </w:pPrChange>
            </w:pPr>
            <w:r>
              <w:rPr>
                <w:color w:val="000000"/>
                <w:sz w:val="20"/>
                <w:szCs w:val="20"/>
              </w:rPr>
              <w:t xml:space="preserve">Couts </w:t>
            </w:r>
            <w:r w:rsidR="00270079">
              <w:rPr>
                <w:color w:val="000000"/>
                <w:sz w:val="20"/>
                <w:szCs w:val="20"/>
              </w:rPr>
              <w:t>opérationnels</w:t>
            </w:r>
            <w:r>
              <w:rPr>
                <w:color w:val="000000"/>
                <w:sz w:val="20"/>
                <w:szCs w:val="20"/>
              </w:rPr>
              <w:t xml:space="preserve"> annuels (maintenance + mises </w:t>
            </w:r>
            <w:r w:rsidR="00270079">
              <w:rPr>
                <w:color w:val="000000"/>
                <w:sz w:val="20"/>
                <w:szCs w:val="20"/>
              </w:rPr>
              <w:t>à</w:t>
            </w:r>
            <w:r>
              <w:rPr>
                <w:color w:val="000000"/>
                <w:sz w:val="20"/>
                <w:szCs w:val="20"/>
              </w:rPr>
              <w:t xml:space="preserve"> jour)</w:t>
            </w:r>
          </w:p>
        </w:tc>
        <w:tc>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55D511" w14:textId="66CD560E" w:rsidR="007A00A4" w:rsidRDefault="00A915BB">
            <w:pPr>
              <w:jc w:val="both"/>
              <w:pPrChange w:id="2005" w:author="Ir Nicole" w:date="2026-06-19T12:38:00Z">
                <w:pPr/>
              </w:pPrChange>
            </w:pPr>
            <w:ins w:id="2006" w:author="Ir Nicole" w:date="2026-06-18T16:02:00Z">
              <w:r>
                <w:rPr>
                  <w:color w:val="000000"/>
                  <w:sz w:val="20"/>
                  <w:szCs w:val="20"/>
                </w:rPr>
                <w:t>4.000</w:t>
              </w:r>
              <w:r w:rsidR="00215744">
                <w:rPr>
                  <w:color w:val="000000"/>
                  <w:sz w:val="20"/>
                  <w:szCs w:val="20"/>
                </w:rPr>
                <w:t xml:space="preserve">.000 </w:t>
              </w:r>
            </w:ins>
            <w:r w:rsidR="00855CF9">
              <w:rPr>
                <w:color w:val="000000"/>
                <w:sz w:val="20"/>
                <w:szCs w:val="20"/>
              </w:rPr>
              <w:t>BIF/ANS</w:t>
            </w:r>
          </w:p>
        </w:tc>
      </w:tr>
    </w:tbl>
    <w:p w14:paraId="72219C25" w14:textId="77777777" w:rsidR="007A00A4" w:rsidRDefault="007A00A4">
      <w:pPr>
        <w:spacing w:before="80" w:after="80"/>
        <w:jc w:val="both"/>
        <w:pPrChange w:id="2007" w:author="Ir Nicole" w:date="2026-06-19T12:38:00Z">
          <w:pPr>
            <w:spacing w:before="80" w:after="80"/>
          </w:pPr>
        </w:pPrChange>
      </w:pPr>
    </w:p>
    <w:p w14:paraId="0E70272A" w14:textId="77777777" w:rsidR="007A00A4" w:rsidRDefault="004362B5">
      <w:pPr>
        <w:pStyle w:val="Titre2"/>
        <w:jc w:val="both"/>
        <w:pPrChange w:id="2008" w:author="Ir Nicole" w:date="2026-06-19T12:38:00Z">
          <w:pPr>
            <w:pStyle w:val="Titre2"/>
          </w:pPr>
        </w:pPrChange>
      </w:pPr>
      <w:bookmarkStart w:id="2009" w:name="_Toc232765104"/>
      <w:r>
        <w:t>6.3. Retour sur Investissement (ROI)</w:t>
      </w:r>
      <w:bookmarkEnd w:id="2009"/>
    </w:p>
    <w:p w14:paraId="7F9B2323" w14:textId="7F3763C1" w:rsidR="007A00A4" w:rsidRDefault="004362B5">
      <w:pPr>
        <w:spacing w:before="80" w:after="120"/>
        <w:jc w:val="both"/>
        <w:pPrChange w:id="2010" w:author="Ir Nicole" w:date="2026-06-19T12:38:00Z">
          <w:pPr>
            <w:spacing w:before="80" w:after="120"/>
          </w:pPr>
        </w:pPrChange>
      </w:pPr>
      <w:commentRangeStart w:id="2011"/>
      <w:r>
        <w:rPr>
          <w:b/>
          <w:bCs/>
        </w:rPr>
        <w:t>Gains annuels estimes par agence :</w:t>
      </w:r>
    </w:p>
    <w:p w14:paraId="7D9FEE59" w14:textId="2C9AEB62" w:rsidR="007A00A4" w:rsidRDefault="004362B5">
      <w:pPr>
        <w:pStyle w:val="Paragraphedeliste"/>
        <w:numPr>
          <w:ilvl w:val="0"/>
          <w:numId w:val="2"/>
        </w:numPr>
        <w:spacing w:before="60" w:after="60"/>
        <w:jc w:val="both"/>
        <w:pPrChange w:id="2012" w:author="Ir Nicole" w:date="2026-06-19T12:38:00Z">
          <w:pPr>
            <w:pStyle w:val="Paragraphedeliste"/>
            <w:numPr>
              <w:numId w:val="2"/>
            </w:numPr>
            <w:spacing w:before="60" w:after="60"/>
            <w:ind w:left="720" w:hanging="360"/>
          </w:pPr>
        </w:pPrChange>
      </w:pPr>
      <w:r>
        <w:lastRenderedPageBreak/>
        <w:t xml:space="preserve">Elimination fraudes au pointage </w:t>
      </w:r>
      <w:del w:id="2013" w:author="Ir Nicole" w:date="2026-06-18T15:38:00Z">
        <w:r w:rsidDel="001405CA">
          <w:delText>(</w:delText>
        </w:r>
      </w:del>
      <w:ins w:id="2014" w:author="Ir Nicole" w:date="2026-06-18T15:38:00Z">
        <w:r w:rsidR="001405CA">
          <w:t>40</w:t>
        </w:r>
      </w:ins>
      <w:del w:id="2015" w:author="Ir Nicole" w:date="2026-06-18T15:38:00Z">
        <w:r w:rsidDel="001405CA">
          <w:delText>2</w:delText>
        </w:r>
      </w:del>
      <w:r>
        <w:t>%</w:t>
      </w:r>
      <w:ins w:id="2016" w:author="Ir Nicole" w:date="2026-06-18T15:33:00Z">
        <w:r w:rsidR="001405CA">
          <w:t xml:space="preserve"> </w:t>
        </w:r>
      </w:ins>
      <w:ins w:id="2017" w:author="Ir Nicole" w:date="2026-06-18T15:34:00Z">
        <w:r w:rsidR="001405CA">
          <w:t xml:space="preserve">de gain </w:t>
        </w:r>
      </w:ins>
      <w:ins w:id="2018" w:author="Ir Nicole" w:date="2026-06-18T15:37:00Z">
        <w:r w:rsidR="001405CA">
          <w:t>d’</w:t>
        </w:r>
      </w:ins>
      <w:ins w:id="2019" w:author="Ir Nicole" w:date="2026-06-19T12:44:00Z">
        <w:r w:rsidR="0077156E">
          <w:t>efficacité</w:t>
        </w:r>
      </w:ins>
      <w:ins w:id="2020" w:author="Ir Nicole" w:date="2026-06-18T15:37:00Z">
        <w:r w:rsidR="001405CA">
          <w:t xml:space="preserve"> </w:t>
        </w:r>
      </w:ins>
      <w:ins w:id="2021" w:author="Ir Nicole" w:date="2026-06-19T12:44:00Z">
        <w:r w:rsidR="0077156E">
          <w:t>opérationnelle</w:t>
        </w:r>
      </w:ins>
      <w:del w:id="2022" w:author="Ir Nicole" w:date="2026-06-18T15:33:00Z">
        <w:r w:rsidDel="001405CA">
          <w:delText xml:space="preserve"> masse s</w:delText>
        </w:r>
        <w:r w:rsidR="00855CF9" w:rsidDel="001405CA">
          <w:delText>alariale</w:delText>
        </w:r>
      </w:del>
      <w:del w:id="2023" w:author="Ir Nicole" w:date="2026-06-18T15:38:00Z">
        <w:r w:rsidR="00855CF9" w:rsidDel="001405CA">
          <w:delText>)</w:delText>
        </w:r>
      </w:del>
      <w:r w:rsidR="00855CF9">
        <w:t xml:space="preserve"> : </w:t>
      </w:r>
      <w:ins w:id="2024" w:author="Ir Nicole" w:date="2026-06-18T15:39:00Z">
        <w:r w:rsidR="001405CA">
          <w:t xml:space="preserve">10.000.000  </w:t>
        </w:r>
      </w:ins>
      <w:del w:id="2025" w:author="Ir Nicole" w:date="2026-06-18T15:38:00Z">
        <w:r w:rsidR="00855CF9" w:rsidDel="001405CA">
          <w:delText xml:space="preserve">estimation  </w:delText>
        </w:r>
      </w:del>
      <w:r w:rsidR="00855CF9">
        <w:t>BIF</w:t>
      </w:r>
      <w:r>
        <w:t>/an/agence</w:t>
      </w:r>
    </w:p>
    <w:p w14:paraId="7B87B740" w14:textId="73E78754" w:rsidR="007A00A4" w:rsidRDefault="00270079">
      <w:pPr>
        <w:pStyle w:val="Paragraphedeliste"/>
        <w:numPr>
          <w:ilvl w:val="0"/>
          <w:numId w:val="2"/>
        </w:numPr>
        <w:spacing w:before="60" w:after="60"/>
        <w:jc w:val="both"/>
        <w:pPrChange w:id="2026" w:author="Ir Nicole" w:date="2026-06-19T12:38:00Z">
          <w:pPr>
            <w:pStyle w:val="Paragraphedeliste"/>
            <w:numPr>
              <w:numId w:val="2"/>
            </w:numPr>
            <w:spacing w:before="60" w:after="60"/>
            <w:ind w:left="720" w:hanging="360"/>
          </w:pPr>
        </w:pPrChange>
      </w:pPr>
      <w:r>
        <w:t>Réduction</w:t>
      </w:r>
      <w:r w:rsidR="004362B5">
        <w:t xml:space="preserve"> temps administratif (15h</w:t>
      </w:r>
      <w:r w:rsidR="00855CF9">
        <w:t>/mois x 12 x</w:t>
      </w:r>
      <w:del w:id="2027" w:author="Ir Nicole" w:date="2026-06-18T15:41:00Z">
        <w:r w:rsidR="00855CF9" w:rsidDel="001405CA">
          <w:delText xml:space="preserve"> cout </w:delText>
        </w:r>
        <w:r w:rsidR="006707F3" w:rsidDel="001405CA">
          <w:delText>horaire</w:delText>
        </w:r>
      </w:del>
      <w:ins w:id="2028" w:author="Ir Nicole" w:date="2026-06-19T12:15:00Z">
        <w:r w:rsidR="003A66AB">
          <w:t>3</w:t>
        </w:r>
      </w:ins>
      <w:ins w:id="2029" w:author="Ir Nicole" w:date="2026-06-18T15:41:00Z">
        <w:r w:rsidR="001405CA">
          <w:t>0.000</w:t>
        </w:r>
      </w:ins>
      <w:r w:rsidR="006707F3">
        <w:t>)</w:t>
      </w:r>
      <w:r w:rsidR="00855CF9">
        <w:t xml:space="preserve"> : </w:t>
      </w:r>
      <w:ins w:id="2030" w:author="Ir Nicole" w:date="2026-06-19T12:15:00Z">
        <w:r w:rsidR="003A66AB">
          <w:t>5.4</w:t>
        </w:r>
      </w:ins>
      <w:ins w:id="2031" w:author="Ir Nicole" w:date="2026-06-18T15:42:00Z">
        <w:r w:rsidR="001405CA">
          <w:t>00.000</w:t>
        </w:r>
      </w:ins>
      <w:r w:rsidR="00855CF9">
        <w:t>BIF</w:t>
      </w:r>
      <w:r w:rsidR="004362B5">
        <w:t>/an/agence</w:t>
      </w:r>
    </w:p>
    <w:p w14:paraId="208E1A3F" w14:textId="50CA18CC" w:rsidR="007A00A4" w:rsidRDefault="00270079">
      <w:pPr>
        <w:pStyle w:val="Paragraphedeliste"/>
        <w:numPr>
          <w:ilvl w:val="0"/>
          <w:numId w:val="2"/>
        </w:numPr>
        <w:spacing w:before="60" w:after="60"/>
        <w:jc w:val="both"/>
        <w:pPrChange w:id="2032" w:author="Ir Nicole" w:date="2026-06-19T12:38:00Z">
          <w:pPr>
            <w:pStyle w:val="Paragraphedeliste"/>
            <w:numPr>
              <w:numId w:val="2"/>
            </w:numPr>
            <w:spacing w:before="60" w:after="60"/>
            <w:ind w:left="720" w:hanging="360"/>
          </w:pPr>
        </w:pPrChange>
      </w:pPr>
      <w:r>
        <w:t>Réduction</w:t>
      </w:r>
      <w:r w:rsidR="004362B5">
        <w:t xml:space="preserve"> er</w:t>
      </w:r>
      <w:r w:rsidR="00855CF9">
        <w:t>reurs de paie et litiges :</w:t>
      </w:r>
      <w:ins w:id="2033" w:author="Ir Nicole" w:date="2026-06-18T15:42:00Z">
        <w:r w:rsidR="003C0642">
          <w:t xml:space="preserve"> </w:t>
        </w:r>
      </w:ins>
      <w:ins w:id="2034" w:author="Ir Nicole" w:date="2026-06-19T12:16:00Z">
        <w:r w:rsidR="003A66AB">
          <w:t>9</w:t>
        </w:r>
      </w:ins>
      <w:ins w:id="2035" w:author="Ir Nicole" w:date="2026-06-18T15:43:00Z">
        <w:r w:rsidR="003C0642">
          <w:t>00.000</w:t>
        </w:r>
      </w:ins>
      <w:r w:rsidR="00855CF9">
        <w:t xml:space="preserve"> BIF</w:t>
      </w:r>
      <w:r w:rsidR="004362B5">
        <w:t>/an/agence</w:t>
      </w:r>
    </w:p>
    <w:p w14:paraId="0691B071" w14:textId="59937AA7" w:rsidR="007A00A4" w:rsidRPr="004362B5" w:rsidRDefault="004362B5">
      <w:pPr>
        <w:pStyle w:val="Paragraphedeliste"/>
        <w:numPr>
          <w:ilvl w:val="0"/>
          <w:numId w:val="2"/>
        </w:numPr>
        <w:spacing w:before="60" w:after="60"/>
        <w:jc w:val="both"/>
        <w:rPr>
          <w:lang w:val="en-US"/>
        </w:rPr>
        <w:pPrChange w:id="2036" w:author="Ir Nicole" w:date="2026-06-19T12:38:00Z">
          <w:pPr>
            <w:pStyle w:val="Paragraphedeliste"/>
            <w:numPr>
              <w:numId w:val="2"/>
            </w:numPr>
            <w:spacing w:before="60" w:after="60"/>
            <w:ind w:left="720" w:hanging="360"/>
          </w:pPr>
        </w:pPrChange>
      </w:pPr>
      <w:r w:rsidRPr="004362B5">
        <w:rPr>
          <w:lang w:val="en-US"/>
        </w:rPr>
        <w:t>TOTAL GAINS ESTIMES</w:t>
      </w:r>
      <w:r w:rsidR="00855CF9">
        <w:rPr>
          <w:lang w:val="en-US"/>
        </w:rPr>
        <w:t xml:space="preserve">: </w:t>
      </w:r>
      <w:ins w:id="2037" w:author="Ir Nicole" w:date="2026-06-18T15:44:00Z">
        <w:r w:rsidR="003A66AB">
          <w:rPr>
            <w:lang w:val="en-US"/>
          </w:rPr>
          <w:t>1</w:t>
        </w:r>
      </w:ins>
      <w:ins w:id="2038" w:author="Ir Nicole" w:date="2026-06-19T12:16:00Z">
        <w:r w:rsidR="003A66AB">
          <w:rPr>
            <w:lang w:val="en-US"/>
          </w:rPr>
          <w:t>6</w:t>
        </w:r>
      </w:ins>
      <w:ins w:id="2039" w:author="Ir Nicole" w:date="2026-06-18T15:44:00Z">
        <w:r w:rsidR="003A66AB">
          <w:rPr>
            <w:lang w:val="en-US"/>
          </w:rPr>
          <w:t>.</w:t>
        </w:r>
      </w:ins>
      <w:ins w:id="2040" w:author="Ir Nicole" w:date="2026-06-19T12:16:00Z">
        <w:r w:rsidR="003A66AB">
          <w:rPr>
            <w:lang w:val="en-US"/>
          </w:rPr>
          <w:t>3</w:t>
        </w:r>
      </w:ins>
      <w:ins w:id="2041" w:author="Ir Nicole" w:date="2026-06-18T15:44:00Z">
        <w:r w:rsidR="003C0642">
          <w:rPr>
            <w:lang w:val="en-US"/>
          </w:rPr>
          <w:t>00.000B</w:t>
        </w:r>
      </w:ins>
      <w:del w:id="2042" w:author="Ir Nicole" w:date="2026-06-18T15:44:00Z">
        <w:r w:rsidR="00855CF9" w:rsidDel="003C0642">
          <w:rPr>
            <w:lang w:val="en-US"/>
          </w:rPr>
          <w:delText>B</w:delText>
        </w:r>
      </w:del>
      <w:r w:rsidR="00855CF9">
        <w:rPr>
          <w:lang w:val="en-US"/>
        </w:rPr>
        <w:t>IF</w:t>
      </w:r>
      <w:r w:rsidR="008C227F">
        <w:rPr>
          <w:lang w:val="en-US"/>
        </w:rPr>
        <w:tab/>
      </w:r>
    </w:p>
    <w:p w14:paraId="274A680C" w14:textId="77777777" w:rsidR="003C0642" w:rsidRDefault="004362B5">
      <w:pPr>
        <w:spacing w:before="80" w:after="120"/>
        <w:jc w:val="both"/>
        <w:rPr>
          <w:ins w:id="2043" w:author="Ir Nicole" w:date="2026-06-18T15:47:00Z"/>
          <w:b/>
          <w:bCs/>
          <w:color w:val="1E7E34"/>
        </w:rPr>
        <w:pPrChange w:id="2044" w:author="Ir Nicole" w:date="2026-06-19T12:38:00Z">
          <w:pPr>
            <w:spacing w:before="80" w:after="120"/>
          </w:pPr>
        </w:pPrChange>
      </w:pPr>
      <w:r>
        <w:rPr>
          <w:b/>
          <w:bCs/>
          <w:color w:val="1E7E34"/>
        </w:rPr>
        <w:t xml:space="preserve">ROI = (Gains annuels - Couts annuels) / Investissement total </w:t>
      </w:r>
      <w:ins w:id="2045" w:author="Ir Nicole" w:date="2026-06-18T15:47:00Z">
        <w:r w:rsidR="003C0642">
          <w:rPr>
            <w:b/>
            <w:bCs/>
            <w:color w:val="1E7E34"/>
          </w:rPr>
          <w:t xml:space="preserve"> </w:t>
        </w:r>
      </w:ins>
    </w:p>
    <w:p w14:paraId="71001890" w14:textId="47F93CC5" w:rsidR="00A915BB" w:rsidRPr="00A915BB" w:rsidRDefault="003C0642">
      <w:pPr>
        <w:shd w:val="clear" w:color="auto" w:fill="000000" w:themeFill="text1"/>
        <w:spacing w:before="80" w:after="120"/>
        <w:jc w:val="both"/>
        <w:pPrChange w:id="2046" w:author="Ir Nicole" w:date="2026-06-19T12:38:00Z">
          <w:pPr>
            <w:spacing w:before="80" w:after="120"/>
          </w:pPr>
        </w:pPrChange>
      </w:pPr>
      <w:ins w:id="2047" w:author="Ir Nicole" w:date="2026-06-18T15:47:00Z">
        <w:r>
          <w:rPr>
            <w:b/>
            <w:bCs/>
            <w:color w:val="1E7E34"/>
          </w:rPr>
          <w:t xml:space="preserve">        </w:t>
        </w:r>
      </w:ins>
      <w:r w:rsidR="004362B5">
        <w:rPr>
          <w:b/>
          <w:bCs/>
          <w:color w:val="1E7E34"/>
        </w:rPr>
        <w:t xml:space="preserve">= </w:t>
      </w:r>
      <w:ins w:id="2048" w:author="Ir Nicole" w:date="2026-06-18T15:45:00Z">
        <w:r w:rsidR="003A66AB" w:rsidRPr="0077156E">
          <w:t>1</w:t>
        </w:r>
      </w:ins>
      <w:ins w:id="2049" w:author="Ir Nicole" w:date="2026-06-19T12:17:00Z">
        <w:r w:rsidR="003A66AB">
          <w:t>6</w:t>
        </w:r>
      </w:ins>
      <w:ins w:id="2050" w:author="Ir Nicole" w:date="2026-06-18T15:45:00Z">
        <w:r w:rsidR="003A66AB" w:rsidRPr="0077156E">
          <w:t>.</w:t>
        </w:r>
      </w:ins>
      <w:ins w:id="2051" w:author="Ir Nicole" w:date="2026-06-19T12:17:00Z">
        <w:r w:rsidR="003A66AB">
          <w:t>3</w:t>
        </w:r>
      </w:ins>
      <w:ins w:id="2052" w:author="Ir Nicole" w:date="2026-06-18T15:45:00Z">
        <w:r w:rsidRPr="003C0642">
          <w:rPr>
            <w:rPrChange w:id="2053" w:author="Ir Nicole" w:date="2026-06-18T15:45:00Z">
              <w:rPr>
                <w:lang w:val="en-US"/>
              </w:rPr>
            </w:rPrChange>
          </w:rPr>
          <w:t>00.000BIF</w:t>
        </w:r>
        <w:r>
          <w:t>-4</w:t>
        </w:r>
      </w:ins>
      <w:ins w:id="2054" w:author="Ir Nicole" w:date="2026-06-18T16:03:00Z">
        <w:r w:rsidR="00215744">
          <w:t>.</w:t>
        </w:r>
      </w:ins>
      <w:ins w:id="2055" w:author="Ir Nicole" w:date="2026-06-19T12:17:00Z">
        <w:r w:rsidR="003A66AB">
          <w:t>000.000</w:t>
        </w:r>
      </w:ins>
      <w:ins w:id="2056" w:author="Ir Nicole" w:date="2026-06-18T15:46:00Z">
        <w:r>
          <w:t>/</w:t>
        </w:r>
      </w:ins>
      <w:ins w:id="2057" w:author="Ir Nicole" w:date="2026-06-19T12:17:00Z">
        <w:r w:rsidR="003A66AB">
          <w:t>19.407</w:t>
        </w:r>
      </w:ins>
      <w:ins w:id="2058" w:author="Ir Nicole" w:date="2026-06-19T12:18:00Z">
        <w:r w:rsidR="003A66AB">
          <w:t>.426</w:t>
        </w:r>
      </w:ins>
      <w:ins w:id="2059" w:author="Ir Nicole" w:date="2026-06-18T15:50:00Z">
        <w:r>
          <w:t>=</w:t>
        </w:r>
      </w:ins>
      <w:ins w:id="2060" w:author="Ir Nicole" w:date="2026-06-19T12:19:00Z">
        <w:r w:rsidR="003A66AB">
          <w:t>0,63</w:t>
        </w:r>
      </w:ins>
      <w:ins w:id="2061" w:author="Ir Nicole" w:date="2026-06-18T16:06:00Z">
        <w:r w:rsidR="00215744">
          <w:t xml:space="preserve"> </w:t>
        </w:r>
      </w:ins>
      <w:ins w:id="2062" w:author="Ir Nicole" w:date="2026-06-18T16:07:00Z">
        <w:r w:rsidR="00215744">
          <w:t>BIF</w:t>
        </w:r>
      </w:ins>
      <w:ins w:id="2063" w:author="Ir Nicole" w:date="2026-06-19T12:19:00Z">
        <w:r w:rsidR="003A66AB">
          <w:t xml:space="preserve"> soit 6,3% </w:t>
        </w:r>
      </w:ins>
    </w:p>
    <w:p w14:paraId="624136D8" w14:textId="314FD530" w:rsidR="007A00A4" w:rsidRDefault="00A915BB">
      <w:pPr>
        <w:jc w:val="both"/>
        <w:pPrChange w:id="2064" w:author="Ir Nicole" w:date="2026-06-19T12:38:00Z">
          <w:pPr/>
        </w:pPrChange>
      </w:pPr>
      <w:ins w:id="2065" w:author="Ir Nicole" w:date="2026-06-18T15:54:00Z">
        <w:r>
          <w:t xml:space="preserve">Cela veut dire que chaque </w:t>
        </w:r>
      </w:ins>
      <w:ins w:id="2066" w:author="Ir Nicole" w:date="2026-06-19T12:20:00Z">
        <w:r w:rsidR="003A66AB">
          <w:t xml:space="preserve"> 1 </w:t>
        </w:r>
      </w:ins>
      <w:ins w:id="2067" w:author="Ir Nicole" w:date="2026-06-18T15:55:00Z">
        <w:r>
          <w:t xml:space="preserve">BIF investi rapporte </w:t>
        </w:r>
      </w:ins>
      <w:ins w:id="2068" w:author="Ir Nicole" w:date="2026-06-19T12:19:00Z">
        <w:r w:rsidR="003A66AB">
          <w:t>6,</w:t>
        </w:r>
      </w:ins>
      <w:ins w:id="2069" w:author="Ir Nicole" w:date="2026-06-19T12:20:00Z">
        <w:r w:rsidR="003A66AB">
          <w:t>3</w:t>
        </w:r>
      </w:ins>
      <w:ins w:id="2070" w:author="Ir Nicole" w:date="2026-06-18T16:07:00Z">
        <w:r w:rsidR="00215744">
          <w:t xml:space="preserve"> BIF</w:t>
        </w:r>
      </w:ins>
      <w:r w:rsidR="004362B5">
        <w:br w:type="page"/>
      </w:r>
      <w:commentRangeEnd w:id="2011"/>
      <w:r w:rsidR="00737144">
        <w:rPr>
          <w:rStyle w:val="Marquedecommentaire"/>
        </w:rPr>
        <w:commentReference w:id="2011"/>
      </w:r>
    </w:p>
    <w:p w14:paraId="7AE1D9FA" w14:textId="5FBF4249" w:rsidR="007A00A4" w:rsidDel="00215744" w:rsidRDefault="004362B5">
      <w:pPr>
        <w:pStyle w:val="Titre1"/>
        <w:pBdr>
          <w:bottom w:val="single" w:sz="8" w:space="4" w:color="2E6DB4"/>
        </w:pBdr>
        <w:tabs>
          <w:tab w:val="right" w:pos="9314"/>
        </w:tabs>
        <w:jc w:val="both"/>
        <w:rPr>
          <w:del w:id="2071" w:author="Ir Nicole" w:date="2026-06-18T16:10:00Z"/>
        </w:rPr>
        <w:pPrChange w:id="2072" w:author="Ir Nicole" w:date="2026-06-19T12:38:00Z">
          <w:pPr>
            <w:pStyle w:val="Titre1"/>
            <w:pBdr>
              <w:bottom w:val="single" w:sz="8" w:space="4" w:color="2E6DB4"/>
            </w:pBdr>
          </w:pPr>
        </w:pPrChange>
      </w:pPr>
      <w:del w:id="2073" w:author="Ir Nicole" w:date="2026-06-18T16:10:00Z">
        <w:r w:rsidDel="00215744">
          <w:lastRenderedPageBreak/>
          <w:delText>7. FAISABILITE JURIDIQUE ET CONFORMITE</w:delText>
        </w:r>
      </w:del>
      <w:ins w:id="2074" w:author="Ir Nicole" w:date="2026-06-19T10:57:00Z">
        <w:r w:rsidR="00724039">
          <w:tab/>
        </w:r>
      </w:ins>
    </w:p>
    <w:p w14:paraId="45744009" w14:textId="5DBEBA91" w:rsidR="007A00A4" w:rsidDel="00215744" w:rsidRDefault="004362B5">
      <w:pPr>
        <w:pStyle w:val="Titre2"/>
        <w:jc w:val="both"/>
        <w:rPr>
          <w:del w:id="2075" w:author="Ir Nicole" w:date="2026-06-18T16:10:00Z"/>
        </w:rPr>
        <w:pPrChange w:id="2076" w:author="Ir Nicole" w:date="2026-06-19T12:38:00Z">
          <w:pPr>
            <w:pStyle w:val="Titre2"/>
          </w:pPr>
        </w:pPrChange>
      </w:pPr>
      <w:del w:id="2077" w:author="Ir Nicole" w:date="2026-06-18T16:10:00Z">
        <w:r w:rsidDel="00215744">
          <w:delText xml:space="preserve">7.1. Cadre </w:delText>
        </w:r>
        <w:r w:rsidR="005F690F" w:rsidDel="00215744">
          <w:delText>Règlementaire</w:delText>
        </w:r>
        <w:r w:rsidDel="00215744">
          <w:delText xml:space="preserve"> Applicable</w:delText>
        </w:r>
      </w:del>
    </w:p>
    <w:p w14:paraId="17C9689F" w14:textId="1436A90B" w:rsidR="007A00A4" w:rsidDel="00215744" w:rsidRDefault="004362B5" w:rsidP="0077156E">
      <w:pPr>
        <w:spacing w:before="80" w:after="120"/>
        <w:jc w:val="both"/>
        <w:rPr>
          <w:del w:id="2078" w:author="Ir Nicole" w:date="2026-06-18T16:10:00Z"/>
        </w:rPr>
      </w:pPr>
      <w:commentRangeStart w:id="2079"/>
      <w:del w:id="2080" w:author="Ir Nicole" w:date="2026-06-18T16:10:00Z">
        <w:r w:rsidDel="00215744">
          <w:delText xml:space="preserve">Les donnees biometriques constituent des donnees a </w:delText>
        </w:r>
        <w:r w:rsidR="005F690F" w:rsidDel="00215744">
          <w:delText>caractère</w:delText>
        </w:r>
        <w:r w:rsidDel="00215744">
          <w:delText xml:space="preserve"> personnel sensibles au sens de l'article 9 du </w:delText>
        </w:r>
        <w:r w:rsidR="005F690F" w:rsidDel="00215744">
          <w:delText>Règlement</w:delText>
        </w:r>
        <w:r w:rsidDel="00215744">
          <w:delText xml:space="preserve"> General sur la Protection des Donnees (RGPD / GDPR). Leur traitement est soumis </w:delText>
        </w:r>
        <w:r w:rsidR="005F690F" w:rsidDel="00215744">
          <w:delText>à</w:delText>
        </w:r>
        <w:r w:rsidDel="00215744">
          <w:delText xml:space="preserve"> des exigences strictes et </w:delText>
        </w:r>
        <w:r w:rsidR="005F690F" w:rsidDel="00215744">
          <w:delText>nécessite</w:delText>
        </w:r>
        <w:r w:rsidDel="00215744">
          <w:delText xml:space="preserve"> une analyse d'impact obligatoire (AIPD / DPIA).</w:delText>
        </w:r>
        <w:commentRangeEnd w:id="2079"/>
        <w:r w:rsidR="00737144" w:rsidDel="00215744">
          <w:rPr>
            <w:rStyle w:val="Marquedecommentaire"/>
          </w:rPr>
          <w:commentReference w:id="2079"/>
        </w:r>
      </w:del>
    </w:p>
    <w:p w14:paraId="24BF5CF4" w14:textId="794CC180" w:rsidR="007A00A4" w:rsidDel="00215744" w:rsidRDefault="004362B5">
      <w:pPr>
        <w:pStyle w:val="Titre2"/>
        <w:jc w:val="both"/>
        <w:rPr>
          <w:del w:id="2081" w:author="Ir Nicole" w:date="2026-06-18T16:10:00Z"/>
        </w:rPr>
        <w:pPrChange w:id="2082" w:author="Ir Nicole" w:date="2026-06-19T12:38:00Z">
          <w:pPr>
            <w:pStyle w:val="Titre2"/>
          </w:pPr>
        </w:pPrChange>
      </w:pPr>
      <w:del w:id="2083" w:author="Ir Nicole" w:date="2026-06-18T16:10:00Z">
        <w:r w:rsidDel="00215744">
          <w:delText xml:space="preserve">7.2. Exigences de </w:delText>
        </w:r>
        <w:r w:rsidR="005F690F" w:rsidDel="00215744">
          <w:delText>Conformité</w:delText>
        </w:r>
      </w:del>
    </w:p>
    <w:p w14:paraId="5C5DB12A" w14:textId="1E625889" w:rsidR="007A00A4" w:rsidDel="00215744" w:rsidRDefault="005F690F">
      <w:pPr>
        <w:pStyle w:val="Paragraphedeliste"/>
        <w:numPr>
          <w:ilvl w:val="0"/>
          <w:numId w:val="3"/>
        </w:numPr>
        <w:spacing w:before="60" w:after="60"/>
        <w:jc w:val="both"/>
        <w:rPr>
          <w:del w:id="2084" w:author="Ir Nicole" w:date="2026-06-18T16:10:00Z"/>
        </w:rPr>
        <w:pPrChange w:id="2085" w:author="Ir Nicole" w:date="2026-06-19T12:38:00Z">
          <w:pPr>
            <w:pStyle w:val="Paragraphedeliste"/>
            <w:numPr>
              <w:numId w:val="3"/>
            </w:numPr>
            <w:spacing w:before="60" w:after="60"/>
            <w:ind w:left="720" w:hanging="360"/>
          </w:pPr>
        </w:pPrChange>
      </w:pPr>
      <w:commentRangeStart w:id="2086"/>
      <w:del w:id="2087" w:author="Ir Nicole" w:date="2026-06-18T16:10:00Z">
        <w:r w:rsidDel="00215744">
          <w:delText>Réalisation</w:delText>
        </w:r>
        <w:r w:rsidR="004362B5" w:rsidDel="00215744">
          <w:delText xml:space="preserve"> d'une Analyse d'Impact relative </w:delText>
        </w:r>
        <w:r w:rsidDel="00215744">
          <w:delText>à</w:delText>
        </w:r>
        <w:r w:rsidR="004362B5" w:rsidDel="00215744">
          <w:delText xml:space="preserve"> la Protection des Donnees (AIPD) avant </w:delText>
        </w:r>
        <w:r w:rsidDel="00215744">
          <w:delText>déploiement</w:delText>
        </w:r>
      </w:del>
    </w:p>
    <w:p w14:paraId="11627EC3" w14:textId="12CE220B" w:rsidR="007A00A4" w:rsidDel="00215744" w:rsidRDefault="004362B5">
      <w:pPr>
        <w:pStyle w:val="Paragraphedeliste"/>
        <w:numPr>
          <w:ilvl w:val="0"/>
          <w:numId w:val="3"/>
        </w:numPr>
        <w:spacing w:before="60" w:after="60"/>
        <w:jc w:val="both"/>
        <w:rPr>
          <w:del w:id="2088" w:author="Ir Nicole" w:date="2026-06-18T16:10:00Z"/>
        </w:rPr>
        <w:pPrChange w:id="2089" w:author="Ir Nicole" w:date="2026-06-19T12:38:00Z">
          <w:pPr>
            <w:pStyle w:val="Paragraphedeliste"/>
            <w:numPr>
              <w:numId w:val="3"/>
            </w:numPr>
            <w:spacing w:before="60" w:after="60"/>
            <w:ind w:left="720" w:hanging="360"/>
          </w:pPr>
        </w:pPrChange>
      </w:pPr>
      <w:del w:id="2090" w:author="Ir Nicole" w:date="2026-06-18T16:10:00Z">
        <w:r w:rsidDel="00215744">
          <w:delText xml:space="preserve">Obtention du consentement </w:delText>
        </w:r>
        <w:r w:rsidR="005F690F" w:rsidDel="00215744">
          <w:delText>éclaire</w:delText>
        </w:r>
        <w:r w:rsidDel="00215744">
          <w:delText xml:space="preserve"> et explicite de chaque </w:delText>
        </w:r>
        <w:r w:rsidR="005F690F" w:rsidDel="00215744">
          <w:delText>employé</w:delText>
        </w:r>
        <w:r w:rsidDel="00215744">
          <w:delText xml:space="preserve"> (ou base </w:delText>
        </w:r>
        <w:r w:rsidR="005F690F" w:rsidDel="00215744">
          <w:delText>légale</w:delText>
        </w:r>
        <w:r w:rsidDel="00215744">
          <w:delText xml:space="preserve"> contractuelle </w:delText>
        </w:r>
        <w:r w:rsidR="005F690F" w:rsidDel="00215744">
          <w:delText>documentée</w:delText>
        </w:r>
        <w:r w:rsidDel="00215744">
          <w:delText>)</w:delText>
        </w:r>
      </w:del>
    </w:p>
    <w:p w14:paraId="0AA5C4E7" w14:textId="4783A963" w:rsidR="007A00A4" w:rsidDel="00215744" w:rsidRDefault="004362B5">
      <w:pPr>
        <w:pStyle w:val="Paragraphedeliste"/>
        <w:numPr>
          <w:ilvl w:val="0"/>
          <w:numId w:val="3"/>
        </w:numPr>
        <w:spacing w:before="60" w:after="60"/>
        <w:jc w:val="both"/>
        <w:rPr>
          <w:del w:id="2091" w:author="Ir Nicole" w:date="2026-06-18T16:10:00Z"/>
        </w:rPr>
        <w:pPrChange w:id="2092" w:author="Ir Nicole" w:date="2026-06-19T12:38:00Z">
          <w:pPr>
            <w:pStyle w:val="Paragraphedeliste"/>
            <w:numPr>
              <w:numId w:val="3"/>
            </w:numPr>
            <w:spacing w:before="60" w:after="60"/>
            <w:ind w:left="720" w:hanging="360"/>
          </w:pPr>
        </w:pPrChange>
      </w:pPr>
      <w:del w:id="2093" w:author="Ir Nicole" w:date="2026-06-18T16:10:00Z">
        <w:r w:rsidDel="00215744">
          <w:delText xml:space="preserve">Nomination d'un </w:delText>
        </w:r>
        <w:r w:rsidR="005F690F" w:rsidDel="00215744">
          <w:delText>Délègue</w:delText>
        </w:r>
        <w:r w:rsidDel="00215744">
          <w:delText xml:space="preserve"> a la Protection des Donnees (DPO) ou consultation obligatoire</w:delText>
        </w:r>
      </w:del>
    </w:p>
    <w:p w14:paraId="147F7F07" w14:textId="2529CA0F" w:rsidR="007A00A4" w:rsidDel="00215744" w:rsidRDefault="004362B5">
      <w:pPr>
        <w:pStyle w:val="Paragraphedeliste"/>
        <w:numPr>
          <w:ilvl w:val="0"/>
          <w:numId w:val="3"/>
        </w:numPr>
        <w:spacing w:before="60" w:after="60"/>
        <w:jc w:val="both"/>
        <w:rPr>
          <w:del w:id="2094" w:author="Ir Nicole" w:date="2026-06-18T16:10:00Z"/>
        </w:rPr>
        <w:pPrChange w:id="2095" w:author="Ir Nicole" w:date="2026-06-19T12:38:00Z">
          <w:pPr>
            <w:pStyle w:val="Paragraphedeliste"/>
            <w:numPr>
              <w:numId w:val="3"/>
            </w:numPr>
            <w:spacing w:before="60" w:after="60"/>
            <w:ind w:left="720" w:hanging="360"/>
          </w:pPr>
        </w:pPrChange>
      </w:pPr>
      <w:del w:id="2096" w:author="Ir Nicole" w:date="2026-06-18T16:10:00Z">
        <w:r w:rsidDel="00215744">
          <w:delText>Chiffrement obligatoire des gabarits biometriques en base de donnees (AES-256)</w:delText>
        </w:r>
      </w:del>
    </w:p>
    <w:p w14:paraId="7A38F05A" w14:textId="64A67610" w:rsidR="007A00A4" w:rsidDel="00215744" w:rsidRDefault="004362B5">
      <w:pPr>
        <w:pStyle w:val="Paragraphedeliste"/>
        <w:numPr>
          <w:ilvl w:val="0"/>
          <w:numId w:val="3"/>
        </w:numPr>
        <w:spacing w:before="60" w:after="60"/>
        <w:jc w:val="both"/>
        <w:rPr>
          <w:del w:id="2097" w:author="Ir Nicole" w:date="2026-06-18T16:10:00Z"/>
        </w:rPr>
        <w:pPrChange w:id="2098" w:author="Ir Nicole" w:date="2026-06-19T12:38:00Z">
          <w:pPr>
            <w:pStyle w:val="Paragraphedeliste"/>
            <w:numPr>
              <w:numId w:val="3"/>
            </w:numPr>
            <w:spacing w:before="60" w:after="60"/>
            <w:ind w:left="720" w:hanging="360"/>
          </w:pPr>
        </w:pPrChange>
      </w:pPr>
      <w:del w:id="2099" w:author="Ir Nicole" w:date="2026-06-18T16:10:00Z">
        <w:r w:rsidDel="00215744">
          <w:delText>Droit d'</w:delText>
        </w:r>
        <w:r w:rsidR="005F690F" w:rsidDel="00215744">
          <w:delText>accès</w:delText>
        </w:r>
        <w:r w:rsidDel="00215744">
          <w:delText>, de rectification et d'effacement des donnees biometriques sur demande</w:delText>
        </w:r>
      </w:del>
    </w:p>
    <w:p w14:paraId="7569B177" w14:textId="0B5F0046" w:rsidR="007A00A4" w:rsidDel="00215744" w:rsidRDefault="004362B5">
      <w:pPr>
        <w:pStyle w:val="Paragraphedeliste"/>
        <w:numPr>
          <w:ilvl w:val="0"/>
          <w:numId w:val="3"/>
        </w:numPr>
        <w:spacing w:before="60" w:after="60"/>
        <w:jc w:val="both"/>
        <w:rPr>
          <w:del w:id="2100" w:author="Ir Nicole" w:date="2026-06-18T16:10:00Z"/>
        </w:rPr>
        <w:pPrChange w:id="2101" w:author="Ir Nicole" w:date="2026-06-19T12:38:00Z">
          <w:pPr>
            <w:pStyle w:val="Paragraphedeliste"/>
            <w:numPr>
              <w:numId w:val="3"/>
            </w:numPr>
            <w:spacing w:before="60" w:after="60"/>
            <w:ind w:left="720" w:hanging="360"/>
          </w:pPr>
        </w:pPrChange>
      </w:pPr>
      <w:del w:id="2102" w:author="Ir Nicole" w:date="2026-06-18T16:10:00Z">
        <w:r w:rsidDel="00215744">
          <w:delText xml:space="preserve">Politique de conservation </w:delText>
        </w:r>
        <w:r w:rsidR="005F690F" w:rsidDel="00215744">
          <w:delText>limitée</w:delText>
        </w:r>
        <w:r w:rsidDel="00215744">
          <w:delText xml:space="preserve"> des donnees (purge automatique </w:delText>
        </w:r>
        <w:r w:rsidR="005F690F" w:rsidDel="00215744">
          <w:delText>à</w:delText>
        </w:r>
        <w:r w:rsidDel="00215744">
          <w:delText xml:space="preserve"> la fin du contrat)</w:delText>
        </w:r>
      </w:del>
    </w:p>
    <w:p w14:paraId="72CA1D56" w14:textId="1675FA5D" w:rsidR="007A00A4" w:rsidDel="00215744" w:rsidRDefault="004362B5">
      <w:pPr>
        <w:pStyle w:val="Paragraphedeliste"/>
        <w:numPr>
          <w:ilvl w:val="0"/>
          <w:numId w:val="3"/>
        </w:numPr>
        <w:spacing w:before="60" w:after="60"/>
        <w:jc w:val="both"/>
        <w:rPr>
          <w:del w:id="2103" w:author="Ir Nicole" w:date="2026-06-18T16:10:00Z"/>
        </w:rPr>
        <w:pPrChange w:id="2104" w:author="Ir Nicole" w:date="2026-06-19T12:38:00Z">
          <w:pPr>
            <w:pStyle w:val="Paragraphedeliste"/>
            <w:numPr>
              <w:numId w:val="3"/>
            </w:numPr>
            <w:spacing w:before="60" w:after="60"/>
            <w:ind w:left="720" w:hanging="360"/>
          </w:pPr>
        </w:pPrChange>
      </w:pPr>
      <w:del w:id="2105" w:author="Ir Nicole" w:date="2026-06-18T16:10:00Z">
        <w:r w:rsidDel="00215744">
          <w:delText xml:space="preserve">Registre des traitements mis </w:delText>
        </w:r>
        <w:r w:rsidR="005F690F" w:rsidDel="00215744">
          <w:delText>à</w:delText>
        </w:r>
        <w:r w:rsidDel="00215744">
          <w:delText xml:space="preserve"> jour avec ce nouveau traitement</w:delText>
        </w:r>
      </w:del>
    </w:p>
    <w:p w14:paraId="4ED456DD" w14:textId="5E718D3F" w:rsidR="007A00A4" w:rsidDel="00215744" w:rsidRDefault="004362B5">
      <w:pPr>
        <w:pStyle w:val="Paragraphedeliste"/>
        <w:numPr>
          <w:ilvl w:val="0"/>
          <w:numId w:val="3"/>
        </w:numPr>
        <w:spacing w:before="60" w:after="60"/>
        <w:jc w:val="both"/>
        <w:rPr>
          <w:del w:id="2106" w:author="Ir Nicole" w:date="2026-06-18T16:10:00Z"/>
        </w:rPr>
        <w:pPrChange w:id="2107" w:author="Ir Nicole" w:date="2026-06-19T12:38:00Z">
          <w:pPr>
            <w:pStyle w:val="Paragraphedeliste"/>
            <w:numPr>
              <w:numId w:val="3"/>
            </w:numPr>
            <w:spacing w:before="60" w:after="60"/>
            <w:ind w:left="720" w:hanging="360"/>
          </w:pPr>
        </w:pPrChange>
      </w:pPr>
      <w:del w:id="2108" w:author="Ir Nicole" w:date="2026-06-18T16:10:00Z">
        <w:r w:rsidDel="00215744">
          <w:delText>Notification a l'</w:delText>
        </w:r>
        <w:r w:rsidR="005F690F" w:rsidDel="00215744">
          <w:delText>autorité</w:delText>
        </w:r>
        <w:r w:rsidDel="00215744">
          <w:delText xml:space="preserve"> de </w:delText>
        </w:r>
        <w:r w:rsidR="005F690F" w:rsidDel="00215744">
          <w:delText>contrôle</w:delText>
        </w:r>
        <w:r w:rsidDel="00215744">
          <w:delText xml:space="preserve"> </w:delText>
        </w:r>
        <w:r w:rsidR="005F690F" w:rsidDel="00215744">
          <w:delText>compétente</w:delText>
        </w:r>
        <w:r w:rsidDel="00215744">
          <w:delText xml:space="preserve"> si traitement a grande </w:delText>
        </w:r>
        <w:r w:rsidR="005F690F" w:rsidDel="00215744">
          <w:delText>échelle</w:delText>
        </w:r>
        <w:commentRangeEnd w:id="2086"/>
        <w:r w:rsidR="00737144" w:rsidDel="00215744">
          <w:rPr>
            <w:rStyle w:val="Marquedecommentaire"/>
          </w:rPr>
          <w:commentReference w:id="2086"/>
        </w:r>
      </w:del>
    </w:p>
    <w:p w14:paraId="43154868" w14:textId="70F14311" w:rsidR="007A00A4" w:rsidDel="00215744" w:rsidRDefault="004362B5">
      <w:pPr>
        <w:pStyle w:val="Titre2"/>
        <w:jc w:val="both"/>
        <w:rPr>
          <w:del w:id="2109" w:author="Ir Nicole" w:date="2026-06-18T16:10:00Z"/>
        </w:rPr>
        <w:pPrChange w:id="2110" w:author="Ir Nicole" w:date="2026-06-19T12:38:00Z">
          <w:pPr>
            <w:pStyle w:val="Titre2"/>
          </w:pPr>
        </w:pPrChange>
      </w:pPr>
      <w:del w:id="2111" w:author="Ir Nicole" w:date="2026-06-18T16:10:00Z">
        <w:r w:rsidDel="00215744">
          <w:delText>7.3. Mesures Techniques de Protection</w:delText>
        </w:r>
      </w:del>
    </w:p>
    <w:p w14:paraId="22879BBE" w14:textId="3DEE093B" w:rsidR="007A00A4" w:rsidDel="00215744" w:rsidRDefault="004362B5">
      <w:pPr>
        <w:pStyle w:val="Paragraphedeliste"/>
        <w:numPr>
          <w:ilvl w:val="0"/>
          <w:numId w:val="2"/>
        </w:numPr>
        <w:spacing w:before="60" w:after="60"/>
        <w:jc w:val="both"/>
        <w:rPr>
          <w:del w:id="2112" w:author="Ir Nicole" w:date="2026-06-18T16:10:00Z"/>
        </w:rPr>
        <w:pPrChange w:id="2113" w:author="Ir Nicole" w:date="2026-06-19T12:38:00Z">
          <w:pPr>
            <w:pStyle w:val="Paragraphedeliste"/>
            <w:numPr>
              <w:numId w:val="2"/>
            </w:numPr>
            <w:spacing w:before="60" w:after="60"/>
            <w:ind w:left="720" w:hanging="360"/>
          </w:pPr>
        </w:pPrChange>
      </w:pPr>
      <w:commentRangeStart w:id="2114"/>
      <w:del w:id="2115" w:author="Ir Nicole" w:date="2026-06-18T16:10:00Z">
        <w:r w:rsidDel="00215744">
          <w:delText xml:space="preserve">Stockage uniquement des gabarits </w:delText>
        </w:r>
        <w:r w:rsidR="005F690F" w:rsidDel="00215744">
          <w:delText>mathématiques</w:delText>
        </w:r>
        <w:r w:rsidDel="00215744">
          <w:delText xml:space="preserve"> (templates), jamais des images brutes</w:delText>
        </w:r>
      </w:del>
    </w:p>
    <w:p w14:paraId="476E9952" w14:textId="1F399274" w:rsidR="007A00A4" w:rsidDel="00215744" w:rsidRDefault="004362B5">
      <w:pPr>
        <w:pStyle w:val="Paragraphedeliste"/>
        <w:numPr>
          <w:ilvl w:val="0"/>
          <w:numId w:val="2"/>
        </w:numPr>
        <w:spacing w:before="60" w:after="60"/>
        <w:jc w:val="both"/>
        <w:rPr>
          <w:del w:id="2116" w:author="Ir Nicole" w:date="2026-06-18T16:10:00Z"/>
        </w:rPr>
        <w:pPrChange w:id="2117" w:author="Ir Nicole" w:date="2026-06-19T12:38:00Z">
          <w:pPr>
            <w:pStyle w:val="Paragraphedeliste"/>
            <w:numPr>
              <w:numId w:val="2"/>
            </w:numPr>
            <w:spacing w:before="60" w:after="60"/>
            <w:ind w:left="720" w:hanging="360"/>
          </w:pPr>
        </w:pPrChange>
      </w:pPr>
      <w:del w:id="2118" w:author="Ir Nicole" w:date="2026-06-18T16:10:00Z">
        <w:r w:rsidDel="00215744">
          <w:delText xml:space="preserve">Chiffrement AES-256 des templates en base + TLS 1.3 pour les communications </w:delText>
        </w:r>
        <w:r w:rsidR="005F690F" w:rsidDel="00215744">
          <w:delText>réseau</w:delText>
        </w:r>
      </w:del>
    </w:p>
    <w:p w14:paraId="78FCBBB2" w14:textId="15ED02F1" w:rsidR="007A00A4" w:rsidDel="00215744" w:rsidRDefault="004362B5">
      <w:pPr>
        <w:pStyle w:val="Paragraphedeliste"/>
        <w:numPr>
          <w:ilvl w:val="0"/>
          <w:numId w:val="2"/>
        </w:numPr>
        <w:spacing w:before="60" w:after="60"/>
        <w:jc w:val="both"/>
        <w:rPr>
          <w:del w:id="2119" w:author="Ir Nicole" w:date="2026-06-18T16:10:00Z"/>
        </w:rPr>
        <w:pPrChange w:id="2120" w:author="Ir Nicole" w:date="2026-06-19T12:38:00Z">
          <w:pPr>
            <w:pStyle w:val="Paragraphedeliste"/>
            <w:numPr>
              <w:numId w:val="2"/>
            </w:numPr>
            <w:spacing w:before="60" w:after="60"/>
            <w:ind w:left="720" w:hanging="360"/>
          </w:pPr>
        </w:pPrChange>
      </w:pPr>
      <w:del w:id="2121" w:author="Ir Nicole" w:date="2026-06-18T16:10:00Z">
        <w:r w:rsidDel="00215744">
          <w:delText xml:space="preserve">Cloisonnement des donnees biometriques dans une base </w:delText>
        </w:r>
        <w:r w:rsidR="005F690F" w:rsidDel="00215744">
          <w:delText>chiffrée</w:delText>
        </w:r>
        <w:r w:rsidDel="00215744">
          <w:delText xml:space="preserve"> </w:delText>
        </w:r>
        <w:r w:rsidR="005F690F" w:rsidDel="00215744">
          <w:delText>séparée</w:delText>
        </w:r>
      </w:del>
    </w:p>
    <w:p w14:paraId="12B9A4DC" w14:textId="2B08FBF6" w:rsidR="007A00A4" w:rsidDel="00215744" w:rsidRDefault="004362B5">
      <w:pPr>
        <w:pStyle w:val="Paragraphedeliste"/>
        <w:numPr>
          <w:ilvl w:val="0"/>
          <w:numId w:val="2"/>
        </w:numPr>
        <w:spacing w:before="60" w:after="60"/>
        <w:jc w:val="both"/>
        <w:rPr>
          <w:del w:id="2122" w:author="Ir Nicole" w:date="2026-06-18T16:10:00Z"/>
        </w:rPr>
        <w:pPrChange w:id="2123" w:author="Ir Nicole" w:date="2026-06-19T12:38:00Z">
          <w:pPr>
            <w:pStyle w:val="Paragraphedeliste"/>
            <w:numPr>
              <w:numId w:val="2"/>
            </w:numPr>
            <w:spacing w:before="60" w:after="60"/>
            <w:ind w:left="720" w:hanging="360"/>
          </w:pPr>
        </w:pPrChange>
      </w:pPr>
      <w:del w:id="2124" w:author="Ir Nicole" w:date="2026-06-18T16:10:00Z">
        <w:r w:rsidDel="00215744">
          <w:delText xml:space="preserve">Journalisation </w:delText>
        </w:r>
        <w:r w:rsidR="005F690F" w:rsidDel="00215744">
          <w:delText>intégrale</w:delText>
        </w:r>
        <w:r w:rsidDel="00215744">
          <w:delText xml:space="preserve"> des </w:delText>
        </w:r>
        <w:r w:rsidR="005F690F" w:rsidDel="00215744">
          <w:delText>accès</w:delText>
        </w:r>
        <w:r w:rsidDel="00215744">
          <w:delText xml:space="preserve"> aux donnees biometriques (piste d'audit)</w:delText>
        </w:r>
      </w:del>
    </w:p>
    <w:p w14:paraId="76F655E0" w14:textId="3C3DD19A" w:rsidR="007A00A4" w:rsidDel="00215744" w:rsidRDefault="004362B5">
      <w:pPr>
        <w:pStyle w:val="Paragraphedeliste"/>
        <w:numPr>
          <w:ilvl w:val="0"/>
          <w:numId w:val="2"/>
        </w:numPr>
        <w:spacing w:before="60" w:after="60"/>
        <w:jc w:val="both"/>
        <w:rPr>
          <w:del w:id="2125" w:author="Ir Nicole" w:date="2026-06-18T16:10:00Z"/>
        </w:rPr>
        <w:pPrChange w:id="2126" w:author="Ir Nicole" w:date="2026-06-19T12:38:00Z">
          <w:pPr>
            <w:pStyle w:val="Paragraphedeliste"/>
            <w:numPr>
              <w:numId w:val="2"/>
            </w:numPr>
            <w:spacing w:before="60" w:after="60"/>
            <w:ind w:left="720" w:hanging="360"/>
          </w:pPr>
        </w:pPrChange>
      </w:pPr>
      <w:del w:id="2127" w:author="Ir Nicole" w:date="2026-06-18T16:10:00Z">
        <w:r w:rsidDel="00215744">
          <w:delText xml:space="preserve">Authentification forte des administrateurs </w:delText>
        </w:r>
        <w:r w:rsidR="005F690F" w:rsidDel="00215744">
          <w:delText>système</w:delText>
        </w:r>
        <w:r w:rsidDel="00215744">
          <w:delText xml:space="preserve"> (MFA)</w:delText>
        </w:r>
      </w:del>
    </w:p>
    <w:p w14:paraId="634956ED" w14:textId="7A3FDCBC" w:rsidR="007A00A4" w:rsidDel="00215744" w:rsidRDefault="004362B5">
      <w:pPr>
        <w:pStyle w:val="Paragraphedeliste"/>
        <w:numPr>
          <w:ilvl w:val="0"/>
          <w:numId w:val="2"/>
        </w:numPr>
        <w:spacing w:before="60" w:after="60"/>
        <w:jc w:val="both"/>
        <w:rPr>
          <w:del w:id="2128" w:author="Ir Nicole" w:date="2026-06-18T16:10:00Z"/>
        </w:rPr>
        <w:pPrChange w:id="2129" w:author="Ir Nicole" w:date="2026-06-19T12:38:00Z">
          <w:pPr>
            <w:pStyle w:val="Paragraphedeliste"/>
            <w:numPr>
              <w:numId w:val="2"/>
            </w:numPr>
            <w:spacing w:before="60" w:after="60"/>
            <w:ind w:left="720" w:hanging="360"/>
          </w:pPr>
        </w:pPrChange>
      </w:pPr>
      <w:del w:id="2130" w:author="Ir Nicole" w:date="2026-06-18T16:10:00Z">
        <w:r w:rsidDel="00215744">
          <w:delText xml:space="preserve">Politique de sauvegarde et de restauration </w:delText>
        </w:r>
        <w:r w:rsidR="005F690F" w:rsidDel="00215744">
          <w:delText>chiffrée</w:delText>
        </w:r>
        <w:commentRangeEnd w:id="2114"/>
        <w:r w:rsidR="00737144" w:rsidDel="00215744">
          <w:rPr>
            <w:rStyle w:val="Marquedecommentaire"/>
          </w:rPr>
          <w:commentReference w:id="2114"/>
        </w:r>
      </w:del>
    </w:p>
    <w:p w14:paraId="0F98B950" w14:textId="5BCAD135" w:rsidR="007A00A4" w:rsidDel="00215744" w:rsidRDefault="004362B5">
      <w:pPr>
        <w:jc w:val="both"/>
        <w:rPr>
          <w:del w:id="2131" w:author="Ir Nicole" w:date="2026-06-18T16:10:00Z"/>
        </w:rPr>
        <w:pPrChange w:id="2132" w:author="Ir Nicole" w:date="2026-06-19T12:38:00Z">
          <w:pPr/>
        </w:pPrChange>
      </w:pPr>
      <w:del w:id="2133" w:author="Ir Nicole" w:date="2026-06-18T16:10:00Z">
        <w:r w:rsidDel="00215744">
          <w:br w:type="page"/>
        </w:r>
      </w:del>
    </w:p>
    <w:p w14:paraId="7109E529" w14:textId="00273205" w:rsidR="007A00A4" w:rsidRDefault="00423320">
      <w:pPr>
        <w:pStyle w:val="Titre1"/>
        <w:pBdr>
          <w:bottom w:val="single" w:sz="8" w:space="4" w:color="2E6DB4"/>
        </w:pBdr>
        <w:jc w:val="both"/>
        <w:pPrChange w:id="2134" w:author="Ir Nicole" w:date="2026-06-19T12:38:00Z">
          <w:pPr>
            <w:pStyle w:val="Titre1"/>
            <w:pBdr>
              <w:bottom w:val="single" w:sz="8" w:space="4" w:color="2E6DB4"/>
            </w:pBdr>
          </w:pPr>
        </w:pPrChange>
      </w:pPr>
      <w:bookmarkStart w:id="2135" w:name="_Toc232765105"/>
      <w:ins w:id="2136" w:author="Ir Nicole" w:date="2026-06-18T17:23:00Z">
        <w:r>
          <w:t>7</w:t>
        </w:r>
      </w:ins>
      <w:del w:id="2137" w:author="Ir Nicole" w:date="2026-06-18T17:23:00Z">
        <w:r w:rsidR="004362B5" w:rsidDel="00423320">
          <w:delText>8</w:delText>
        </w:r>
      </w:del>
      <w:r w:rsidR="004362B5">
        <w:t>. PLAN DE MISE EN OEUVRE</w:t>
      </w:r>
      <w:bookmarkEnd w:id="2135"/>
    </w:p>
    <w:p w14:paraId="23A95174" w14:textId="569A9060" w:rsidR="007A00A4" w:rsidRDefault="00423320">
      <w:pPr>
        <w:pStyle w:val="Titre2"/>
        <w:jc w:val="both"/>
        <w:pPrChange w:id="2138" w:author="Ir Nicole" w:date="2026-06-19T12:38:00Z">
          <w:pPr>
            <w:pStyle w:val="Titre2"/>
          </w:pPr>
        </w:pPrChange>
      </w:pPr>
      <w:bookmarkStart w:id="2139" w:name="_Toc232765106"/>
      <w:ins w:id="2140" w:author="Ir Nicole" w:date="2026-06-18T17:23:00Z">
        <w:r>
          <w:t>7</w:t>
        </w:r>
      </w:ins>
      <w:del w:id="2141" w:author="Ir Nicole" w:date="2026-06-18T17:23:00Z">
        <w:r w:rsidR="004362B5" w:rsidDel="00423320">
          <w:delText>8</w:delText>
        </w:r>
      </w:del>
      <w:r w:rsidR="004362B5">
        <w:t xml:space="preserve">.1. </w:t>
      </w:r>
      <w:r w:rsidR="005F690F">
        <w:t>Méthodologie</w:t>
      </w:r>
      <w:r w:rsidR="004362B5">
        <w:t xml:space="preserve"> de Projet</w:t>
      </w:r>
      <w:bookmarkEnd w:id="2139"/>
    </w:p>
    <w:p w14:paraId="04A9CB11" w14:textId="77800E85" w:rsidR="00F045F9" w:rsidRPr="00F045F9" w:rsidRDefault="004362B5">
      <w:pPr>
        <w:spacing w:before="100" w:beforeAutospacing="1" w:after="100" w:afterAutospacing="1"/>
        <w:jc w:val="both"/>
        <w:rPr>
          <w:ins w:id="2142" w:author="Ir Nicole" w:date="2026-06-18T16:24:00Z"/>
          <w:rFonts w:ascii="Times New Roman" w:eastAsia="Times New Roman" w:hAnsi="Times New Roman" w:cs="Times New Roman"/>
          <w:sz w:val="24"/>
          <w:szCs w:val="24"/>
          <w:lang w:eastAsia="en-US"/>
          <w:rPrChange w:id="2143" w:author="Ir Nicole" w:date="2026-06-18T16:26:00Z">
            <w:rPr>
              <w:ins w:id="2144" w:author="Ir Nicole" w:date="2026-06-18T16:24:00Z"/>
              <w:rFonts w:ascii="Times New Roman" w:eastAsia="Times New Roman" w:hAnsi="Times New Roman" w:cs="Times New Roman"/>
              <w:b/>
              <w:bCs/>
              <w:sz w:val="24"/>
              <w:szCs w:val="24"/>
              <w:lang w:val="en-US" w:eastAsia="en-US"/>
            </w:rPr>
          </w:rPrChange>
        </w:rPr>
        <w:pPrChange w:id="2145" w:author="Ir Nicole" w:date="2026-06-19T12:38:00Z">
          <w:pPr>
            <w:spacing w:before="100" w:beforeAutospacing="1" w:after="100" w:afterAutospacing="1"/>
            <w:outlineLvl w:val="3"/>
          </w:pPr>
        </w:pPrChange>
      </w:pPr>
      <w:r>
        <w:t xml:space="preserve">Le projet sera conduit selon une </w:t>
      </w:r>
      <w:r w:rsidR="005F690F">
        <w:t>méthodologie</w:t>
      </w:r>
      <w:r>
        <w:t xml:space="preserve"> Agile/</w:t>
      </w:r>
      <w:proofErr w:type="spellStart"/>
      <w:r w:rsidR="005F690F">
        <w:t>S</w:t>
      </w:r>
      <w:del w:id="2146" w:author="Egide NDAYIZEYE" w:date="2026-06-17T18:14:00Z">
        <w:r w:rsidR="005F690F" w:rsidDel="00737144">
          <w:delText>a</w:delText>
        </w:r>
      </w:del>
      <w:r w:rsidR="005F690F">
        <w:t>crum</w:t>
      </w:r>
      <w:proofErr w:type="spellEnd"/>
      <w:r>
        <w:t xml:space="preserve"> </w:t>
      </w:r>
      <w:r w:rsidR="005F690F">
        <w:t>adaptée</w:t>
      </w:r>
      <w:r>
        <w:t xml:space="preserve"> aux projets </w:t>
      </w:r>
      <w:del w:id="2147" w:author="Egide NDAYIZEYE" w:date="2026-06-17T18:14:00Z">
        <w:r w:rsidR="007912FB" w:rsidDel="00737144">
          <w:delText>embarques</w:delText>
        </w:r>
      </w:del>
      <w:ins w:id="2148" w:author="Egide NDAYIZEYE" w:date="2026-06-17T18:14:00Z">
        <w:r w:rsidR="00737144">
          <w:t>embarqués</w:t>
        </w:r>
      </w:ins>
      <w:r w:rsidR="007912FB">
        <w:t>, avec des sprints de 1</w:t>
      </w:r>
      <w:r>
        <w:t xml:space="preserve"> semaines et des revues </w:t>
      </w:r>
      <w:r w:rsidR="005F690F">
        <w:t>régulières</w:t>
      </w:r>
      <w:r>
        <w:t xml:space="preserve"> avec les parties prenantes bancaires. Une approche </w:t>
      </w:r>
      <w:commentRangeStart w:id="2149"/>
      <w:r>
        <w:t>pilote-</w:t>
      </w:r>
      <w:r w:rsidR="005F690F">
        <w:t>the</w:t>
      </w:r>
      <w:r>
        <w:t>-</w:t>
      </w:r>
      <w:proofErr w:type="spellStart"/>
      <w:r>
        <w:t>scale</w:t>
      </w:r>
      <w:commentRangeEnd w:id="2149"/>
      <w:proofErr w:type="spellEnd"/>
      <w:r w:rsidR="00737144">
        <w:rPr>
          <w:rStyle w:val="Marquedecommentaire"/>
        </w:rPr>
        <w:commentReference w:id="2149"/>
      </w:r>
      <w:r>
        <w:t xml:space="preserve"> sera </w:t>
      </w:r>
      <w:r w:rsidR="005F690F">
        <w:t>privilégiée</w:t>
      </w:r>
      <w:r>
        <w:t>.</w:t>
      </w:r>
      <w:ins w:id="2150" w:author="Ir Nicole" w:date="2026-06-18T16:25:00Z">
        <w:r w:rsidR="00F045F9" w:rsidRPr="00F045F9">
          <w:rPr>
            <w:rFonts w:ascii="Times New Roman" w:eastAsia="Times New Roman" w:hAnsi="Times New Roman" w:cs="Times New Roman"/>
            <w:sz w:val="24"/>
            <w:szCs w:val="24"/>
            <w:lang w:eastAsia="en-US"/>
          </w:rPr>
          <w:t xml:space="preserve"> </w:t>
        </w:r>
      </w:ins>
    </w:p>
    <w:p w14:paraId="00E00D0B" w14:textId="77777777" w:rsidR="00F045F9" w:rsidRPr="00F045F9" w:rsidRDefault="00F045F9">
      <w:pPr>
        <w:spacing w:before="100" w:beforeAutospacing="1" w:after="100" w:afterAutospacing="1"/>
        <w:jc w:val="both"/>
        <w:rPr>
          <w:ins w:id="2151" w:author="Ir Nicole" w:date="2026-06-18T16:24:00Z"/>
          <w:rFonts w:ascii="Times New Roman" w:eastAsia="Times New Roman" w:hAnsi="Times New Roman" w:cs="Times New Roman"/>
          <w:sz w:val="24"/>
          <w:szCs w:val="24"/>
          <w:lang w:eastAsia="en-US"/>
          <w:rPrChange w:id="2152" w:author="Ir Nicole" w:date="2026-06-18T16:24:00Z">
            <w:rPr>
              <w:ins w:id="2153" w:author="Ir Nicole" w:date="2026-06-18T16:24:00Z"/>
              <w:rFonts w:ascii="Times New Roman" w:eastAsia="Times New Roman" w:hAnsi="Times New Roman" w:cs="Times New Roman"/>
              <w:sz w:val="24"/>
              <w:szCs w:val="24"/>
              <w:lang w:val="en-US" w:eastAsia="en-US"/>
            </w:rPr>
          </w:rPrChange>
        </w:rPr>
        <w:pPrChange w:id="2154" w:author="Ir Nicole" w:date="2026-06-19T12:38:00Z">
          <w:pPr>
            <w:spacing w:before="100" w:beforeAutospacing="1" w:after="100" w:afterAutospacing="1"/>
          </w:pPr>
        </w:pPrChange>
      </w:pPr>
      <w:ins w:id="2155" w:author="Ir Nicole" w:date="2026-06-18T16:24:00Z">
        <w:r w:rsidRPr="00F045F9">
          <w:rPr>
            <w:rFonts w:ascii="Times New Roman" w:eastAsia="Times New Roman" w:hAnsi="Times New Roman" w:cs="Times New Roman"/>
            <w:sz w:val="24"/>
            <w:szCs w:val="24"/>
            <w:lang w:eastAsia="en-US"/>
            <w:rPrChange w:id="2156" w:author="Ir Nicole" w:date="2026-06-18T16:24:00Z">
              <w:rPr>
                <w:rFonts w:ascii="Times New Roman" w:eastAsia="Times New Roman" w:hAnsi="Times New Roman" w:cs="Times New Roman"/>
                <w:sz w:val="24"/>
                <w:szCs w:val="24"/>
                <w:lang w:val="en-US" w:eastAsia="en-US"/>
              </w:rPr>
            </w:rPrChange>
          </w:rPr>
          <w:t xml:space="preserve">Le principe du </w:t>
        </w:r>
        <w:r w:rsidRPr="00F045F9">
          <w:rPr>
            <w:rFonts w:ascii="Times New Roman" w:eastAsia="Times New Roman" w:hAnsi="Times New Roman" w:cs="Times New Roman"/>
            <w:b/>
            <w:bCs/>
            <w:i/>
            <w:iCs/>
            <w:sz w:val="24"/>
            <w:szCs w:val="24"/>
            <w:lang w:eastAsia="en-US"/>
            <w:rPrChange w:id="2157" w:author="Ir Nicole" w:date="2026-06-18T16:24:00Z">
              <w:rPr>
                <w:rFonts w:ascii="Times New Roman" w:eastAsia="Times New Roman" w:hAnsi="Times New Roman" w:cs="Times New Roman"/>
                <w:b/>
                <w:bCs/>
                <w:i/>
                <w:iCs/>
                <w:sz w:val="24"/>
                <w:szCs w:val="24"/>
                <w:lang w:val="en-US" w:eastAsia="en-US"/>
              </w:rPr>
            </w:rPrChange>
          </w:rPr>
          <w:t>Pilot-to-</w:t>
        </w:r>
        <w:proofErr w:type="spellStart"/>
        <w:r w:rsidRPr="00F045F9">
          <w:rPr>
            <w:rFonts w:ascii="Times New Roman" w:eastAsia="Times New Roman" w:hAnsi="Times New Roman" w:cs="Times New Roman"/>
            <w:b/>
            <w:bCs/>
            <w:i/>
            <w:iCs/>
            <w:sz w:val="24"/>
            <w:szCs w:val="24"/>
            <w:lang w:eastAsia="en-US"/>
            <w:rPrChange w:id="2158" w:author="Ir Nicole" w:date="2026-06-18T16:24:00Z">
              <w:rPr>
                <w:rFonts w:ascii="Times New Roman" w:eastAsia="Times New Roman" w:hAnsi="Times New Roman" w:cs="Times New Roman"/>
                <w:b/>
                <w:bCs/>
                <w:i/>
                <w:iCs/>
                <w:sz w:val="24"/>
                <w:szCs w:val="24"/>
                <w:lang w:val="en-US" w:eastAsia="en-US"/>
              </w:rPr>
            </w:rPrChange>
          </w:rPr>
          <w:t>Scale</w:t>
        </w:r>
        <w:proofErr w:type="spellEnd"/>
        <w:r w:rsidRPr="00F045F9">
          <w:rPr>
            <w:rFonts w:ascii="Times New Roman" w:eastAsia="Times New Roman" w:hAnsi="Times New Roman" w:cs="Times New Roman"/>
            <w:sz w:val="24"/>
            <w:szCs w:val="24"/>
            <w:lang w:eastAsia="en-US"/>
            <w:rPrChange w:id="2159" w:author="Ir Nicole" w:date="2026-06-18T16:24:00Z">
              <w:rPr>
                <w:rFonts w:ascii="Times New Roman" w:eastAsia="Times New Roman" w:hAnsi="Times New Roman" w:cs="Times New Roman"/>
                <w:sz w:val="24"/>
                <w:szCs w:val="24"/>
                <w:lang w:val="en-US" w:eastAsia="en-US"/>
              </w:rPr>
            </w:rPrChange>
          </w:rPr>
          <w:t xml:space="preserve"> (parfois orthographié </w:t>
        </w:r>
        <w:r w:rsidRPr="00F045F9">
          <w:rPr>
            <w:rFonts w:ascii="Times New Roman" w:eastAsia="Times New Roman" w:hAnsi="Times New Roman" w:cs="Times New Roman"/>
            <w:i/>
            <w:iCs/>
            <w:sz w:val="24"/>
            <w:szCs w:val="24"/>
            <w:lang w:eastAsia="en-US"/>
            <w:rPrChange w:id="2160" w:author="Ir Nicole" w:date="2026-06-18T16:24:00Z">
              <w:rPr>
                <w:rFonts w:ascii="Times New Roman" w:eastAsia="Times New Roman" w:hAnsi="Times New Roman" w:cs="Times New Roman"/>
                <w:i/>
                <w:iCs/>
                <w:sz w:val="24"/>
                <w:szCs w:val="24"/>
                <w:lang w:val="en-US" w:eastAsia="en-US"/>
              </w:rPr>
            </w:rPrChange>
          </w:rPr>
          <w:t>Pilot-the-</w:t>
        </w:r>
        <w:proofErr w:type="spellStart"/>
        <w:r w:rsidRPr="00F045F9">
          <w:rPr>
            <w:rFonts w:ascii="Times New Roman" w:eastAsia="Times New Roman" w:hAnsi="Times New Roman" w:cs="Times New Roman"/>
            <w:i/>
            <w:iCs/>
            <w:sz w:val="24"/>
            <w:szCs w:val="24"/>
            <w:lang w:eastAsia="en-US"/>
            <w:rPrChange w:id="2161" w:author="Ir Nicole" w:date="2026-06-18T16:24:00Z">
              <w:rPr>
                <w:rFonts w:ascii="Times New Roman" w:eastAsia="Times New Roman" w:hAnsi="Times New Roman" w:cs="Times New Roman"/>
                <w:i/>
                <w:iCs/>
                <w:sz w:val="24"/>
                <w:szCs w:val="24"/>
                <w:lang w:val="en-US" w:eastAsia="en-US"/>
              </w:rPr>
            </w:rPrChange>
          </w:rPr>
          <w:t>Scale</w:t>
        </w:r>
        <w:proofErr w:type="spellEnd"/>
        <w:r w:rsidRPr="00F045F9">
          <w:rPr>
            <w:rFonts w:ascii="Times New Roman" w:eastAsia="Times New Roman" w:hAnsi="Times New Roman" w:cs="Times New Roman"/>
            <w:sz w:val="24"/>
            <w:szCs w:val="24"/>
            <w:lang w:eastAsia="en-US"/>
            <w:rPrChange w:id="2162" w:author="Ir Nicole" w:date="2026-06-18T16:24:00Z">
              <w:rPr>
                <w:rFonts w:ascii="Times New Roman" w:eastAsia="Times New Roman" w:hAnsi="Times New Roman" w:cs="Times New Roman"/>
                <w:sz w:val="24"/>
                <w:szCs w:val="24"/>
                <w:lang w:val="en-US" w:eastAsia="en-US"/>
              </w:rPr>
            </w:rPrChange>
          </w:rPr>
          <w:t>) consiste à tester et stabiliser une solution technologique dans un environnement restreint et contrôlé (la phase "Pilote") avant de la généraliser à l'ensemble de l'organisation (la phase "</w:t>
        </w:r>
        <w:proofErr w:type="spellStart"/>
        <w:r w:rsidRPr="00F045F9">
          <w:rPr>
            <w:rFonts w:ascii="Times New Roman" w:eastAsia="Times New Roman" w:hAnsi="Times New Roman" w:cs="Times New Roman"/>
            <w:sz w:val="24"/>
            <w:szCs w:val="24"/>
            <w:lang w:eastAsia="en-US"/>
            <w:rPrChange w:id="2163" w:author="Ir Nicole" w:date="2026-06-18T16:24:00Z">
              <w:rPr>
                <w:rFonts w:ascii="Times New Roman" w:eastAsia="Times New Roman" w:hAnsi="Times New Roman" w:cs="Times New Roman"/>
                <w:sz w:val="24"/>
                <w:szCs w:val="24"/>
                <w:lang w:val="en-US" w:eastAsia="en-US"/>
              </w:rPr>
            </w:rPrChange>
          </w:rPr>
          <w:t>Scale</w:t>
        </w:r>
        <w:proofErr w:type="spellEnd"/>
        <w:r w:rsidRPr="00F045F9">
          <w:rPr>
            <w:rFonts w:ascii="Times New Roman" w:eastAsia="Times New Roman" w:hAnsi="Times New Roman" w:cs="Times New Roman"/>
            <w:sz w:val="24"/>
            <w:szCs w:val="24"/>
            <w:lang w:eastAsia="en-US"/>
            <w:rPrChange w:id="2164" w:author="Ir Nicole" w:date="2026-06-18T16:24:00Z">
              <w:rPr>
                <w:rFonts w:ascii="Times New Roman" w:eastAsia="Times New Roman" w:hAnsi="Times New Roman" w:cs="Times New Roman"/>
                <w:sz w:val="24"/>
                <w:szCs w:val="24"/>
                <w:lang w:val="en-US" w:eastAsia="en-US"/>
              </w:rPr>
            </w:rPrChange>
          </w:rPr>
          <w:t xml:space="preserve">" ou mise à l'échelle). </w:t>
        </w:r>
      </w:ins>
    </w:p>
    <w:p w14:paraId="2E610583" w14:textId="77777777" w:rsidR="00F045F9" w:rsidRPr="00F045F9" w:rsidRDefault="00F045F9">
      <w:pPr>
        <w:spacing w:before="100" w:beforeAutospacing="1" w:after="100" w:afterAutospacing="1"/>
        <w:jc w:val="both"/>
        <w:rPr>
          <w:ins w:id="2165" w:author="Ir Nicole" w:date="2026-06-18T16:24:00Z"/>
          <w:rFonts w:ascii="Times New Roman" w:eastAsia="Times New Roman" w:hAnsi="Times New Roman" w:cs="Times New Roman"/>
          <w:sz w:val="24"/>
          <w:szCs w:val="24"/>
          <w:lang w:eastAsia="en-US"/>
          <w:rPrChange w:id="2166" w:author="Ir Nicole" w:date="2026-06-18T16:24:00Z">
            <w:rPr>
              <w:ins w:id="2167" w:author="Ir Nicole" w:date="2026-06-18T16:24:00Z"/>
              <w:rFonts w:ascii="Times New Roman" w:eastAsia="Times New Roman" w:hAnsi="Times New Roman" w:cs="Times New Roman"/>
              <w:sz w:val="24"/>
              <w:szCs w:val="24"/>
              <w:lang w:val="en-US" w:eastAsia="en-US"/>
            </w:rPr>
          </w:rPrChange>
        </w:rPr>
        <w:pPrChange w:id="2168" w:author="Ir Nicole" w:date="2026-06-19T12:38:00Z">
          <w:pPr>
            <w:spacing w:before="100" w:beforeAutospacing="1" w:after="100" w:afterAutospacing="1"/>
          </w:pPr>
        </w:pPrChange>
      </w:pPr>
      <w:ins w:id="2169" w:author="Ir Nicole" w:date="2026-06-18T16:24:00Z">
        <w:r w:rsidRPr="00F045F9">
          <w:rPr>
            <w:rFonts w:ascii="Times New Roman" w:eastAsia="Times New Roman" w:hAnsi="Times New Roman" w:cs="Times New Roman"/>
            <w:sz w:val="24"/>
            <w:szCs w:val="24"/>
            <w:lang w:eastAsia="en-US"/>
            <w:rPrChange w:id="2170" w:author="Ir Nicole" w:date="2026-06-18T16:24:00Z">
              <w:rPr>
                <w:rFonts w:ascii="Times New Roman" w:eastAsia="Times New Roman" w:hAnsi="Times New Roman" w:cs="Times New Roman"/>
                <w:sz w:val="24"/>
                <w:szCs w:val="24"/>
                <w:lang w:val="en-US" w:eastAsia="en-US"/>
              </w:rPr>
            </w:rPrChange>
          </w:rPr>
          <w:t>Dans le contexte de la BIDF, cette stratégie se déroule en deux étapes cruciales :</w:t>
        </w:r>
      </w:ins>
    </w:p>
    <w:p w14:paraId="5B1D3401" w14:textId="08EBE218" w:rsidR="00F045F9" w:rsidRPr="00F045F9" w:rsidRDefault="00F045F9">
      <w:pPr>
        <w:numPr>
          <w:ilvl w:val="0"/>
          <w:numId w:val="6"/>
        </w:numPr>
        <w:spacing w:before="100" w:beforeAutospacing="1" w:after="100" w:afterAutospacing="1"/>
        <w:jc w:val="both"/>
        <w:rPr>
          <w:ins w:id="2171" w:author="Ir Nicole" w:date="2026-06-18T16:24:00Z"/>
          <w:rFonts w:ascii="Times New Roman" w:eastAsia="Times New Roman" w:hAnsi="Times New Roman" w:cs="Times New Roman"/>
          <w:sz w:val="24"/>
          <w:szCs w:val="24"/>
          <w:lang w:eastAsia="en-US"/>
          <w:rPrChange w:id="2172" w:author="Ir Nicole" w:date="2026-06-18T16:24:00Z">
            <w:rPr>
              <w:ins w:id="2173" w:author="Ir Nicole" w:date="2026-06-18T16:24:00Z"/>
              <w:rFonts w:ascii="Times New Roman" w:eastAsia="Times New Roman" w:hAnsi="Times New Roman" w:cs="Times New Roman"/>
              <w:sz w:val="24"/>
              <w:szCs w:val="24"/>
              <w:lang w:val="en-US" w:eastAsia="en-US"/>
            </w:rPr>
          </w:rPrChange>
        </w:rPr>
        <w:pPrChange w:id="2174" w:author="Ir Nicole" w:date="2026-06-19T12:38:00Z">
          <w:pPr>
            <w:numPr>
              <w:numId w:val="6"/>
            </w:numPr>
            <w:tabs>
              <w:tab w:val="num" w:pos="720"/>
            </w:tabs>
            <w:spacing w:before="100" w:beforeAutospacing="1" w:after="100" w:afterAutospacing="1"/>
            <w:ind w:left="720" w:hanging="360"/>
          </w:pPr>
        </w:pPrChange>
      </w:pPr>
      <w:ins w:id="2175" w:author="Ir Nicole" w:date="2026-06-18T16:24:00Z">
        <w:r w:rsidRPr="00F045F9">
          <w:rPr>
            <w:rFonts w:ascii="Times New Roman" w:eastAsia="Times New Roman" w:hAnsi="Times New Roman" w:cs="Times New Roman"/>
            <w:b/>
            <w:bCs/>
            <w:sz w:val="24"/>
            <w:szCs w:val="24"/>
            <w:lang w:eastAsia="en-US"/>
            <w:rPrChange w:id="2176" w:author="Ir Nicole" w:date="2026-06-18T16:24:00Z">
              <w:rPr>
                <w:rFonts w:ascii="Times New Roman" w:eastAsia="Times New Roman" w:hAnsi="Times New Roman" w:cs="Times New Roman"/>
                <w:b/>
                <w:bCs/>
                <w:sz w:val="24"/>
                <w:szCs w:val="24"/>
                <w:lang w:val="en-US" w:eastAsia="en-US"/>
              </w:rPr>
            </w:rPrChange>
          </w:rPr>
          <w:t>La Phase Pilote (Déploiement Restreint)</w:t>
        </w:r>
        <w:r w:rsidRPr="00F045F9">
          <w:rPr>
            <w:rFonts w:ascii="Times New Roman" w:eastAsia="Times New Roman" w:hAnsi="Times New Roman" w:cs="Times New Roman"/>
            <w:sz w:val="24"/>
            <w:szCs w:val="24"/>
            <w:lang w:eastAsia="en-US"/>
            <w:rPrChange w:id="2177" w:author="Ir Nicole" w:date="2026-06-18T16:24:00Z">
              <w:rPr>
                <w:rFonts w:ascii="Times New Roman" w:eastAsia="Times New Roman" w:hAnsi="Times New Roman" w:cs="Times New Roman"/>
                <w:sz w:val="24"/>
                <w:szCs w:val="24"/>
                <w:lang w:val="en-US" w:eastAsia="en-US"/>
              </w:rPr>
            </w:rPrChange>
          </w:rPr>
          <w:t xml:space="preserve"> : Le système biométrique comple</w:t>
        </w:r>
        <w:r>
          <w:rPr>
            <w:rFonts w:ascii="Times New Roman" w:eastAsia="Times New Roman" w:hAnsi="Times New Roman" w:cs="Times New Roman"/>
            <w:sz w:val="24"/>
            <w:szCs w:val="24"/>
            <w:lang w:eastAsia="en-US"/>
          </w:rPr>
          <w:t xml:space="preserve">t est d'abord </w:t>
        </w:r>
      </w:ins>
      <w:ins w:id="2178" w:author="Ir Nicole" w:date="2026-06-19T12:45:00Z">
        <w:r w:rsidR="0077156E">
          <w:rPr>
            <w:rFonts w:ascii="Times New Roman" w:eastAsia="Times New Roman" w:hAnsi="Times New Roman" w:cs="Times New Roman"/>
            <w:sz w:val="24"/>
            <w:szCs w:val="24"/>
            <w:lang w:eastAsia="en-US"/>
          </w:rPr>
          <w:t>installé pour</w:t>
        </w:r>
      </w:ins>
      <w:ins w:id="2179" w:author="Ir Nicole" w:date="2026-06-18T16:26:00Z">
        <w:r>
          <w:rPr>
            <w:rFonts w:ascii="Times New Roman" w:eastAsia="Times New Roman" w:hAnsi="Times New Roman" w:cs="Times New Roman"/>
            <w:sz w:val="24"/>
            <w:szCs w:val="24"/>
            <w:lang w:eastAsia="en-US"/>
          </w:rPr>
          <w:t xml:space="preserve"> le </w:t>
        </w:r>
      </w:ins>
      <w:ins w:id="2180" w:author="Ir Nicole" w:date="2026-06-18T16:24:00Z">
        <w:r w:rsidRPr="00F045F9">
          <w:rPr>
            <w:rFonts w:ascii="Times New Roman" w:eastAsia="Times New Roman" w:hAnsi="Times New Roman" w:cs="Times New Roman"/>
            <w:b/>
            <w:bCs/>
            <w:sz w:val="24"/>
            <w:szCs w:val="24"/>
            <w:lang w:eastAsia="en-US"/>
            <w:rPrChange w:id="2181" w:author="Ir Nicole" w:date="2026-06-18T16:24:00Z">
              <w:rPr>
                <w:rFonts w:ascii="Times New Roman" w:eastAsia="Times New Roman" w:hAnsi="Times New Roman" w:cs="Times New Roman"/>
                <w:b/>
                <w:bCs/>
                <w:sz w:val="24"/>
                <w:szCs w:val="24"/>
                <w:lang w:val="en-US" w:eastAsia="en-US"/>
              </w:rPr>
            </w:rPrChange>
          </w:rPr>
          <w:t>test</w:t>
        </w:r>
        <w:r w:rsidRPr="00F045F9">
          <w:rPr>
            <w:rFonts w:ascii="Times New Roman" w:eastAsia="Times New Roman" w:hAnsi="Times New Roman" w:cs="Times New Roman"/>
            <w:sz w:val="24"/>
            <w:szCs w:val="24"/>
            <w:lang w:eastAsia="en-US"/>
            <w:rPrChange w:id="2182" w:author="Ir Nicole" w:date="2026-06-18T16:24:00Z">
              <w:rPr>
                <w:rFonts w:ascii="Times New Roman" w:eastAsia="Times New Roman" w:hAnsi="Times New Roman" w:cs="Times New Roman"/>
                <w:sz w:val="24"/>
                <w:szCs w:val="24"/>
                <w:lang w:val="en-US" w:eastAsia="en-US"/>
              </w:rPr>
            </w:rPrChange>
          </w:rPr>
          <w:t xml:space="preserve"> (ou auprès d'un groupe d'utilisateurs restreint). Durant cette période, on valide la robustesse du matériel, la précision des algorithmes en conditions réelles (luminosité, u</w:t>
        </w:r>
        <w:r>
          <w:rPr>
            <w:rFonts w:ascii="Times New Roman" w:eastAsia="Times New Roman" w:hAnsi="Times New Roman" w:cs="Times New Roman"/>
            <w:sz w:val="24"/>
            <w:szCs w:val="24"/>
            <w:lang w:eastAsia="en-US"/>
          </w:rPr>
          <w:t>sure des empreintes)</w:t>
        </w:r>
        <w:r w:rsidRPr="00F045F9">
          <w:rPr>
            <w:rFonts w:ascii="Times New Roman" w:eastAsia="Times New Roman" w:hAnsi="Times New Roman" w:cs="Times New Roman"/>
            <w:sz w:val="24"/>
            <w:szCs w:val="24"/>
            <w:lang w:eastAsia="en-US"/>
            <w:rPrChange w:id="2183" w:author="Ir Nicole" w:date="2026-06-18T16:24:00Z">
              <w:rPr>
                <w:rFonts w:ascii="Times New Roman" w:eastAsia="Times New Roman" w:hAnsi="Times New Roman" w:cs="Times New Roman"/>
                <w:sz w:val="24"/>
                <w:szCs w:val="24"/>
                <w:lang w:val="en-US" w:eastAsia="en-US"/>
              </w:rPr>
            </w:rPrChange>
          </w:rPr>
          <w:t xml:space="preserve"> et l'acceptation par le personnel. </w:t>
        </w:r>
      </w:ins>
    </w:p>
    <w:p w14:paraId="0A60DF4C" w14:textId="77777777" w:rsidR="00F045F9" w:rsidRPr="00F045F9" w:rsidRDefault="00F045F9">
      <w:pPr>
        <w:numPr>
          <w:ilvl w:val="0"/>
          <w:numId w:val="6"/>
        </w:numPr>
        <w:spacing w:before="100" w:beforeAutospacing="1" w:after="100" w:afterAutospacing="1"/>
        <w:jc w:val="both"/>
        <w:rPr>
          <w:ins w:id="2184" w:author="Ir Nicole" w:date="2026-06-18T16:24:00Z"/>
          <w:rFonts w:ascii="Times New Roman" w:eastAsia="Times New Roman" w:hAnsi="Times New Roman" w:cs="Times New Roman"/>
          <w:sz w:val="24"/>
          <w:szCs w:val="24"/>
          <w:lang w:eastAsia="en-US"/>
          <w:rPrChange w:id="2185" w:author="Ir Nicole" w:date="2026-06-18T16:24:00Z">
            <w:rPr>
              <w:ins w:id="2186" w:author="Ir Nicole" w:date="2026-06-18T16:24:00Z"/>
              <w:rFonts w:ascii="Times New Roman" w:eastAsia="Times New Roman" w:hAnsi="Times New Roman" w:cs="Times New Roman"/>
              <w:sz w:val="24"/>
              <w:szCs w:val="24"/>
              <w:lang w:val="en-US" w:eastAsia="en-US"/>
            </w:rPr>
          </w:rPrChange>
        </w:rPr>
        <w:pPrChange w:id="2187" w:author="Ir Nicole" w:date="2026-06-19T12:38:00Z">
          <w:pPr>
            <w:numPr>
              <w:numId w:val="6"/>
            </w:numPr>
            <w:tabs>
              <w:tab w:val="num" w:pos="720"/>
            </w:tabs>
            <w:spacing w:before="100" w:beforeAutospacing="1" w:after="100" w:afterAutospacing="1"/>
            <w:ind w:left="720" w:hanging="360"/>
          </w:pPr>
        </w:pPrChange>
      </w:pPr>
      <w:ins w:id="2188" w:author="Ir Nicole" w:date="2026-06-18T16:24:00Z">
        <w:r w:rsidRPr="00F045F9">
          <w:rPr>
            <w:rFonts w:ascii="Times New Roman" w:eastAsia="Times New Roman" w:hAnsi="Times New Roman" w:cs="Times New Roman"/>
            <w:b/>
            <w:bCs/>
            <w:sz w:val="24"/>
            <w:szCs w:val="24"/>
            <w:lang w:eastAsia="en-US"/>
            <w:rPrChange w:id="2189" w:author="Ir Nicole" w:date="2026-06-18T16:24:00Z">
              <w:rPr>
                <w:rFonts w:ascii="Times New Roman" w:eastAsia="Times New Roman" w:hAnsi="Times New Roman" w:cs="Times New Roman"/>
                <w:b/>
                <w:bCs/>
                <w:sz w:val="24"/>
                <w:szCs w:val="24"/>
                <w:lang w:val="en-US" w:eastAsia="en-US"/>
              </w:rPr>
            </w:rPrChange>
          </w:rPr>
          <w:t>La Phase de Mise à l'Échelle (</w:t>
        </w:r>
        <w:proofErr w:type="spellStart"/>
        <w:r w:rsidRPr="00F045F9">
          <w:rPr>
            <w:rFonts w:ascii="Times New Roman" w:eastAsia="Times New Roman" w:hAnsi="Times New Roman" w:cs="Times New Roman"/>
            <w:b/>
            <w:bCs/>
            <w:sz w:val="24"/>
            <w:szCs w:val="24"/>
            <w:lang w:eastAsia="en-US"/>
            <w:rPrChange w:id="2190" w:author="Ir Nicole" w:date="2026-06-18T16:24:00Z">
              <w:rPr>
                <w:rFonts w:ascii="Times New Roman" w:eastAsia="Times New Roman" w:hAnsi="Times New Roman" w:cs="Times New Roman"/>
                <w:b/>
                <w:bCs/>
                <w:sz w:val="24"/>
                <w:szCs w:val="24"/>
                <w:lang w:val="en-US" w:eastAsia="en-US"/>
              </w:rPr>
            </w:rPrChange>
          </w:rPr>
          <w:t>Scaling</w:t>
        </w:r>
        <w:proofErr w:type="spellEnd"/>
        <w:r w:rsidRPr="00F045F9">
          <w:rPr>
            <w:rFonts w:ascii="Times New Roman" w:eastAsia="Times New Roman" w:hAnsi="Times New Roman" w:cs="Times New Roman"/>
            <w:b/>
            <w:bCs/>
            <w:sz w:val="24"/>
            <w:szCs w:val="24"/>
            <w:lang w:eastAsia="en-US"/>
            <w:rPrChange w:id="2191" w:author="Ir Nicole" w:date="2026-06-18T16:24:00Z">
              <w:rPr>
                <w:rFonts w:ascii="Times New Roman" w:eastAsia="Times New Roman" w:hAnsi="Times New Roman" w:cs="Times New Roman"/>
                <w:b/>
                <w:bCs/>
                <w:sz w:val="24"/>
                <w:szCs w:val="24"/>
                <w:lang w:val="en-US" w:eastAsia="en-US"/>
              </w:rPr>
            </w:rPrChange>
          </w:rPr>
          <w:t>)</w:t>
        </w:r>
        <w:r w:rsidRPr="00F045F9">
          <w:rPr>
            <w:rFonts w:ascii="Times New Roman" w:eastAsia="Times New Roman" w:hAnsi="Times New Roman" w:cs="Times New Roman"/>
            <w:sz w:val="24"/>
            <w:szCs w:val="24"/>
            <w:lang w:eastAsia="en-US"/>
            <w:rPrChange w:id="2192" w:author="Ir Nicole" w:date="2026-06-18T16:24:00Z">
              <w:rPr>
                <w:rFonts w:ascii="Times New Roman" w:eastAsia="Times New Roman" w:hAnsi="Times New Roman" w:cs="Times New Roman"/>
                <w:sz w:val="24"/>
                <w:szCs w:val="24"/>
                <w:lang w:val="en-US" w:eastAsia="en-US"/>
              </w:rPr>
            </w:rPrChange>
          </w:rPr>
          <w:t xml:space="preserve"> : Une fois que le projet pilote est validé, que les corrections nécessaires ont été apportées et que l'infrastructure est jugée stable, le système est déployé de manière industrielle et simultanée dans toutes les autres agences de la banque. </w:t>
        </w:r>
      </w:ins>
    </w:p>
    <w:p w14:paraId="416328FF" w14:textId="77777777" w:rsidR="00F045F9" w:rsidRPr="00F045F9" w:rsidRDefault="00F045F9">
      <w:pPr>
        <w:spacing w:before="100" w:beforeAutospacing="1" w:after="100" w:afterAutospacing="1"/>
        <w:jc w:val="both"/>
        <w:rPr>
          <w:ins w:id="2193" w:author="Ir Nicole" w:date="2026-06-18T16:24:00Z"/>
          <w:rFonts w:ascii="Times New Roman" w:eastAsia="Times New Roman" w:hAnsi="Times New Roman" w:cs="Times New Roman"/>
          <w:sz w:val="24"/>
          <w:szCs w:val="24"/>
          <w:lang w:eastAsia="en-US"/>
          <w:rPrChange w:id="2194" w:author="Ir Nicole" w:date="2026-06-18T16:24:00Z">
            <w:rPr>
              <w:ins w:id="2195" w:author="Ir Nicole" w:date="2026-06-18T16:24:00Z"/>
              <w:rFonts w:ascii="Times New Roman" w:eastAsia="Times New Roman" w:hAnsi="Times New Roman" w:cs="Times New Roman"/>
              <w:sz w:val="24"/>
              <w:szCs w:val="24"/>
              <w:lang w:val="en-US" w:eastAsia="en-US"/>
            </w:rPr>
          </w:rPrChange>
        </w:rPr>
        <w:pPrChange w:id="2196" w:author="Ir Nicole" w:date="2026-06-19T12:38:00Z">
          <w:pPr>
            <w:spacing w:before="100" w:beforeAutospacing="1" w:after="100" w:afterAutospacing="1"/>
          </w:pPr>
        </w:pPrChange>
      </w:pPr>
      <w:ins w:id="2197" w:author="Ir Nicole" w:date="2026-06-18T16:24:00Z">
        <w:r w:rsidRPr="00F045F9">
          <w:rPr>
            <w:rFonts w:ascii="Times New Roman" w:eastAsia="Times New Roman" w:hAnsi="Times New Roman" w:cs="Times New Roman"/>
            <w:sz w:val="24"/>
            <w:szCs w:val="24"/>
            <w:lang w:eastAsia="en-US"/>
            <w:rPrChange w:id="2198" w:author="Ir Nicole" w:date="2026-06-18T16:24:00Z">
              <w:rPr>
                <w:rFonts w:ascii="Times New Roman" w:eastAsia="Times New Roman" w:hAnsi="Times New Roman" w:cs="Times New Roman"/>
                <w:sz w:val="24"/>
                <w:szCs w:val="24"/>
                <w:lang w:val="en-US" w:eastAsia="en-US"/>
              </w:rPr>
            </w:rPrChange>
          </w:rPr>
          <w:t>Cette approche prudente est particulièrement recommandée dans le secteur bancaire car elle évite d'interrompre l'activité globale de l'institution en cas de dysfonctionnement initial, tout en étalant les coûts d'investissement matériel.</w:t>
        </w:r>
      </w:ins>
    </w:p>
    <w:p w14:paraId="6256996F" w14:textId="77777777" w:rsidR="00F045F9" w:rsidRDefault="00F045F9" w:rsidP="0077156E">
      <w:pPr>
        <w:spacing w:before="80" w:after="120"/>
        <w:jc w:val="both"/>
        <w:rPr>
          <w:ins w:id="2199" w:author="Ir Nicole" w:date="2026-06-18T16:23:00Z"/>
        </w:rPr>
      </w:pPr>
    </w:p>
    <w:p w14:paraId="77AD9EEC" w14:textId="77777777" w:rsidR="00F045F9" w:rsidRDefault="00F045F9" w:rsidP="0077156E">
      <w:pPr>
        <w:spacing w:before="80" w:after="120"/>
        <w:jc w:val="both"/>
      </w:pPr>
    </w:p>
    <w:p w14:paraId="5EF5D627" w14:textId="116B2A83" w:rsidR="007A00A4" w:rsidRDefault="00423320">
      <w:pPr>
        <w:pStyle w:val="Titre2"/>
        <w:jc w:val="both"/>
        <w:pPrChange w:id="2200" w:author="Ir Nicole" w:date="2026-06-19T12:38:00Z">
          <w:pPr>
            <w:pStyle w:val="Titre2"/>
          </w:pPr>
        </w:pPrChange>
      </w:pPr>
      <w:bookmarkStart w:id="2201" w:name="_Toc232765107"/>
      <w:ins w:id="2202" w:author="Ir Nicole" w:date="2026-06-18T17:23:00Z">
        <w:r>
          <w:t>7</w:t>
        </w:r>
      </w:ins>
      <w:del w:id="2203" w:author="Ir Nicole" w:date="2026-06-18T17:23:00Z">
        <w:r w:rsidR="004362B5" w:rsidDel="00423320">
          <w:delText>8</w:delText>
        </w:r>
      </w:del>
      <w:r w:rsidR="004362B5">
        <w:t xml:space="preserve">.2. Planning </w:t>
      </w:r>
      <w:r w:rsidR="005F690F">
        <w:t>Prévisionnel</w:t>
      </w:r>
      <w:bookmarkEnd w:id="2201"/>
    </w:p>
    <w:p w14:paraId="18256F69" w14:textId="77777777" w:rsidR="007A00A4" w:rsidRDefault="007A00A4">
      <w:pPr>
        <w:spacing w:before="80" w:after="80"/>
        <w:jc w:val="both"/>
        <w:pPrChange w:id="2204" w:author="Ir Nicole" w:date="2026-06-19T12:38:00Z">
          <w:pPr>
            <w:spacing w:before="80" w:after="80"/>
          </w:pPr>
        </w:pPrChange>
      </w:pPr>
    </w:p>
    <w:p w14:paraId="110446F3" w14:textId="30530401" w:rsidR="0072440B" w:rsidRDefault="0072440B">
      <w:pPr>
        <w:pStyle w:val="Lgende"/>
        <w:keepNext/>
        <w:jc w:val="both"/>
        <w:rPr>
          <w:ins w:id="2205" w:author="Ir Nicole" w:date="2026-06-18T13:20:00Z"/>
        </w:rPr>
        <w:pPrChange w:id="2206" w:author="Ir Nicole" w:date="2026-06-19T12:38:00Z">
          <w:pPr/>
        </w:pPrChange>
      </w:pPr>
      <w:bookmarkStart w:id="2207" w:name="_Toc232681974"/>
      <w:ins w:id="2208" w:author="Ir Nicole" w:date="2026-06-18T13:20:00Z">
        <w:r>
          <w:t xml:space="preserve">Tableau </w:t>
        </w:r>
        <w:r>
          <w:fldChar w:fldCharType="begin"/>
        </w:r>
        <w:r>
          <w:instrText xml:space="preserve"> SEQ Tableau \* ARABIC </w:instrText>
        </w:r>
      </w:ins>
      <w:r>
        <w:fldChar w:fldCharType="separate"/>
      </w:r>
      <w:ins w:id="2209" w:author="Ir Nicole" w:date="2026-06-19T10:35:00Z">
        <w:r w:rsidR="00254426">
          <w:rPr>
            <w:noProof/>
          </w:rPr>
          <w:t>10</w:t>
        </w:r>
      </w:ins>
      <w:ins w:id="2210" w:author="Ir Nicole" w:date="2026-06-18T13:20:00Z">
        <w:r>
          <w:fldChar w:fldCharType="end"/>
        </w:r>
        <w:r>
          <w:t xml:space="preserve">: </w:t>
        </w:r>
        <w:r w:rsidRPr="001F1FFD">
          <w:t xml:space="preserve"> Planning Prévisionnel</w:t>
        </w:r>
        <w:bookmarkEnd w:id="2207"/>
      </w:ins>
    </w:p>
    <w:tbl>
      <w:tblPr>
        <w:tblW w:w="687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2929"/>
        <w:gridCol w:w="3114"/>
      </w:tblGrid>
      <w:tr w:rsidR="006233D1" w:rsidDel="00042CD7" w14:paraId="6331B33F" w14:textId="0DD76FF4" w:rsidTr="006233D1">
        <w:trPr>
          <w:del w:id="2211"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6F2FCF6E" w14:textId="67E4B04F" w:rsidR="006233D1" w:rsidDel="00042CD7" w:rsidRDefault="006233D1">
            <w:pPr>
              <w:jc w:val="both"/>
              <w:rPr>
                <w:del w:id="2212" w:author="Compte Microsoft" w:date="2026-06-19T09:00:00Z"/>
              </w:rPr>
              <w:pPrChange w:id="2213" w:author="Ir Nicole" w:date="2026-06-19T12:38:00Z">
                <w:pPr/>
              </w:pPrChange>
            </w:pPr>
            <w:commentRangeStart w:id="2214"/>
            <w:del w:id="2215" w:author="Compte Microsoft" w:date="2026-06-19T09:00:00Z">
              <w:r w:rsidDel="00042CD7">
                <w:rPr>
                  <w:b/>
                  <w:bCs/>
                  <w:color w:val="FFFFFF"/>
                  <w:sz w:val="20"/>
                  <w:szCs w:val="20"/>
                </w:rPr>
                <w:delText>Phase</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1835A952" w14:textId="56F3D194" w:rsidR="006233D1" w:rsidDel="00042CD7" w:rsidRDefault="006233D1">
            <w:pPr>
              <w:jc w:val="both"/>
              <w:rPr>
                <w:del w:id="2216" w:author="Compte Microsoft" w:date="2026-06-19T09:00:00Z"/>
              </w:rPr>
              <w:pPrChange w:id="2217" w:author="Ir Nicole" w:date="2026-06-19T12:38:00Z">
                <w:pPr/>
              </w:pPrChange>
            </w:pPr>
            <w:del w:id="2218" w:author="Compte Microsoft" w:date="2026-06-19T09:00:00Z">
              <w:r w:rsidDel="00042CD7">
                <w:rPr>
                  <w:b/>
                  <w:bCs/>
                  <w:color w:val="FFFFFF"/>
                  <w:sz w:val="20"/>
                  <w:szCs w:val="20"/>
                </w:rPr>
                <w:delText>Activités</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5DAD7A17" w14:textId="60A0A499" w:rsidR="006233D1" w:rsidDel="00042CD7" w:rsidRDefault="006233D1">
            <w:pPr>
              <w:jc w:val="both"/>
              <w:rPr>
                <w:del w:id="2219" w:author="Compte Microsoft" w:date="2026-06-19T09:00:00Z"/>
              </w:rPr>
              <w:pPrChange w:id="2220" w:author="Ir Nicole" w:date="2026-06-19T12:38:00Z">
                <w:pPr/>
              </w:pPrChange>
            </w:pPr>
            <w:del w:id="2221" w:author="Compte Microsoft" w:date="2026-06-19T09:00:00Z">
              <w:r w:rsidDel="00042CD7">
                <w:rPr>
                  <w:b/>
                  <w:bCs/>
                  <w:color w:val="FFFFFF"/>
                  <w:sz w:val="20"/>
                  <w:szCs w:val="20"/>
                </w:rPr>
                <w:delText>Livrables</w:delText>
              </w:r>
            </w:del>
          </w:p>
        </w:tc>
      </w:tr>
      <w:tr w:rsidR="006233D1" w:rsidDel="00042CD7" w14:paraId="6848FA34" w14:textId="4A981632" w:rsidTr="006233D1">
        <w:trPr>
          <w:del w:id="222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B67180" w14:textId="0B5B66B7" w:rsidR="006233D1" w:rsidDel="00042CD7" w:rsidRDefault="006233D1">
            <w:pPr>
              <w:jc w:val="both"/>
              <w:rPr>
                <w:del w:id="2223" w:author="Compte Microsoft" w:date="2026-06-19T09:00:00Z"/>
              </w:rPr>
              <w:pPrChange w:id="2224" w:author="Ir Nicole" w:date="2026-06-19T12:38:00Z">
                <w:pPr/>
              </w:pPrChange>
            </w:pPr>
            <w:del w:id="2225" w:author="Compte Microsoft" w:date="2026-06-19T09:00:00Z">
              <w:r w:rsidDel="00042CD7">
                <w:rPr>
                  <w:color w:val="000000"/>
                  <w:sz w:val="20"/>
                  <w:szCs w:val="20"/>
                </w:rPr>
                <w:delText>1</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2CE768" w14:textId="6E94E8F9" w:rsidR="006233D1" w:rsidDel="00042CD7" w:rsidRDefault="006233D1">
            <w:pPr>
              <w:jc w:val="both"/>
              <w:rPr>
                <w:del w:id="2226" w:author="Compte Microsoft" w:date="2026-06-19T09:00:00Z"/>
              </w:rPr>
              <w:pPrChange w:id="2227" w:author="Ir Nicole" w:date="2026-06-19T12:38:00Z">
                <w:pPr/>
              </w:pPrChange>
            </w:pPr>
            <w:del w:id="2228" w:author="Compte Microsoft" w:date="2026-06-19T09:00:00Z">
              <w:r w:rsidDel="00042CD7">
                <w:rPr>
                  <w:color w:val="000000"/>
                  <w:sz w:val="20"/>
                  <w:szCs w:val="20"/>
                </w:rPr>
                <w:delText>Analyse besoins, architecture, conformité RGPD, AIPD</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B66B8D" w14:textId="4B74601D" w:rsidR="006233D1" w:rsidDel="00042CD7" w:rsidRDefault="006233D1">
            <w:pPr>
              <w:jc w:val="both"/>
              <w:rPr>
                <w:del w:id="2229" w:author="Compte Microsoft" w:date="2026-06-19T09:00:00Z"/>
              </w:rPr>
              <w:pPrChange w:id="2230" w:author="Ir Nicole" w:date="2026-06-19T12:38:00Z">
                <w:pPr/>
              </w:pPrChange>
            </w:pPr>
            <w:del w:id="2231" w:author="Compte Microsoft" w:date="2026-06-19T09:00:00Z">
              <w:r w:rsidDel="00042CD7">
                <w:rPr>
                  <w:color w:val="000000"/>
                  <w:sz w:val="20"/>
                  <w:szCs w:val="20"/>
                </w:rPr>
                <w:delText>Cahier des charges, AIPD, architecture validée</w:delText>
              </w:r>
            </w:del>
          </w:p>
        </w:tc>
      </w:tr>
      <w:tr w:rsidR="006233D1" w:rsidDel="00042CD7" w14:paraId="7913AF0E" w14:textId="05111A7E" w:rsidTr="006233D1">
        <w:trPr>
          <w:del w:id="223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39201" w14:textId="3A72F2AC" w:rsidR="006233D1" w:rsidDel="00042CD7" w:rsidRDefault="006233D1">
            <w:pPr>
              <w:jc w:val="both"/>
              <w:rPr>
                <w:del w:id="2233" w:author="Compte Microsoft" w:date="2026-06-19T09:00:00Z"/>
              </w:rPr>
              <w:pPrChange w:id="2234" w:author="Ir Nicole" w:date="2026-06-19T12:38:00Z">
                <w:pPr/>
              </w:pPrChange>
            </w:pPr>
            <w:del w:id="2235" w:author="Compte Microsoft" w:date="2026-06-19T09:00:00Z">
              <w:r w:rsidDel="00042CD7">
                <w:rPr>
                  <w:color w:val="000000"/>
                  <w:sz w:val="20"/>
                  <w:szCs w:val="20"/>
                </w:rPr>
                <w:delText>2</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50688" w14:textId="6342CC1B" w:rsidR="006233D1" w:rsidDel="00042CD7" w:rsidRDefault="006233D1">
            <w:pPr>
              <w:jc w:val="both"/>
              <w:rPr>
                <w:del w:id="2236" w:author="Compte Microsoft" w:date="2026-06-19T09:00:00Z"/>
              </w:rPr>
              <w:pPrChange w:id="2237" w:author="Ir Nicole" w:date="2026-06-19T12:38:00Z">
                <w:pPr/>
              </w:pPrChange>
            </w:pPr>
            <w:del w:id="2238" w:author="Compte Microsoft" w:date="2026-06-19T09:00:00Z">
              <w:r w:rsidDel="00042CD7">
                <w:rPr>
                  <w:color w:val="000000"/>
                  <w:sz w:val="20"/>
                  <w:szCs w:val="20"/>
                </w:rPr>
                <w:delText>Développement module biométrique (empreinte + visage)</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0864E6" w14:textId="6A34C25B" w:rsidR="006233D1" w:rsidDel="00042CD7" w:rsidRDefault="006233D1">
            <w:pPr>
              <w:jc w:val="both"/>
              <w:rPr>
                <w:del w:id="2239" w:author="Compte Microsoft" w:date="2026-06-19T09:00:00Z"/>
              </w:rPr>
              <w:pPrChange w:id="2240" w:author="Ir Nicole" w:date="2026-06-19T12:38:00Z">
                <w:pPr/>
              </w:pPrChange>
            </w:pPr>
            <w:del w:id="2241" w:author="Compte Microsoft" w:date="2026-06-19T09:00:00Z">
              <w:r w:rsidDel="00042CD7">
                <w:rPr>
                  <w:color w:val="000000"/>
                  <w:sz w:val="20"/>
                  <w:szCs w:val="20"/>
                </w:rPr>
                <w:delText>Bibliothèques biometriques testées, proto RPi</w:delText>
              </w:r>
            </w:del>
          </w:p>
        </w:tc>
      </w:tr>
      <w:tr w:rsidR="006233D1" w:rsidDel="00042CD7" w14:paraId="7D5D00A5" w14:textId="0F9B42C0" w:rsidTr="006233D1">
        <w:trPr>
          <w:del w:id="224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2FB4AF" w14:textId="26AEAF87" w:rsidR="006233D1" w:rsidDel="00042CD7" w:rsidRDefault="006233D1">
            <w:pPr>
              <w:jc w:val="both"/>
              <w:rPr>
                <w:del w:id="2243" w:author="Compte Microsoft" w:date="2026-06-19T09:00:00Z"/>
              </w:rPr>
              <w:pPrChange w:id="2244" w:author="Ir Nicole" w:date="2026-06-19T12:38:00Z">
                <w:pPr/>
              </w:pPrChange>
            </w:pPr>
            <w:del w:id="2245" w:author="Compte Microsoft" w:date="2026-06-19T09:00:00Z">
              <w:r w:rsidDel="00042CD7">
                <w:rPr>
                  <w:color w:val="000000"/>
                  <w:sz w:val="20"/>
                  <w:szCs w:val="20"/>
                </w:rPr>
                <w:delText>3</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335625" w14:textId="42B406BF" w:rsidR="006233D1" w:rsidDel="00042CD7" w:rsidRDefault="006233D1">
            <w:pPr>
              <w:jc w:val="both"/>
              <w:rPr>
                <w:del w:id="2246" w:author="Compte Microsoft" w:date="2026-06-19T09:00:00Z"/>
              </w:rPr>
              <w:pPrChange w:id="2247" w:author="Ir Nicole" w:date="2026-06-19T12:38:00Z">
                <w:pPr/>
              </w:pPrChange>
            </w:pPr>
            <w:del w:id="2248" w:author="Compte Microsoft" w:date="2026-06-19T09:00:00Z">
              <w:r w:rsidDel="00042CD7">
                <w:rPr>
                  <w:color w:val="000000"/>
                  <w:sz w:val="20"/>
                  <w:szCs w:val="20"/>
                </w:rPr>
                <w:delText>Développement backend API, base de donnees, sécurité</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7CA89A" w14:textId="60148E12" w:rsidR="006233D1" w:rsidDel="00042CD7" w:rsidRDefault="006233D1">
            <w:pPr>
              <w:jc w:val="both"/>
              <w:rPr>
                <w:del w:id="2249" w:author="Compte Microsoft" w:date="2026-06-19T09:00:00Z"/>
              </w:rPr>
              <w:pPrChange w:id="2250" w:author="Ir Nicole" w:date="2026-06-19T12:38:00Z">
                <w:pPr/>
              </w:pPrChange>
            </w:pPr>
            <w:del w:id="2251" w:author="Compte Microsoft" w:date="2026-06-19T09:00:00Z">
              <w:r w:rsidDel="00042CD7">
                <w:rPr>
                  <w:color w:val="000000"/>
                  <w:sz w:val="20"/>
                  <w:szCs w:val="20"/>
                </w:rPr>
                <w:delText>API REST fonctionnelle, BDD chiffrée</w:delText>
              </w:r>
            </w:del>
          </w:p>
        </w:tc>
      </w:tr>
      <w:tr w:rsidR="006233D1" w:rsidDel="00042CD7" w14:paraId="05201D11" w14:textId="6539BD24" w:rsidTr="006233D1">
        <w:trPr>
          <w:del w:id="225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EEBEF0" w14:textId="4135D8CD" w:rsidR="006233D1" w:rsidDel="00042CD7" w:rsidRDefault="006233D1">
            <w:pPr>
              <w:jc w:val="both"/>
              <w:rPr>
                <w:del w:id="2253" w:author="Compte Microsoft" w:date="2026-06-19T09:00:00Z"/>
              </w:rPr>
              <w:pPrChange w:id="2254" w:author="Ir Nicole" w:date="2026-06-19T12:38:00Z">
                <w:pPr/>
              </w:pPrChange>
            </w:pPr>
            <w:del w:id="2255" w:author="Compte Microsoft" w:date="2026-06-19T09:00:00Z">
              <w:r w:rsidDel="00042CD7">
                <w:rPr>
                  <w:color w:val="000000"/>
                  <w:sz w:val="20"/>
                  <w:szCs w:val="20"/>
                </w:rPr>
                <w:delText>4</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1FE6EA" w14:textId="0CDBD64C" w:rsidR="006233D1" w:rsidDel="00042CD7" w:rsidRDefault="006233D1">
            <w:pPr>
              <w:jc w:val="both"/>
              <w:rPr>
                <w:del w:id="2256" w:author="Compte Microsoft" w:date="2026-06-19T09:00:00Z"/>
              </w:rPr>
              <w:pPrChange w:id="2257" w:author="Ir Nicole" w:date="2026-06-19T12:38:00Z">
                <w:pPr/>
              </w:pPrChange>
            </w:pPr>
            <w:del w:id="2258" w:author="Compte Microsoft" w:date="2026-06-19T09:00:00Z">
              <w:r w:rsidDel="00042CD7">
                <w:rPr>
                  <w:color w:val="000000"/>
                  <w:sz w:val="20"/>
                  <w:szCs w:val="20"/>
                </w:rPr>
                <w:delText>Développement interface web d'administration</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EA5DDF" w14:textId="19517672" w:rsidR="006233D1" w:rsidDel="00042CD7" w:rsidRDefault="006233D1">
            <w:pPr>
              <w:jc w:val="both"/>
              <w:rPr>
                <w:del w:id="2259" w:author="Compte Microsoft" w:date="2026-06-19T09:00:00Z"/>
              </w:rPr>
              <w:pPrChange w:id="2260" w:author="Ir Nicole" w:date="2026-06-19T12:38:00Z">
                <w:pPr/>
              </w:pPrChange>
            </w:pPr>
            <w:del w:id="2261" w:author="Compte Microsoft" w:date="2026-06-19T09:00:00Z">
              <w:r w:rsidDel="00042CD7">
                <w:rPr>
                  <w:color w:val="000000"/>
                  <w:sz w:val="20"/>
                  <w:szCs w:val="20"/>
                </w:rPr>
                <w:delText>Dashboard web, rapports automatiques</w:delText>
              </w:r>
            </w:del>
          </w:p>
        </w:tc>
      </w:tr>
      <w:tr w:rsidR="006233D1" w:rsidDel="00042CD7" w14:paraId="0EDD1B95" w14:textId="7AAA98E1" w:rsidTr="006233D1">
        <w:trPr>
          <w:del w:id="226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07BB9D" w14:textId="481BC36B" w:rsidR="006233D1" w:rsidDel="00042CD7" w:rsidRDefault="006233D1">
            <w:pPr>
              <w:jc w:val="both"/>
              <w:rPr>
                <w:del w:id="2263" w:author="Compte Microsoft" w:date="2026-06-19T09:00:00Z"/>
              </w:rPr>
              <w:pPrChange w:id="2264" w:author="Ir Nicole" w:date="2026-06-19T12:38:00Z">
                <w:pPr/>
              </w:pPrChange>
            </w:pPr>
            <w:del w:id="2265" w:author="Compte Microsoft" w:date="2026-06-19T09:00:00Z">
              <w:r w:rsidDel="00042CD7">
                <w:rPr>
                  <w:color w:val="000000"/>
                  <w:sz w:val="20"/>
                  <w:szCs w:val="20"/>
                </w:rPr>
                <w:delText>5</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B556D9" w14:textId="143D8171" w:rsidR="006233D1" w:rsidRPr="004362B5" w:rsidDel="00042CD7" w:rsidRDefault="006233D1">
            <w:pPr>
              <w:jc w:val="both"/>
              <w:rPr>
                <w:del w:id="2266" w:author="Compte Microsoft" w:date="2026-06-19T09:00:00Z"/>
                <w:lang w:val="en-US"/>
              </w:rPr>
              <w:pPrChange w:id="2267" w:author="Ir Nicole" w:date="2026-06-19T12:38:00Z">
                <w:pPr/>
              </w:pPrChange>
            </w:pPr>
            <w:del w:id="2268" w:author="Compte Microsoft" w:date="2026-06-19T09:00:00Z">
              <w:r w:rsidRPr="004362B5" w:rsidDel="00042CD7">
                <w:rPr>
                  <w:color w:val="000000"/>
                  <w:sz w:val="20"/>
                  <w:szCs w:val="20"/>
                  <w:lang w:val="en-US"/>
                </w:rPr>
                <w:delText>Integration, test</w:delText>
              </w:r>
              <w:r w:rsidDel="00042CD7">
                <w:rPr>
                  <w:color w:val="000000"/>
                  <w:sz w:val="20"/>
                  <w:szCs w:val="20"/>
                  <w:lang w:val="en-US"/>
                </w:rPr>
                <w:delText>e</w:delText>
              </w:r>
              <w:r w:rsidRPr="004362B5" w:rsidDel="00042CD7">
                <w:rPr>
                  <w:color w:val="000000"/>
                  <w:sz w:val="20"/>
                  <w:szCs w:val="20"/>
                  <w:lang w:val="en-US"/>
                </w:rPr>
                <w:delText>s system</w:delText>
              </w:r>
              <w:r w:rsidDel="00042CD7">
                <w:rPr>
                  <w:color w:val="000000"/>
                  <w:sz w:val="20"/>
                  <w:szCs w:val="20"/>
                  <w:lang w:val="en-US"/>
                </w:rPr>
                <w:delText>e</w:delText>
              </w:r>
              <w:r w:rsidRPr="004362B5" w:rsidDel="00042CD7">
                <w:rPr>
                  <w:color w:val="000000"/>
                  <w:sz w:val="20"/>
                  <w:szCs w:val="20"/>
                  <w:lang w:val="en-US"/>
                </w:rPr>
                <w:delText xml:space="preserve">, </w:delText>
              </w:r>
              <w:r w:rsidDel="00042CD7">
                <w:rPr>
                  <w:color w:val="000000"/>
                  <w:sz w:val="20"/>
                  <w:szCs w:val="20"/>
                  <w:lang w:val="en-US"/>
                </w:rPr>
                <w:delText>pilote</w:delText>
              </w:r>
              <w:r w:rsidRPr="004362B5" w:rsidDel="00042CD7">
                <w:rPr>
                  <w:color w:val="000000"/>
                  <w:sz w:val="20"/>
                  <w:szCs w:val="20"/>
                  <w:lang w:val="en-US"/>
                </w:rPr>
                <w:delText xml:space="preserve"> agence unique</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D16A05" w14:textId="65DA16D3" w:rsidR="006233D1" w:rsidDel="00042CD7" w:rsidRDefault="006233D1">
            <w:pPr>
              <w:jc w:val="both"/>
              <w:rPr>
                <w:del w:id="2269" w:author="Compte Microsoft" w:date="2026-06-19T09:00:00Z"/>
              </w:rPr>
              <w:pPrChange w:id="2270" w:author="Ir Nicole" w:date="2026-06-19T12:38:00Z">
                <w:pPr/>
              </w:pPrChange>
            </w:pPr>
            <w:del w:id="2271" w:author="Compte Microsoft" w:date="2026-06-19T09:00:00Z">
              <w:r w:rsidDel="00042CD7">
                <w:rPr>
                  <w:color w:val="000000"/>
                  <w:sz w:val="20"/>
                  <w:szCs w:val="20"/>
                </w:rPr>
                <w:delText>Système intègre, rapport de tests, retours pilote</w:delText>
              </w:r>
            </w:del>
          </w:p>
        </w:tc>
      </w:tr>
      <w:tr w:rsidR="006233D1" w:rsidDel="00042CD7" w14:paraId="3B57A37C" w14:textId="559EEDB8" w:rsidTr="006233D1">
        <w:trPr>
          <w:del w:id="227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7EDD5" w14:textId="156877B2" w:rsidR="006233D1" w:rsidDel="00042CD7" w:rsidRDefault="006233D1">
            <w:pPr>
              <w:jc w:val="both"/>
              <w:rPr>
                <w:del w:id="2273" w:author="Compte Microsoft" w:date="2026-06-19T09:00:00Z"/>
              </w:rPr>
              <w:pPrChange w:id="2274" w:author="Ir Nicole" w:date="2026-06-19T12:38:00Z">
                <w:pPr/>
              </w:pPrChange>
            </w:pPr>
            <w:del w:id="2275" w:author="Compte Microsoft" w:date="2026-06-19T09:00:00Z">
              <w:r w:rsidDel="00042CD7">
                <w:rPr>
                  <w:color w:val="000000"/>
                  <w:sz w:val="20"/>
                  <w:szCs w:val="20"/>
                </w:rPr>
                <w:delText>6</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BE1E4" w14:textId="0A972DB3" w:rsidR="006233D1" w:rsidDel="00042CD7" w:rsidRDefault="006233D1">
            <w:pPr>
              <w:jc w:val="both"/>
              <w:rPr>
                <w:del w:id="2276" w:author="Compte Microsoft" w:date="2026-06-19T09:00:00Z"/>
              </w:rPr>
              <w:pPrChange w:id="2277" w:author="Ir Nicole" w:date="2026-06-19T12:38:00Z">
                <w:pPr/>
              </w:pPrChange>
            </w:pPr>
            <w:del w:id="2278" w:author="Compte Microsoft" w:date="2026-06-19T09:00:00Z">
              <w:r w:rsidDel="00042CD7">
                <w:rPr>
                  <w:color w:val="000000"/>
                  <w:sz w:val="20"/>
                  <w:szCs w:val="20"/>
                </w:rPr>
                <w:delText>Ajustements, formation, déploiement multi-agences</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45B5AF" w14:textId="5656A904" w:rsidR="006233D1" w:rsidDel="00042CD7" w:rsidRDefault="006233D1">
            <w:pPr>
              <w:jc w:val="both"/>
              <w:rPr>
                <w:del w:id="2279" w:author="Compte Microsoft" w:date="2026-06-19T09:00:00Z"/>
              </w:rPr>
              <w:pPrChange w:id="2280" w:author="Ir Nicole" w:date="2026-06-19T12:38:00Z">
                <w:pPr/>
              </w:pPrChange>
            </w:pPr>
            <w:del w:id="2281" w:author="Compte Microsoft" w:date="2026-06-19T09:00:00Z">
              <w:r w:rsidDel="00042CD7">
                <w:rPr>
                  <w:color w:val="000000"/>
                  <w:sz w:val="20"/>
                  <w:szCs w:val="20"/>
                </w:rPr>
                <w:delText>Système en production, utilisateurs formes</w:delText>
              </w:r>
            </w:del>
          </w:p>
        </w:tc>
      </w:tr>
      <w:tr w:rsidR="006233D1" w:rsidDel="00042CD7" w14:paraId="337A0349" w14:textId="1321E944" w:rsidTr="006233D1">
        <w:trPr>
          <w:del w:id="2282" w:author="Compte Microsoft" w:date="2026-06-19T09:00:00Z"/>
        </w:trPr>
        <w:tc>
          <w:tcPr>
            <w:tcW w:w="83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27ACA2" w14:textId="5EDB0B7D" w:rsidR="006233D1" w:rsidDel="00042CD7" w:rsidRDefault="006233D1">
            <w:pPr>
              <w:jc w:val="both"/>
              <w:rPr>
                <w:del w:id="2283" w:author="Compte Microsoft" w:date="2026-06-19T09:00:00Z"/>
              </w:rPr>
              <w:pPrChange w:id="2284" w:author="Ir Nicole" w:date="2026-06-19T12:38:00Z">
                <w:pPr/>
              </w:pPrChange>
            </w:pPr>
            <w:del w:id="2285" w:author="Compte Microsoft" w:date="2026-06-19T09:00:00Z">
              <w:r w:rsidDel="00042CD7">
                <w:rPr>
                  <w:color w:val="000000"/>
                  <w:sz w:val="20"/>
                  <w:szCs w:val="20"/>
                </w:rPr>
                <w:delText>7</w:delText>
              </w:r>
            </w:del>
          </w:p>
        </w:tc>
        <w:tc>
          <w:tcPr>
            <w:tcW w:w="29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167B80" w14:textId="0E99AC77" w:rsidR="006233D1" w:rsidDel="00042CD7" w:rsidRDefault="006233D1">
            <w:pPr>
              <w:jc w:val="both"/>
              <w:rPr>
                <w:del w:id="2286" w:author="Compte Microsoft" w:date="2026-06-19T09:00:00Z"/>
              </w:rPr>
              <w:pPrChange w:id="2287" w:author="Ir Nicole" w:date="2026-06-19T12:38:00Z">
                <w:pPr/>
              </w:pPrChange>
            </w:pPr>
            <w:del w:id="2288" w:author="Compte Microsoft" w:date="2026-06-19T09:00:00Z">
              <w:r w:rsidDel="00042CD7">
                <w:rPr>
                  <w:color w:val="000000"/>
                  <w:sz w:val="20"/>
                  <w:szCs w:val="20"/>
                </w:rPr>
                <w:delText>Suivi post-déploiement, maintenance corrective</w:delText>
              </w:r>
            </w:del>
          </w:p>
        </w:tc>
        <w:tc>
          <w:tcPr>
            <w:tcW w:w="311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8C9D44" w14:textId="4C4BCDC5" w:rsidR="006233D1" w:rsidDel="00042CD7" w:rsidRDefault="006233D1">
            <w:pPr>
              <w:jc w:val="both"/>
              <w:rPr>
                <w:del w:id="2289" w:author="Compte Microsoft" w:date="2026-06-19T09:00:00Z"/>
              </w:rPr>
              <w:pPrChange w:id="2290" w:author="Ir Nicole" w:date="2026-06-19T12:38:00Z">
                <w:pPr/>
              </w:pPrChange>
            </w:pPr>
            <w:del w:id="2291" w:author="Compte Microsoft" w:date="2026-06-19T09:00:00Z">
              <w:r w:rsidDel="00042CD7">
                <w:rPr>
                  <w:color w:val="000000"/>
                  <w:sz w:val="20"/>
                  <w:szCs w:val="20"/>
                </w:rPr>
                <w:delText>Rapports de performance, documentation finale</w:delText>
              </w:r>
              <w:commentRangeEnd w:id="2214"/>
              <w:r w:rsidR="00737144" w:rsidDel="00042CD7">
                <w:rPr>
                  <w:rStyle w:val="Marquedecommentaire"/>
                </w:rPr>
                <w:commentReference w:id="2214"/>
              </w:r>
            </w:del>
          </w:p>
        </w:tc>
      </w:tr>
    </w:tbl>
    <w:p w14:paraId="2E237248" w14:textId="2813442F" w:rsidR="00824101" w:rsidRDefault="00824101">
      <w:pPr>
        <w:jc w:val="both"/>
        <w:rPr>
          <w:ins w:id="2292" w:author="Ir Nicole" w:date="2026-06-18T16:59:00Z"/>
        </w:rPr>
        <w:pPrChange w:id="2293" w:author="Ir Nicole" w:date="2026-06-19T12:38:00Z">
          <w:pPr/>
        </w:pPrChange>
      </w:pPr>
    </w:p>
    <w:tbl>
      <w:tblPr>
        <w:tblStyle w:val="Tramemoyenne2-Accent5"/>
        <w:tblW w:w="5001" w:type="pct"/>
        <w:tblLook w:val="04A0" w:firstRow="1" w:lastRow="0" w:firstColumn="1" w:lastColumn="0" w:noHBand="0" w:noVBand="1"/>
      </w:tblPr>
      <w:tblGrid>
        <w:gridCol w:w="2075"/>
        <w:gridCol w:w="1443"/>
        <w:gridCol w:w="2232"/>
        <w:gridCol w:w="1801"/>
        <w:gridCol w:w="1755"/>
      </w:tblGrid>
      <w:tr w:rsidR="007263DE" w:rsidRPr="00824101" w14:paraId="7A50DB42" w14:textId="77777777" w:rsidTr="00824101">
        <w:trPr>
          <w:cnfStyle w:val="100000000000" w:firstRow="1" w:lastRow="0" w:firstColumn="0" w:lastColumn="0" w:oddVBand="0" w:evenVBand="0" w:oddHBand="0" w:evenHBand="0" w:firstRowFirstColumn="0" w:firstRowLastColumn="0" w:lastRowFirstColumn="0" w:lastRowLastColumn="0"/>
          <w:ins w:id="2294" w:author="Ir Nicole" w:date="2026-06-18T17:00:00Z"/>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9D274AE" w14:textId="77777777" w:rsidR="00824101" w:rsidRPr="00824101" w:rsidRDefault="00824101">
            <w:pPr>
              <w:jc w:val="both"/>
              <w:rPr>
                <w:ins w:id="2295" w:author="Ir Nicole" w:date="2026-06-18T17:00:00Z"/>
                <w:rFonts w:ascii="Times New Roman" w:eastAsia="Times New Roman" w:hAnsi="Times New Roman" w:cs="Times New Roman"/>
                <w:sz w:val="24"/>
                <w:szCs w:val="24"/>
              </w:rPr>
              <w:pPrChange w:id="2296" w:author="Ir Nicole" w:date="2026-06-19T12:38:00Z">
                <w:pPr>
                  <w:jc w:val="center"/>
                </w:pPr>
              </w:pPrChange>
            </w:pPr>
            <w:ins w:id="2297" w:author="Ir Nicole" w:date="2026-06-18T17:00:00Z">
              <w:r w:rsidRPr="00824101">
                <w:rPr>
                  <w:rFonts w:ascii="Times New Roman" w:eastAsia="Times New Roman" w:hAnsi="Times New Roman" w:cs="Times New Roman"/>
                  <w:sz w:val="24"/>
                  <w:szCs w:val="24"/>
                </w:rPr>
                <w:t>Phase</w:t>
              </w:r>
            </w:ins>
          </w:p>
        </w:tc>
        <w:tc>
          <w:tcPr>
            <w:tcW w:w="0" w:type="auto"/>
            <w:tcBorders>
              <w:top w:val="single" w:sz="4" w:space="0" w:color="auto"/>
              <w:left w:val="single" w:sz="4" w:space="0" w:color="auto"/>
              <w:bottom w:val="single" w:sz="4" w:space="0" w:color="auto"/>
              <w:right w:val="single" w:sz="4" w:space="0" w:color="auto"/>
            </w:tcBorders>
            <w:hideMark/>
          </w:tcPr>
          <w:p w14:paraId="19D32AFA" w14:textId="77777777" w:rsidR="00824101" w:rsidRPr="00824101" w:rsidRDefault="00824101">
            <w:pPr>
              <w:jc w:val="both"/>
              <w:cnfStyle w:val="100000000000" w:firstRow="1" w:lastRow="0" w:firstColumn="0" w:lastColumn="0" w:oddVBand="0" w:evenVBand="0" w:oddHBand="0" w:evenHBand="0" w:firstRowFirstColumn="0" w:firstRowLastColumn="0" w:lastRowFirstColumn="0" w:lastRowLastColumn="0"/>
              <w:rPr>
                <w:ins w:id="2298" w:author="Ir Nicole" w:date="2026-06-18T17:00:00Z"/>
                <w:rFonts w:ascii="Times New Roman" w:eastAsia="Times New Roman" w:hAnsi="Times New Roman" w:cs="Times New Roman"/>
                <w:sz w:val="24"/>
                <w:szCs w:val="24"/>
              </w:rPr>
              <w:pPrChange w:id="2299" w:author="Ir Nicole" w:date="2026-06-19T12:38:00Z">
                <w:pPr>
                  <w:jc w:val="center"/>
                  <w:cnfStyle w:val="100000000000" w:firstRow="1" w:lastRow="0" w:firstColumn="0" w:lastColumn="0" w:oddVBand="0" w:evenVBand="0" w:oddHBand="0" w:evenHBand="0" w:firstRowFirstColumn="0" w:firstRowLastColumn="0" w:lastRowFirstColumn="0" w:lastRowLastColumn="0"/>
                </w:pPr>
              </w:pPrChange>
            </w:pPr>
            <w:proofErr w:type="spellStart"/>
            <w:ins w:id="2300" w:author="Ir Nicole" w:date="2026-06-18T17:00:00Z">
              <w:r w:rsidRPr="00824101">
                <w:rPr>
                  <w:rFonts w:ascii="Times New Roman" w:eastAsia="Times New Roman" w:hAnsi="Times New Roman" w:cs="Times New Roman"/>
                  <w:sz w:val="24"/>
                  <w:szCs w:val="24"/>
                </w:rPr>
                <w:t>Durée</w:t>
              </w:r>
              <w:proofErr w:type="spellEnd"/>
              <w:r w:rsidRPr="00824101">
                <w:rPr>
                  <w:rFonts w:ascii="Times New Roman" w:eastAsia="Times New Roman" w:hAnsi="Times New Roman" w:cs="Times New Roman"/>
                  <w:sz w:val="24"/>
                  <w:szCs w:val="24"/>
                </w:rPr>
                <w:t xml:space="preserve"> / </w:t>
              </w:r>
              <w:proofErr w:type="spellStart"/>
              <w:r w:rsidRPr="00824101">
                <w:rPr>
                  <w:rFonts w:ascii="Times New Roman" w:eastAsia="Times New Roman" w:hAnsi="Times New Roman" w:cs="Times New Roman"/>
                  <w:sz w:val="24"/>
                  <w:szCs w:val="24"/>
                </w:rPr>
                <w:t>Échéance</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552484B9" w14:textId="77777777" w:rsidR="00824101" w:rsidRPr="00824101" w:rsidRDefault="00824101">
            <w:pPr>
              <w:jc w:val="both"/>
              <w:cnfStyle w:val="100000000000" w:firstRow="1" w:lastRow="0" w:firstColumn="0" w:lastColumn="0" w:oddVBand="0" w:evenVBand="0" w:oddHBand="0" w:evenHBand="0" w:firstRowFirstColumn="0" w:firstRowLastColumn="0" w:lastRowFirstColumn="0" w:lastRowLastColumn="0"/>
              <w:rPr>
                <w:ins w:id="2301" w:author="Ir Nicole" w:date="2026-06-18T17:00:00Z"/>
                <w:rFonts w:ascii="Times New Roman" w:eastAsia="Times New Roman" w:hAnsi="Times New Roman" w:cs="Times New Roman"/>
                <w:sz w:val="24"/>
                <w:szCs w:val="24"/>
                <w:lang w:val="fr-FR"/>
                <w:rPrChange w:id="2302" w:author="Ir Nicole" w:date="2026-06-18T17:00:00Z">
                  <w:rPr>
                    <w:ins w:id="2303" w:author="Ir Nicole" w:date="2026-06-18T17:00:00Z"/>
                    <w:rFonts w:ascii="Times New Roman" w:eastAsia="Times New Roman" w:hAnsi="Times New Roman" w:cs="Times New Roman"/>
                    <w:sz w:val="24"/>
                    <w:szCs w:val="24"/>
                  </w:rPr>
                </w:rPrChange>
              </w:rPr>
              <w:pPrChange w:id="2304" w:author="Ir Nicole" w:date="2026-06-19T12:38:00Z">
                <w:pPr>
                  <w:jc w:val="center"/>
                  <w:cnfStyle w:val="100000000000" w:firstRow="1" w:lastRow="0" w:firstColumn="0" w:lastColumn="0" w:oddVBand="0" w:evenVBand="0" w:oddHBand="0" w:evenHBand="0" w:firstRowFirstColumn="0" w:firstRowLastColumn="0" w:lastRowFirstColumn="0" w:lastRowLastColumn="0"/>
                </w:pPr>
              </w:pPrChange>
            </w:pPr>
            <w:ins w:id="2305" w:author="Ir Nicole" w:date="2026-06-18T17:00:00Z">
              <w:r w:rsidRPr="00522235">
                <w:rPr>
                  <w:rFonts w:ascii="Times New Roman" w:eastAsia="Times New Roman" w:hAnsi="Times New Roman" w:cs="Times New Roman"/>
                  <w:sz w:val="24"/>
                  <w:szCs w:val="24"/>
                  <w:lang w:val="fr-FR"/>
                  <w:rPrChange w:id="2306" w:author="Ir Nicole" w:date="2026-06-19T12:58:00Z">
                    <w:rPr>
                      <w:rFonts w:ascii="Times New Roman" w:eastAsia="Times New Roman" w:hAnsi="Times New Roman" w:cs="Times New Roman"/>
                      <w:sz w:val="24"/>
                      <w:szCs w:val="24"/>
                    </w:rPr>
                  </w:rPrChange>
                </w:rPr>
                <w:t>Activités (ce qu'on attend de nous)</w:t>
              </w:r>
            </w:ins>
          </w:p>
        </w:tc>
        <w:tc>
          <w:tcPr>
            <w:tcW w:w="0" w:type="auto"/>
            <w:tcBorders>
              <w:top w:val="single" w:sz="4" w:space="0" w:color="auto"/>
              <w:left w:val="single" w:sz="4" w:space="0" w:color="auto"/>
              <w:bottom w:val="single" w:sz="4" w:space="0" w:color="auto"/>
              <w:right w:val="single" w:sz="4" w:space="0" w:color="auto"/>
            </w:tcBorders>
            <w:hideMark/>
          </w:tcPr>
          <w:p w14:paraId="7504871E" w14:textId="77777777" w:rsidR="00824101" w:rsidRPr="00824101" w:rsidRDefault="00824101">
            <w:pPr>
              <w:jc w:val="both"/>
              <w:cnfStyle w:val="100000000000" w:firstRow="1" w:lastRow="0" w:firstColumn="0" w:lastColumn="0" w:oddVBand="0" w:evenVBand="0" w:oddHBand="0" w:evenHBand="0" w:firstRowFirstColumn="0" w:firstRowLastColumn="0" w:lastRowFirstColumn="0" w:lastRowLastColumn="0"/>
              <w:rPr>
                <w:ins w:id="2307" w:author="Ir Nicole" w:date="2026-06-18T17:00:00Z"/>
                <w:rFonts w:ascii="Times New Roman" w:eastAsia="Times New Roman" w:hAnsi="Times New Roman" w:cs="Times New Roman"/>
                <w:sz w:val="24"/>
                <w:szCs w:val="24"/>
              </w:rPr>
              <w:pPrChange w:id="2308" w:author="Ir Nicole" w:date="2026-06-19T12:38:00Z">
                <w:pPr>
                  <w:jc w:val="center"/>
                  <w:cnfStyle w:val="100000000000" w:firstRow="1" w:lastRow="0" w:firstColumn="0" w:lastColumn="0" w:oddVBand="0" w:evenVBand="0" w:oddHBand="0" w:evenHBand="0" w:firstRowFirstColumn="0" w:firstRowLastColumn="0" w:lastRowFirstColumn="0" w:lastRowLastColumn="0"/>
                </w:pPr>
              </w:pPrChange>
            </w:pPr>
            <w:proofErr w:type="spellStart"/>
            <w:ins w:id="2309" w:author="Ir Nicole" w:date="2026-06-18T17:00:00Z">
              <w:r w:rsidRPr="00824101">
                <w:rPr>
                  <w:rFonts w:ascii="Times New Roman" w:eastAsia="Times New Roman" w:hAnsi="Times New Roman" w:cs="Times New Roman"/>
                  <w:sz w:val="24"/>
                  <w:szCs w:val="24"/>
                </w:rPr>
                <w:t>Responsable</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49C088E7" w14:textId="77777777" w:rsidR="00824101" w:rsidRPr="00824101" w:rsidRDefault="00824101">
            <w:pPr>
              <w:jc w:val="both"/>
              <w:cnfStyle w:val="100000000000" w:firstRow="1" w:lastRow="0" w:firstColumn="0" w:lastColumn="0" w:oddVBand="0" w:evenVBand="0" w:oddHBand="0" w:evenHBand="0" w:firstRowFirstColumn="0" w:firstRowLastColumn="0" w:lastRowFirstColumn="0" w:lastRowLastColumn="0"/>
              <w:rPr>
                <w:ins w:id="2310" w:author="Ir Nicole" w:date="2026-06-18T17:00:00Z"/>
                <w:rFonts w:ascii="Times New Roman" w:eastAsia="Times New Roman" w:hAnsi="Times New Roman" w:cs="Times New Roman"/>
                <w:sz w:val="24"/>
                <w:szCs w:val="24"/>
              </w:rPr>
              <w:pPrChange w:id="2311" w:author="Ir Nicole" w:date="2026-06-19T12:38:00Z">
                <w:pPr>
                  <w:jc w:val="center"/>
                  <w:cnfStyle w:val="100000000000" w:firstRow="1" w:lastRow="0" w:firstColumn="0" w:lastColumn="0" w:oddVBand="0" w:evenVBand="0" w:oddHBand="0" w:evenHBand="0" w:firstRowFirstColumn="0" w:firstRowLastColumn="0" w:lastRowFirstColumn="0" w:lastRowLastColumn="0"/>
                </w:pPr>
              </w:pPrChange>
            </w:pPr>
            <w:proofErr w:type="spellStart"/>
            <w:ins w:id="2312" w:author="Ir Nicole" w:date="2026-06-18T17:00:00Z">
              <w:r w:rsidRPr="00824101">
                <w:rPr>
                  <w:rFonts w:ascii="Times New Roman" w:eastAsia="Times New Roman" w:hAnsi="Times New Roman" w:cs="Times New Roman"/>
                  <w:sz w:val="24"/>
                  <w:szCs w:val="24"/>
                </w:rPr>
                <w:t>Livrables</w:t>
              </w:r>
              <w:proofErr w:type="spellEnd"/>
            </w:ins>
          </w:p>
        </w:tc>
      </w:tr>
      <w:tr w:rsidR="007263DE" w:rsidRPr="00824101" w14:paraId="3C41FB71" w14:textId="77777777" w:rsidTr="00824101">
        <w:trPr>
          <w:cnfStyle w:val="000000100000" w:firstRow="0" w:lastRow="0" w:firstColumn="0" w:lastColumn="0" w:oddVBand="0" w:evenVBand="0" w:oddHBand="1" w:evenHBand="0" w:firstRowFirstColumn="0" w:firstRowLastColumn="0" w:lastRowFirstColumn="0" w:lastRowLastColumn="0"/>
          <w:ins w:id="2313"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AF86EE9" w14:textId="77777777" w:rsidR="00824101" w:rsidRPr="00824101" w:rsidRDefault="00824101">
            <w:pPr>
              <w:jc w:val="both"/>
              <w:rPr>
                <w:ins w:id="2314" w:author="Ir Nicole" w:date="2026-06-18T17:00:00Z"/>
                <w:rFonts w:ascii="Times New Roman" w:eastAsia="Times New Roman" w:hAnsi="Times New Roman" w:cs="Times New Roman"/>
                <w:sz w:val="24"/>
                <w:szCs w:val="24"/>
              </w:rPr>
              <w:pPrChange w:id="2315" w:author="Ir Nicole" w:date="2026-06-19T12:38:00Z">
                <w:pPr/>
              </w:pPrChange>
            </w:pPr>
            <w:ins w:id="2316" w:author="Ir Nicole" w:date="2026-06-18T17:00:00Z">
              <w:r w:rsidRPr="00824101">
                <w:rPr>
                  <w:rFonts w:ascii="Times New Roman" w:eastAsia="Times New Roman" w:hAnsi="Times New Roman" w:cs="Times New Roman"/>
                  <w:sz w:val="24"/>
                  <w:szCs w:val="24"/>
                </w:rPr>
                <w:t xml:space="preserve">1. </w:t>
              </w:r>
              <w:proofErr w:type="spellStart"/>
              <w:r w:rsidRPr="00824101">
                <w:rPr>
                  <w:rFonts w:ascii="Times New Roman" w:eastAsia="Times New Roman" w:hAnsi="Times New Roman" w:cs="Times New Roman"/>
                  <w:sz w:val="24"/>
                  <w:szCs w:val="24"/>
                </w:rPr>
                <w:t>Analyse</w:t>
              </w:r>
              <w:proofErr w:type="spellEnd"/>
              <w:r w:rsidRPr="00824101">
                <w:rPr>
                  <w:rFonts w:ascii="Times New Roman" w:eastAsia="Times New Roman" w:hAnsi="Times New Roman" w:cs="Times New Roman"/>
                  <w:sz w:val="24"/>
                  <w:szCs w:val="24"/>
                </w:rPr>
                <w:t xml:space="preserve"> et conception</w:t>
              </w:r>
            </w:ins>
          </w:p>
        </w:tc>
        <w:tc>
          <w:tcPr>
            <w:tcW w:w="0" w:type="auto"/>
            <w:tcBorders>
              <w:top w:val="single" w:sz="4" w:space="0" w:color="auto"/>
              <w:left w:val="single" w:sz="4" w:space="0" w:color="auto"/>
              <w:bottom w:val="single" w:sz="4" w:space="0" w:color="auto"/>
              <w:right w:val="single" w:sz="4" w:space="0" w:color="auto"/>
            </w:tcBorders>
            <w:hideMark/>
          </w:tcPr>
          <w:p w14:paraId="77C3A4E7" w14:textId="4DD5CAF7" w:rsidR="00824101" w:rsidRPr="00824101" w:rsidRDefault="007635E6">
            <w:pPr>
              <w:jc w:val="both"/>
              <w:cnfStyle w:val="000000100000" w:firstRow="0" w:lastRow="0" w:firstColumn="0" w:lastColumn="0" w:oddVBand="0" w:evenVBand="0" w:oddHBand="1" w:evenHBand="0" w:firstRowFirstColumn="0" w:firstRowLastColumn="0" w:lastRowFirstColumn="0" w:lastRowLastColumn="0"/>
              <w:rPr>
                <w:ins w:id="2317" w:author="Ir Nicole" w:date="2026-06-18T17:00:00Z"/>
                <w:rFonts w:ascii="Times New Roman" w:eastAsia="Times New Roman" w:hAnsi="Times New Roman" w:cs="Times New Roman"/>
                <w:sz w:val="24"/>
                <w:szCs w:val="24"/>
              </w:rPr>
              <w:pPrChange w:id="2318"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19" w:author="Compte Microsoft" w:date="2026-06-19T09:14:00Z">
              <w:r>
                <w:rPr>
                  <w:rFonts w:ascii="Times New Roman" w:eastAsia="Times New Roman" w:hAnsi="Times New Roman" w:cs="Times New Roman"/>
                  <w:sz w:val="24"/>
                  <w:szCs w:val="24"/>
                </w:rPr>
                <w:t xml:space="preserve">1 </w:t>
              </w:r>
            </w:ins>
            <w:proofErr w:type="spellStart"/>
            <w:ins w:id="2320" w:author="Ir Nicole" w:date="2026-06-18T17:00:00Z">
              <w:r w:rsidR="00824101" w:rsidRPr="00824101">
                <w:rPr>
                  <w:rFonts w:ascii="Times New Roman" w:eastAsia="Times New Roman" w:hAnsi="Times New Roman" w:cs="Times New Roman"/>
                  <w:sz w:val="24"/>
                  <w:szCs w:val="24"/>
                </w:rPr>
                <w:t>Semaine</w:t>
              </w:r>
              <w:proofErr w:type="spellEnd"/>
              <w:r w:rsidR="00824101" w:rsidRPr="00824101">
                <w:rPr>
                  <w:rFonts w:ascii="Times New Roman" w:eastAsia="Times New Roman" w:hAnsi="Times New Roman" w:cs="Times New Roman"/>
                  <w:sz w:val="24"/>
                  <w:szCs w:val="24"/>
                </w:rPr>
                <w:t xml:space="preserve"> </w:t>
              </w:r>
              <w:del w:id="2321" w:author="Compte Microsoft" w:date="2026-06-19T09:14:00Z">
                <w:r w:rsidR="00824101" w:rsidRPr="00824101" w:rsidDel="007635E6">
                  <w:rPr>
                    <w:rFonts w:ascii="Times New Roman" w:eastAsia="Times New Roman" w:hAnsi="Times New Roman" w:cs="Times New Roman"/>
                    <w:sz w:val="24"/>
                    <w:szCs w:val="24"/>
                  </w:rPr>
                  <w:delText>1</w:delText>
                </w:r>
              </w:del>
            </w:ins>
          </w:p>
        </w:tc>
        <w:tc>
          <w:tcPr>
            <w:tcW w:w="0" w:type="auto"/>
            <w:tcBorders>
              <w:top w:val="single" w:sz="4" w:space="0" w:color="auto"/>
              <w:left w:val="single" w:sz="4" w:space="0" w:color="auto"/>
              <w:bottom w:val="single" w:sz="4" w:space="0" w:color="auto"/>
              <w:right w:val="single" w:sz="4" w:space="0" w:color="auto"/>
            </w:tcBorders>
            <w:hideMark/>
          </w:tcPr>
          <w:p w14:paraId="279A1DF7" w14:textId="6440DBA1"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322" w:author="Ir Nicole" w:date="2026-06-18T17:00:00Z"/>
                <w:rFonts w:ascii="Times New Roman" w:eastAsia="Times New Roman" w:hAnsi="Times New Roman" w:cs="Times New Roman"/>
                <w:sz w:val="24"/>
                <w:szCs w:val="24"/>
                <w:lang w:val="fr-FR"/>
                <w:rPrChange w:id="2323" w:author="Ir Nicole" w:date="2026-06-18T17:00:00Z">
                  <w:rPr>
                    <w:ins w:id="2324" w:author="Ir Nicole" w:date="2026-06-18T17:00:00Z"/>
                    <w:rFonts w:ascii="Times New Roman" w:eastAsia="Times New Roman" w:hAnsi="Times New Roman" w:cs="Times New Roman"/>
                    <w:sz w:val="24"/>
                    <w:szCs w:val="24"/>
                  </w:rPr>
                </w:rPrChange>
              </w:rPr>
              <w:pPrChange w:id="2325"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26" w:author="Ir Nicole" w:date="2026-06-18T17:00:00Z">
              <w:r w:rsidRPr="00522235">
                <w:rPr>
                  <w:rFonts w:ascii="Times New Roman" w:eastAsia="Times New Roman" w:hAnsi="Times New Roman" w:cs="Times New Roman"/>
                  <w:sz w:val="24"/>
                  <w:szCs w:val="24"/>
                  <w:lang w:val="fr-FR"/>
                  <w:rPrChange w:id="2327" w:author="Ir Nicole" w:date="2026-06-19T12:58:00Z">
                    <w:rPr>
                      <w:rFonts w:ascii="Times New Roman" w:eastAsia="Times New Roman" w:hAnsi="Times New Roman" w:cs="Times New Roman"/>
                      <w:sz w:val="24"/>
                      <w:szCs w:val="24"/>
                    </w:rPr>
                  </w:rPrChange>
                </w:rPr>
                <w:t xml:space="preserve">- Recueillir les besoins auprès de la banque.- Rédiger le cahier des charges.- </w:t>
              </w:r>
              <w:proofErr w:type="spellStart"/>
              <w:r w:rsidRPr="00824101">
                <w:rPr>
                  <w:rFonts w:ascii="Times New Roman" w:eastAsia="Times New Roman" w:hAnsi="Times New Roman" w:cs="Times New Roman"/>
                  <w:sz w:val="24"/>
                  <w:szCs w:val="24"/>
                </w:rPr>
                <w:t>Concevoir</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l'architecture</w:t>
              </w:r>
              <w:proofErr w:type="spellEnd"/>
              <w:r w:rsidRPr="00824101">
                <w:rPr>
                  <w:rFonts w:ascii="Times New Roman" w:eastAsia="Times New Roman" w:hAnsi="Times New Roman" w:cs="Times New Roman"/>
                  <w:sz w:val="24"/>
                  <w:szCs w:val="24"/>
                </w:rPr>
                <w:t xml:space="preserve"> du </w:t>
              </w:r>
              <w:proofErr w:type="spellStart"/>
              <w:r w:rsidRPr="00824101">
                <w:rPr>
                  <w:rFonts w:ascii="Times New Roman" w:eastAsia="Times New Roman" w:hAnsi="Times New Roman" w:cs="Times New Roman"/>
                  <w:sz w:val="24"/>
                  <w:szCs w:val="24"/>
                </w:rPr>
                <w:t>système</w:t>
              </w:r>
              <w:proofErr w:type="spellEnd"/>
              <w:r w:rsidRPr="00824101">
                <w:rPr>
                  <w:rFonts w:ascii="Times New Roman" w:eastAsia="Times New Roman" w:hAnsi="Times New Roman" w:cs="Times New Roman"/>
                  <w:sz w:val="24"/>
                  <w:szCs w:val="24"/>
                </w:rPr>
                <w:t>.-</w:t>
              </w:r>
            </w:ins>
          </w:p>
        </w:tc>
        <w:tc>
          <w:tcPr>
            <w:tcW w:w="0" w:type="auto"/>
            <w:tcBorders>
              <w:top w:val="single" w:sz="4" w:space="0" w:color="auto"/>
              <w:left w:val="single" w:sz="4" w:space="0" w:color="auto"/>
              <w:bottom w:val="single" w:sz="4" w:space="0" w:color="auto"/>
              <w:right w:val="single" w:sz="4" w:space="0" w:color="auto"/>
            </w:tcBorders>
            <w:hideMark/>
          </w:tcPr>
          <w:p w14:paraId="5E7C63DF" w14:textId="72448C4F" w:rsidR="00824101" w:rsidRPr="00423320" w:rsidRDefault="00824101">
            <w:pPr>
              <w:jc w:val="both"/>
              <w:cnfStyle w:val="000000100000" w:firstRow="0" w:lastRow="0" w:firstColumn="0" w:lastColumn="0" w:oddVBand="0" w:evenVBand="0" w:oddHBand="1" w:evenHBand="0" w:firstRowFirstColumn="0" w:firstRowLastColumn="0" w:lastRowFirstColumn="0" w:lastRowLastColumn="0"/>
              <w:rPr>
                <w:ins w:id="2328" w:author="Ir Nicole" w:date="2026-06-18T17:00:00Z"/>
                <w:rFonts w:ascii="Times New Roman" w:eastAsia="Times New Roman" w:hAnsi="Times New Roman" w:cs="Times New Roman"/>
                <w:sz w:val="24"/>
                <w:szCs w:val="24"/>
                <w:lang w:val="fr-FR"/>
                <w:rPrChange w:id="2329" w:author="Ir Nicole" w:date="2026-06-18T17:23:00Z">
                  <w:rPr>
                    <w:ins w:id="2330" w:author="Ir Nicole" w:date="2026-06-18T17:00:00Z"/>
                    <w:rFonts w:ascii="Times New Roman" w:eastAsia="Times New Roman" w:hAnsi="Times New Roman" w:cs="Times New Roman"/>
                    <w:sz w:val="24"/>
                    <w:szCs w:val="24"/>
                  </w:rPr>
                </w:rPrChange>
              </w:rPr>
              <w:pPrChange w:id="2331"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32" w:author="Ir Nicole" w:date="2026-06-18T17:00:00Z">
              <w:r w:rsidRPr="00522235">
                <w:rPr>
                  <w:rFonts w:ascii="Times New Roman" w:eastAsia="Times New Roman" w:hAnsi="Times New Roman" w:cs="Times New Roman"/>
                  <w:sz w:val="24"/>
                  <w:szCs w:val="24"/>
                  <w:lang w:val="fr-FR"/>
                  <w:rPrChange w:id="2333" w:author="Ir Nicole" w:date="2026-06-19T12:58:00Z">
                    <w:rPr>
                      <w:rFonts w:ascii="Times New Roman" w:eastAsia="Times New Roman" w:hAnsi="Times New Roman" w:cs="Times New Roman"/>
                      <w:sz w:val="24"/>
                      <w:szCs w:val="24"/>
                    </w:rPr>
                  </w:rPrChange>
                </w:rPr>
                <w:t>Équipe projet</w:t>
              </w:r>
            </w:ins>
            <w:ins w:id="2334" w:author="Ir Nicole" w:date="2026-06-18T17:23:00Z">
              <w:r w:rsidR="00423320" w:rsidRPr="00522235">
                <w:rPr>
                  <w:rFonts w:ascii="Times New Roman" w:eastAsia="Times New Roman" w:hAnsi="Times New Roman" w:cs="Times New Roman"/>
                  <w:sz w:val="24"/>
                  <w:szCs w:val="24"/>
                  <w:lang w:val="fr-FR"/>
                  <w:rPrChange w:id="2335" w:author="Ir Nicole" w:date="2026-06-19T12:58:00Z">
                    <w:rPr>
                      <w:rFonts w:ascii="Times New Roman" w:eastAsia="Times New Roman" w:hAnsi="Times New Roman" w:cs="Times New Roman"/>
                      <w:sz w:val="24"/>
                      <w:szCs w:val="24"/>
                    </w:rPr>
                  </w:rPrChange>
                </w:rPr>
                <w:t>(E.</w:t>
              </w:r>
              <w:r w:rsidR="00423320">
                <w:rPr>
                  <w:rFonts w:ascii="Times New Roman" w:eastAsia="Times New Roman" w:hAnsi="Times New Roman" w:cs="Times New Roman"/>
                  <w:sz w:val="24"/>
                  <w:szCs w:val="24"/>
                  <w:lang w:val="fr-FR"/>
                </w:rPr>
                <w:t>P</w:t>
              </w:r>
              <w:r w:rsidR="00423320" w:rsidRPr="00522235">
                <w:rPr>
                  <w:rFonts w:ascii="Times New Roman" w:eastAsia="Times New Roman" w:hAnsi="Times New Roman" w:cs="Times New Roman"/>
                  <w:sz w:val="24"/>
                  <w:szCs w:val="24"/>
                  <w:lang w:val="fr-FR"/>
                  <w:rPrChange w:id="2336" w:author="Ir Nicole" w:date="2026-06-19T12:58:00Z">
                    <w:rPr>
                      <w:rFonts w:ascii="Times New Roman" w:eastAsia="Times New Roman" w:hAnsi="Times New Roman" w:cs="Times New Roman"/>
                      <w:sz w:val="24"/>
                      <w:szCs w:val="24"/>
                    </w:rPr>
                  </w:rPrChange>
                </w:rPr>
                <w:t>)</w:t>
              </w:r>
            </w:ins>
            <w:ins w:id="2337" w:author="Ir Nicole" w:date="2026-06-18T17:00:00Z">
              <w:r w:rsidRPr="00522235">
                <w:rPr>
                  <w:rFonts w:ascii="Times New Roman" w:eastAsia="Times New Roman" w:hAnsi="Times New Roman" w:cs="Times New Roman"/>
                  <w:sz w:val="24"/>
                  <w:szCs w:val="24"/>
                  <w:lang w:val="fr-FR"/>
                  <w:rPrChange w:id="2338" w:author="Ir Nicole" w:date="2026-06-19T12:58:00Z">
                    <w:rPr>
                      <w:rFonts w:ascii="Times New Roman" w:eastAsia="Times New Roman" w:hAnsi="Times New Roman" w:cs="Times New Roman"/>
                      <w:sz w:val="24"/>
                      <w:szCs w:val="24"/>
                    </w:rPr>
                  </w:rPrChange>
                </w:rPr>
                <w:t xml:space="preserve"> + Encadreur + Banque</w:t>
              </w:r>
            </w:ins>
          </w:p>
        </w:tc>
        <w:tc>
          <w:tcPr>
            <w:tcW w:w="0" w:type="auto"/>
            <w:tcBorders>
              <w:top w:val="single" w:sz="4" w:space="0" w:color="auto"/>
              <w:left w:val="single" w:sz="4" w:space="0" w:color="auto"/>
              <w:bottom w:val="single" w:sz="4" w:space="0" w:color="auto"/>
              <w:right w:val="single" w:sz="4" w:space="0" w:color="auto"/>
            </w:tcBorders>
            <w:hideMark/>
          </w:tcPr>
          <w:p w14:paraId="6510455D" w14:textId="06362F22"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339" w:author="Ir Nicole" w:date="2026-06-18T17:00:00Z"/>
                <w:rFonts w:ascii="Times New Roman" w:eastAsia="Times New Roman" w:hAnsi="Times New Roman" w:cs="Times New Roman"/>
                <w:sz w:val="24"/>
                <w:szCs w:val="24"/>
                <w:lang w:val="fr-FR"/>
                <w:rPrChange w:id="2340" w:author="Ir Nicole" w:date="2026-06-18T17:00:00Z">
                  <w:rPr>
                    <w:ins w:id="2341" w:author="Ir Nicole" w:date="2026-06-18T17:00:00Z"/>
                    <w:rFonts w:ascii="Times New Roman" w:eastAsia="Times New Roman" w:hAnsi="Times New Roman" w:cs="Times New Roman"/>
                    <w:sz w:val="24"/>
                    <w:szCs w:val="24"/>
                  </w:rPr>
                </w:rPrChange>
              </w:rPr>
              <w:pPrChange w:id="2342"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43" w:author="Ir Nicole" w:date="2026-06-18T17:00:00Z">
              <w:r w:rsidRPr="00522235">
                <w:rPr>
                  <w:rFonts w:ascii="Times New Roman" w:eastAsia="Times New Roman" w:hAnsi="Times New Roman" w:cs="Times New Roman"/>
                  <w:sz w:val="24"/>
                  <w:szCs w:val="24"/>
                  <w:lang w:val="fr-FR"/>
                  <w:rPrChange w:id="2344" w:author="Ir Nicole" w:date="2026-06-19T12:58:00Z">
                    <w:rPr>
                      <w:rFonts w:ascii="Times New Roman" w:eastAsia="Times New Roman" w:hAnsi="Times New Roman" w:cs="Times New Roman"/>
                      <w:sz w:val="24"/>
                      <w:szCs w:val="24"/>
                    </w:rPr>
                  </w:rPrChange>
                </w:rPr>
                <w:t>Cahier des charges vali</w:t>
              </w:r>
              <w:r w:rsidR="000C61A6" w:rsidRPr="00522235">
                <w:rPr>
                  <w:rFonts w:ascii="Times New Roman" w:eastAsia="Times New Roman" w:hAnsi="Times New Roman" w:cs="Times New Roman"/>
                  <w:sz w:val="24"/>
                  <w:szCs w:val="24"/>
                  <w:lang w:val="fr-FR"/>
                  <w:rPrChange w:id="2345" w:author="Ir Nicole" w:date="2026-06-19T12:58:00Z">
                    <w:rPr>
                      <w:rFonts w:ascii="Times New Roman" w:eastAsia="Times New Roman" w:hAnsi="Times New Roman" w:cs="Times New Roman"/>
                      <w:sz w:val="24"/>
                      <w:szCs w:val="24"/>
                    </w:rPr>
                  </w:rPrChange>
                </w:rPr>
                <w:t>dé, architecture</w:t>
              </w:r>
            </w:ins>
          </w:p>
        </w:tc>
      </w:tr>
      <w:tr w:rsidR="007263DE" w:rsidRPr="00824101" w14:paraId="3A842586" w14:textId="77777777" w:rsidTr="00824101">
        <w:trPr>
          <w:ins w:id="2346"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A580527" w14:textId="77777777" w:rsidR="00824101" w:rsidRPr="00824101" w:rsidRDefault="00824101">
            <w:pPr>
              <w:jc w:val="both"/>
              <w:rPr>
                <w:ins w:id="2347" w:author="Ir Nicole" w:date="2026-06-18T17:00:00Z"/>
                <w:rFonts w:ascii="Times New Roman" w:eastAsia="Times New Roman" w:hAnsi="Times New Roman" w:cs="Times New Roman"/>
                <w:sz w:val="24"/>
                <w:szCs w:val="24"/>
              </w:rPr>
              <w:pPrChange w:id="2348" w:author="Ir Nicole" w:date="2026-06-19T12:38:00Z">
                <w:pPr/>
              </w:pPrChange>
            </w:pPr>
            <w:ins w:id="2349" w:author="Ir Nicole" w:date="2026-06-18T17:00:00Z">
              <w:r w:rsidRPr="00824101">
                <w:rPr>
                  <w:rFonts w:ascii="Times New Roman" w:eastAsia="Times New Roman" w:hAnsi="Times New Roman" w:cs="Times New Roman"/>
                  <w:sz w:val="24"/>
                  <w:szCs w:val="24"/>
                </w:rPr>
                <w:t xml:space="preserve">2. </w:t>
              </w:r>
              <w:proofErr w:type="spellStart"/>
              <w:r w:rsidRPr="00824101">
                <w:rPr>
                  <w:rFonts w:ascii="Times New Roman" w:eastAsia="Times New Roman" w:hAnsi="Times New Roman" w:cs="Times New Roman"/>
                  <w:sz w:val="24"/>
                  <w:szCs w:val="24"/>
                </w:rPr>
                <w:t>Développement</w:t>
              </w:r>
              <w:proofErr w:type="spellEnd"/>
              <w:r w:rsidRPr="00824101">
                <w:rPr>
                  <w:rFonts w:ascii="Times New Roman" w:eastAsia="Times New Roman" w:hAnsi="Times New Roman" w:cs="Times New Roman"/>
                  <w:sz w:val="24"/>
                  <w:szCs w:val="24"/>
                </w:rPr>
                <w:t xml:space="preserve"> du module </w:t>
              </w:r>
              <w:proofErr w:type="spellStart"/>
              <w:r w:rsidRPr="00824101">
                <w:rPr>
                  <w:rFonts w:ascii="Times New Roman" w:eastAsia="Times New Roman" w:hAnsi="Times New Roman" w:cs="Times New Roman"/>
                  <w:sz w:val="24"/>
                  <w:szCs w:val="24"/>
                </w:rPr>
                <w:t>biométrique</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2DCA809C" w14:textId="7D4F1297" w:rsidR="00824101" w:rsidRPr="00824101" w:rsidRDefault="007635E6">
            <w:pPr>
              <w:jc w:val="both"/>
              <w:cnfStyle w:val="000000000000" w:firstRow="0" w:lastRow="0" w:firstColumn="0" w:lastColumn="0" w:oddVBand="0" w:evenVBand="0" w:oddHBand="0" w:evenHBand="0" w:firstRowFirstColumn="0" w:firstRowLastColumn="0" w:lastRowFirstColumn="0" w:lastRowLastColumn="0"/>
              <w:rPr>
                <w:ins w:id="2350" w:author="Ir Nicole" w:date="2026-06-18T17:00:00Z"/>
                <w:rFonts w:ascii="Times New Roman" w:eastAsia="Times New Roman" w:hAnsi="Times New Roman" w:cs="Times New Roman"/>
                <w:sz w:val="24"/>
                <w:szCs w:val="24"/>
              </w:rPr>
              <w:pPrChange w:id="2351"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52" w:author="Compte Microsoft" w:date="2026-06-19T09:15:00Z">
              <w:r>
                <w:rPr>
                  <w:rFonts w:ascii="Times New Roman" w:eastAsia="Times New Roman" w:hAnsi="Times New Roman" w:cs="Times New Roman"/>
                  <w:sz w:val="24"/>
                  <w:szCs w:val="24"/>
                </w:rPr>
                <w:t xml:space="preserve">1 </w:t>
              </w:r>
            </w:ins>
            <w:proofErr w:type="spellStart"/>
            <w:ins w:id="2353" w:author="Ir Nicole" w:date="2026-06-18T17:00:00Z">
              <w:r w:rsidR="00824101" w:rsidRPr="00824101">
                <w:rPr>
                  <w:rFonts w:ascii="Times New Roman" w:eastAsia="Times New Roman" w:hAnsi="Times New Roman" w:cs="Times New Roman"/>
                  <w:sz w:val="24"/>
                  <w:szCs w:val="24"/>
                </w:rPr>
                <w:t>Semaines</w:t>
              </w:r>
              <w:proofErr w:type="spellEnd"/>
              <w:r w:rsidR="00824101" w:rsidRPr="00824101">
                <w:rPr>
                  <w:rFonts w:ascii="Times New Roman" w:eastAsia="Times New Roman" w:hAnsi="Times New Roman" w:cs="Times New Roman"/>
                  <w:sz w:val="24"/>
                  <w:szCs w:val="24"/>
                </w:rPr>
                <w:t xml:space="preserve"> </w:t>
              </w:r>
              <w:del w:id="2354" w:author="Compte Microsoft" w:date="2026-06-19T09:14:00Z">
                <w:r w:rsidR="00824101" w:rsidRPr="00824101" w:rsidDel="007635E6">
                  <w:rPr>
                    <w:rFonts w:ascii="Times New Roman" w:eastAsia="Times New Roman" w:hAnsi="Times New Roman" w:cs="Times New Roman"/>
                    <w:sz w:val="24"/>
                    <w:szCs w:val="24"/>
                  </w:rPr>
                  <w:delText>2 à 3</w:delText>
                </w:r>
              </w:del>
            </w:ins>
          </w:p>
        </w:tc>
        <w:tc>
          <w:tcPr>
            <w:tcW w:w="0" w:type="auto"/>
            <w:tcBorders>
              <w:top w:val="single" w:sz="4" w:space="0" w:color="auto"/>
              <w:left w:val="single" w:sz="4" w:space="0" w:color="auto"/>
              <w:bottom w:val="single" w:sz="4" w:space="0" w:color="auto"/>
              <w:right w:val="single" w:sz="4" w:space="0" w:color="auto"/>
            </w:tcBorders>
            <w:hideMark/>
          </w:tcPr>
          <w:p w14:paraId="4076B260" w14:textId="77777777" w:rsidR="00423320" w:rsidRDefault="00824101">
            <w:pPr>
              <w:jc w:val="both"/>
              <w:cnfStyle w:val="000000000000" w:firstRow="0" w:lastRow="0" w:firstColumn="0" w:lastColumn="0" w:oddVBand="0" w:evenVBand="0" w:oddHBand="0" w:evenHBand="0" w:firstRowFirstColumn="0" w:firstRowLastColumn="0" w:lastRowFirstColumn="0" w:lastRowLastColumn="0"/>
              <w:rPr>
                <w:ins w:id="2355" w:author="Ir Nicole" w:date="2026-06-18T17:26:00Z"/>
                <w:rFonts w:ascii="Times New Roman" w:eastAsia="Times New Roman" w:hAnsi="Times New Roman" w:cs="Times New Roman"/>
                <w:sz w:val="24"/>
                <w:szCs w:val="24"/>
                <w:lang w:val="fr-FR"/>
              </w:rPr>
              <w:pPrChange w:id="2356"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57" w:author="Ir Nicole" w:date="2026-06-18T17:00:00Z">
              <w:r w:rsidRPr="00522235">
                <w:rPr>
                  <w:rFonts w:ascii="Times New Roman" w:eastAsia="Times New Roman" w:hAnsi="Times New Roman" w:cs="Times New Roman"/>
                  <w:sz w:val="24"/>
                  <w:szCs w:val="24"/>
                  <w:lang w:val="fr-FR"/>
                  <w:rPrChange w:id="2358" w:author="Ir Nicole" w:date="2026-06-19T12:58:00Z">
                    <w:rPr>
                      <w:rFonts w:ascii="Times New Roman" w:eastAsia="Times New Roman" w:hAnsi="Times New Roman" w:cs="Times New Roman"/>
                      <w:sz w:val="24"/>
                      <w:szCs w:val="24"/>
                    </w:rPr>
                  </w:rPrChange>
                </w:rPr>
                <w:t xml:space="preserve">- Installer </w:t>
              </w:r>
              <w:proofErr w:type="spellStart"/>
              <w:r w:rsidRPr="00522235">
                <w:rPr>
                  <w:rFonts w:ascii="Times New Roman" w:eastAsia="Times New Roman" w:hAnsi="Times New Roman" w:cs="Times New Roman"/>
                  <w:sz w:val="24"/>
                  <w:szCs w:val="24"/>
                  <w:lang w:val="fr-FR"/>
                  <w:rPrChange w:id="2359" w:author="Ir Nicole" w:date="2026-06-19T12:58:00Z">
                    <w:rPr>
                      <w:rFonts w:ascii="Times New Roman" w:eastAsia="Times New Roman" w:hAnsi="Times New Roman" w:cs="Times New Roman"/>
                      <w:sz w:val="24"/>
                      <w:szCs w:val="24"/>
                    </w:rPr>
                  </w:rPrChange>
                </w:rPr>
                <w:t>Raspberry</w:t>
              </w:r>
              <w:proofErr w:type="spellEnd"/>
              <w:r w:rsidRPr="00522235">
                <w:rPr>
                  <w:rFonts w:ascii="Times New Roman" w:eastAsia="Times New Roman" w:hAnsi="Times New Roman" w:cs="Times New Roman"/>
                  <w:sz w:val="24"/>
                  <w:szCs w:val="24"/>
                  <w:lang w:val="fr-FR"/>
                  <w:rPrChange w:id="2360" w:author="Ir Nicole" w:date="2026-06-19T12:58:00Z">
                    <w:rPr>
                      <w:rFonts w:ascii="Times New Roman" w:eastAsia="Times New Roman" w:hAnsi="Times New Roman" w:cs="Times New Roman"/>
                      <w:sz w:val="24"/>
                      <w:szCs w:val="24"/>
                    </w:rPr>
                  </w:rPrChange>
                </w:rPr>
                <w:t xml:space="preserve"> Pi.</w:t>
              </w:r>
            </w:ins>
          </w:p>
          <w:p w14:paraId="4841A055" w14:textId="24D953F5" w:rsidR="00423320" w:rsidRDefault="00824101">
            <w:pPr>
              <w:jc w:val="both"/>
              <w:cnfStyle w:val="000000000000" w:firstRow="0" w:lastRow="0" w:firstColumn="0" w:lastColumn="0" w:oddVBand="0" w:evenVBand="0" w:oddHBand="0" w:evenHBand="0" w:firstRowFirstColumn="0" w:firstRowLastColumn="0" w:lastRowFirstColumn="0" w:lastRowLastColumn="0"/>
              <w:rPr>
                <w:ins w:id="2361" w:author="Ir Nicole" w:date="2026-06-18T17:26:00Z"/>
                <w:rFonts w:ascii="Times New Roman" w:eastAsia="Times New Roman" w:hAnsi="Times New Roman" w:cs="Times New Roman"/>
                <w:sz w:val="24"/>
                <w:szCs w:val="24"/>
                <w:lang w:val="fr-FR"/>
              </w:rPr>
              <w:pPrChange w:id="2362"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63" w:author="Ir Nicole" w:date="2026-06-18T17:00:00Z">
              <w:r w:rsidRPr="00522235">
                <w:rPr>
                  <w:rFonts w:ascii="Times New Roman" w:eastAsia="Times New Roman" w:hAnsi="Times New Roman" w:cs="Times New Roman"/>
                  <w:sz w:val="24"/>
                  <w:szCs w:val="24"/>
                  <w:lang w:val="fr-FR"/>
                  <w:rPrChange w:id="2364" w:author="Ir Nicole" w:date="2026-06-19T12:58:00Z">
                    <w:rPr>
                      <w:rFonts w:ascii="Times New Roman" w:eastAsia="Times New Roman" w:hAnsi="Times New Roman" w:cs="Times New Roman"/>
                      <w:sz w:val="24"/>
                      <w:szCs w:val="24"/>
                    </w:rPr>
                  </w:rPrChange>
                </w:rPr>
                <w:t>- Intégrer le lecteur d'empreintes et la caméra.</w:t>
              </w:r>
            </w:ins>
          </w:p>
          <w:p w14:paraId="346645B1" w14:textId="213D5063" w:rsidR="00423320" w:rsidRDefault="00824101">
            <w:pPr>
              <w:jc w:val="both"/>
              <w:cnfStyle w:val="000000000000" w:firstRow="0" w:lastRow="0" w:firstColumn="0" w:lastColumn="0" w:oddVBand="0" w:evenVBand="0" w:oddHBand="0" w:evenHBand="0" w:firstRowFirstColumn="0" w:firstRowLastColumn="0" w:lastRowFirstColumn="0" w:lastRowLastColumn="0"/>
              <w:rPr>
                <w:ins w:id="2365" w:author="Ir Nicole" w:date="2026-06-18T17:26:00Z"/>
                <w:rFonts w:ascii="Times New Roman" w:eastAsia="Times New Roman" w:hAnsi="Times New Roman" w:cs="Times New Roman"/>
                <w:sz w:val="24"/>
                <w:szCs w:val="24"/>
                <w:lang w:val="fr-FR"/>
              </w:rPr>
              <w:pPrChange w:id="2366"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67" w:author="Ir Nicole" w:date="2026-06-18T17:00:00Z">
              <w:r w:rsidRPr="00522235">
                <w:rPr>
                  <w:rFonts w:ascii="Times New Roman" w:eastAsia="Times New Roman" w:hAnsi="Times New Roman" w:cs="Times New Roman"/>
                  <w:sz w:val="24"/>
                  <w:szCs w:val="24"/>
                  <w:lang w:val="fr-FR"/>
                  <w:rPrChange w:id="2368" w:author="Ir Nicole" w:date="2026-06-19T12:58:00Z">
                    <w:rPr>
                      <w:rFonts w:ascii="Times New Roman" w:eastAsia="Times New Roman" w:hAnsi="Times New Roman" w:cs="Times New Roman"/>
                      <w:sz w:val="24"/>
                      <w:szCs w:val="24"/>
                    </w:rPr>
                  </w:rPrChange>
                </w:rPr>
                <w:lastRenderedPageBreak/>
                <w:t>- Développer et tester la reconnaissance faciale et digitale.</w:t>
              </w:r>
            </w:ins>
          </w:p>
          <w:p w14:paraId="4CB4B989" w14:textId="066A3B01"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369" w:author="Ir Nicole" w:date="2026-06-18T17:00:00Z"/>
                <w:rFonts w:ascii="Times New Roman" w:eastAsia="Times New Roman" w:hAnsi="Times New Roman" w:cs="Times New Roman"/>
                <w:sz w:val="24"/>
                <w:szCs w:val="24"/>
                <w:lang w:val="fr-FR"/>
                <w:rPrChange w:id="2370" w:author="Ir Nicole" w:date="2026-06-18T17:00:00Z">
                  <w:rPr>
                    <w:ins w:id="2371" w:author="Ir Nicole" w:date="2026-06-18T17:00:00Z"/>
                    <w:rFonts w:ascii="Times New Roman" w:eastAsia="Times New Roman" w:hAnsi="Times New Roman" w:cs="Times New Roman"/>
                    <w:sz w:val="24"/>
                    <w:szCs w:val="24"/>
                  </w:rPr>
                </w:rPrChange>
              </w:rPr>
              <w:pPrChange w:id="2372"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73" w:author="Ir Nicole" w:date="2026-06-18T17:00:00Z">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Valider</w:t>
              </w:r>
              <w:proofErr w:type="spellEnd"/>
              <w:r w:rsidRPr="00824101">
                <w:rPr>
                  <w:rFonts w:ascii="Times New Roman" w:eastAsia="Times New Roman" w:hAnsi="Times New Roman" w:cs="Times New Roman"/>
                  <w:sz w:val="24"/>
                  <w:szCs w:val="24"/>
                </w:rPr>
                <w:t xml:space="preserve"> les performances </w:t>
              </w:r>
              <w:proofErr w:type="spellStart"/>
              <w:r w:rsidRPr="00824101">
                <w:rPr>
                  <w:rFonts w:ascii="Times New Roman" w:eastAsia="Times New Roman" w:hAnsi="Times New Roman" w:cs="Times New Roman"/>
                  <w:sz w:val="24"/>
                  <w:szCs w:val="24"/>
                </w:rPr>
                <w:t>biométriques</w:t>
              </w:r>
              <w:proofErr w:type="spellEnd"/>
              <w:r w:rsidRPr="00824101">
                <w:rPr>
                  <w:rFonts w:ascii="Times New Roman" w:eastAsia="Times New Roman" w:hAnsi="Times New Roman" w:cs="Times New Roman"/>
                  <w:sz w:val="24"/>
                  <w:szCs w:val="24"/>
                </w:rPr>
                <w:t>.</w:t>
              </w:r>
            </w:ins>
          </w:p>
        </w:tc>
        <w:tc>
          <w:tcPr>
            <w:tcW w:w="0" w:type="auto"/>
            <w:tcBorders>
              <w:top w:val="single" w:sz="4" w:space="0" w:color="auto"/>
              <w:left w:val="single" w:sz="4" w:space="0" w:color="auto"/>
              <w:bottom w:val="single" w:sz="4" w:space="0" w:color="auto"/>
              <w:right w:val="single" w:sz="4" w:space="0" w:color="auto"/>
            </w:tcBorders>
            <w:hideMark/>
          </w:tcPr>
          <w:p w14:paraId="4C3EA6F1" w14:textId="7A80822D" w:rsidR="00824101" w:rsidRPr="000C61A6" w:rsidRDefault="00824101">
            <w:pPr>
              <w:jc w:val="both"/>
              <w:cnfStyle w:val="000000000000" w:firstRow="0" w:lastRow="0" w:firstColumn="0" w:lastColumn="0" w:oddVBand="0" w:evenVBand="0" w:oddHBand="0" w:evenHBand="0" w:firstRowFirstColumn="0" w:firstRowLastColumn="0" w:lastRowFirstColumn="0" w:lastRowLastColumn="0"/>
              <w:rPr>
                <w:ins w:id="2374" w:author="Ir Nicole" w:date="2026-06-18T17:00:00Z"/>
                <w:rFonts w:ascii="Times New Roman" w:eastAsia="Times New Roman" w:hAnsi="Times New Roman" w:cs="Times New Roman"/>
                <w:sz w:val="24"/>
                <w:szCs w:val="24"/>
                <w:lang w:val="fr-FR"/>
                <w:rPrChange w:id="2375" w:author="Ir Nicole" w:date="2026-06-18T17:16:00Z">
                  <w:rPr>
                    <w:ins w:id="2376" w:author="Ir Nicole" w:date="2026-06-18T17:00:00Z"/>
                    <w:rFonts w:ascii="Times New Roman" w:eastAsia="Times New Roman" w:hAnsi="Times New Roman" w:cs="Times New Roman"/>
                    <w:sz w:val="24"/>
                    <w:szCs w:val="24"/>
                  </w:rPr>
                </w:rPrChange>
              </w:rPr>
              <w:pPrChange w:id="2377"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78" w:author="Ir Nicole" w:date="2026-06-18T17:00:00Z">
              <w:r w:rsidRPr="00522235">
                <w:rPr>
                  <w:rFonts w:ascii="Times New Roman" w:eastAsia="Times New Roman" w:hAnsi="Times New Roman" w:cs="Times New Roman"/>
                  <w:sz w:val="24"/>
                  <w:szCs w:val="24"/>
                  <w:lang w:val="fr-FR"/>
                  <w:rPrChange w:id="2379" w:author="Ir Nicole" w:date="2026-06-19T12:58:00Z">
                    <w:rPr>
                      <w:rFonts w:ascii="Times New Roman" w:eastAsia="Times New Roman" w:hAnsi="Times New Roman" w:cs="Times New Roman"/>
                      <w:sz w:val="24"/>
                      <w:szCs w:val="24"/>
                    </w:rPr>
                  </w:rPrChange>
                </w:rPr>
                <w:lastRenderedPageBreak/>
                <w:t>Équipe développement embarqué</w:t>
              </w:r>
            </w:ins>
            <w:ins w:id="2380" w:author="Ir Nicole" w:date="2026-06-18T17:16:00Z">
              <w:r w:rsidR="000C61A6" w:rsidRPr="00522235">
                <w:rPr>
                  <w:rFonts w:ascii="Times New Roman" w:eastAsia="Times New Roman" w:hAnsi="Times New Roman" w:cs="Times New Roman"/>
                  <w:sz w:val="24"/>
                  <w:szCs w:val="24"/>
                  <w:lang w:val="fr-FR"/>
                  <w:rPrChange w:id="2381" w:author="Ir Nicole" w:date="2026-06-19T12:58:00Z">
                    <w:rPr>
                      <w:rFonts w:ascii="Times New Roman" w:eastAsia="Times New Roman" w:hAnsi="Times New Roman" w:cs="Times New Roman"/>
                      <w:sz w:val="24"/>
                      <w:szCs w:val="24"/>
                    </w:rPr>
                  </w:rPrChange>
                </w:rPr>
                <w:t>(E.P)</w:t>
              </w:r>
            </w:ins>
          </w:p>
        </w:tc>
        <w:tc>
          <w:tcPr>
            <w:tcW w:w="0" w:type="auto"/>
            <w:tcBorders>
              <w:top w:val="single" w:sz="4" w:space="0" w:color="auto"/>
              <w:left w:val="single" w:sz="4" w:space="0" w:color="auto"/>
              <w:bottom w:val="single" w:sz="4" w:space="0" w:color="auto"/>
              <w:right w:val="single" w:sz="4" w:space="0" w:color="auto"/>
            </w:tcBorders>
            <w:hideMark/>
          </w:tcPr>
          <w:p w14:paraId="1A975427" w14:textId="77777777"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382" w:author="Ir Nicole" w:date="2026-06-18T17:00:00Z"/>
                <w:rFonts w:ascii="Times New Roman" w:eastAsia="Times New Roman" w:hAnsi="Times New Roman" w:cs="Times New Roman"/>
                <w:sz w:val="24"/>
                <w:szCs w:val="24"/>
              </w:rPr>
              <w:pPrChange w:id="2383"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384" w:author="Ir Nicole" w:date="2026-06-18T17:00:00Z">
              <w:r w:rsidRPr="00824101">
                <w:rPr>
                  <w:rFonts w:ascii="Times New Roman" w:eastAsia="Times New Roman" w:hAnsi="Times New Roman" w:cs="Times New Roman"/>
                  <w:sz w:val="24"/>
                  <w:szCs w:val="24"/>
                </w:rPr>
                <w:t xml:space="preserve">Prototype </w:t>
              </w:r>
              <w:proofErr w:type="spellStart"/>
              <w:r w:rsidRPr="00824101">
                <w:rPr>
                  <w:rFonts w:ascii="Times New Roman" w:eastAsia="Times New Roman" w:hAnsi="Times New Roman" w:cs="Times New Roman"/>
                  <w:sz w:val="24"/>
                  <w:szCs w:val="24"/>
                </w:rPr>
                <w:t>biométrique</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fonctionnel</w:t>
              </w:r>
              <w:proofErr w:type="spellEnd"/>
            </w:ins>
          </w:p>
        </w:tc>
      </w:tr>
      <w:tr w:rsidR="007263DE" w:rsidRPr="00824101" w14:paraId="2165868E" w14:textId="77777777" w:rsidTr="00824101">
        <w:trPr>
          <w:cnfStyle w:val="000000100000" w:firstRow="0" w:lastRow="0" w:firstColumn="0" w:lastColumn="0" w:oddVBand="0" w:evenVBand="0" w:oddHBand="1" w:evenHBand="0" w:firstRowFirstColumn="0" w:firstRowLastColumn="0" w:lastRowFirstColumn="0" w:lastRowLastColumn="0"/>
          <w:ins w:id="2385"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AA058D9" w14:textId="77777777" w:rsidR="00824101" w:rsidRPr="00824101" w:rsidRDefault="00824101">
            <w:pPr>
              <w:jc w:val="both"/>
              <w:rPr>
                <w:ins w:id="2386" w:author="Ir Nicole" w:date="2026-06-18T17:00:00Z"/>
                <w:rFonts w:ascii="Times New Roman" w:eastAsia="Times New Roman" w:hAnsi="Times New Roman" w:cs="Times New Roman"/>
                <w:sz w:val="24"/>
                <w:szCs w:val="24"/>
                <w:lang w:val="fr-FR"/>
                <w:rPrChange w:id="2387" w:author="Ir Nicole" w:date="2026-06-18T17:00:00Z">
                  <w:rPr>
                    <w:ins w:id="2388" w:author="Ir Nicole" w:date="2026-06-18T17:00:00Z"/>
                    <w:rFonts w:ascii="Times New Roman" w:eastAsia="Times New Roman" w:hAnsi="Times New Roman" w:cs="Times New Roman"/>
                    <w:sz w:val="24"/>
                    <w:szCs w:val="24"/>
                  </w:rPr>
                </w:rPrChange>
              </w:rPr>
              <w:pPrChange w:id="2389" w:author="Ir Nicole" w:date="2026-06-19T12:38:00Z">
                <w:pPr/>
              </w:pPrChange>
            </w:pPr>
            <w:ins w:id="2390" w:author="Ir Nicole" w:date="2026-06-18T17:00:00Z">
              <w:r w:rsidRPr="00522235">
                <w:rPr>
                  <w:rFonts w:ascii="Times New Roman" w:eastAsia="Times New Roman" w:hAnsi="Times New Roman" w:cs="Times New Roman"/>
                  <w:sz w:val="24"/>
                  <w:szCs w:val="24"/>
                  <w:lang w:val="fr-FR"/>
                  <w:rPrChange w:id="2391" w:author="Ir Nicole" w:date="2026-06-19T12:58:00Z">
                    <w:rPr>
                      <w:rFonts w:ascii="Times New Roman" w:eastAsia="Times New Roman" w:hAnsi="Times New Roman" w:cs="Times New Roman"/>
                      <w:sz w:val="24"/>
                      <w:szCs w:val="24"/>
                    </w:rPr>
                  </w:rPrChange>
                </w:rPr>
                <w:lastRenderedPageBreak/>
                <w:t>3. Développement du serveur et de la base de données</w:t>
              </w:r>
            </w:ins>
          </w:p>
        </w:tc>
        <w:tc>
          <w:tcPr>
            <w:tcW w:w="0" w:type="auto"/>
            <w:tcBorders>
              <w:top w:val="single" w:sz="4" w:space="0" w:color="auto"/>
              <w:left w:val="single" w:sz="4" w:space="0" w:color="auto"/>
              <w:bottom w:val="single" w:sz="4" w:space="0" w:color="auto"/>
              <w:right w:val="single" w:sz="4" w:space="0" w:color="auto"/>
            </w:tcBorders>
            <w:hideMark/>
          </w:tcPr>
          <w:p w14:paraId="747D6E7F" w14:textId="76E2576F" w:rsidR="00824101" w:rsidRPr="00824101" w:rsidRDefault="007635E6">
            <w:pPr>
              <w:jc w:val="both"/>
              <w:cnfStyle w:val="000000100000" w:firstRow="0" w:lastRow="0" w:firstColumn="0" w:lastColumn="0" w:oddVBand="0" w:evenVBand="0" w:oddHBand="1" w:evenHBand="0" w:firstRowFirstColumn="0" w:firstRowLastColumn="0" w:lastRowFirstColumn="0" w:lastRowLastColumn="0"/>
              <w:rPr>
                <w:ins w:id="2392" w:author="Ir Nicole" w:date="2026-06-18T17:00:00Z"/>
                <w:rFonts w:ascii="Times New Roman" w:eastAsia="Times New Roman" w:hAnsi="Times New Roman" w:cs="Times New Roman"/>
                <w:sz w:val="24"/>
                <w:szCs w:val="24"/>
              </w:rPr>
              <w:pPrChange w:id="2393"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94" w:author="Compte Microsoft" w:date="2026-06-19T09:15:00Z">
              <w:r>
                <w:rPr>
                  <w:rFonts w:ascii="Times New Roman" w:eastAsia="Times New Roman" w:hAnsi="Times New Roman" w:cs="Times New Roman"/>
                  <w:sz w:val="24"/>
                  <w:szCs w:val="24"/>
                </w:rPr>
                <w:t xml:space="preserve">1 </w:t>
              </w:r>
            </w:ins>
            <w:proofErr w:type="spellStart"/>
            <w:ins w:id="2395" w:author="Ir Nicole" w:date="2026-06-18T17:00:00Z">
              <w:r w:rsidR="00824101" w:rsidRPr="00824101">
                <w:rPr>
                  <w:rFonts w:ascii="Times New Roman" w:eastAsia="Times New Roman" w:hAnsi="Times New Roman" w:cs="Times New Roman"/>
                  <w:sz w:val="24"/>
                  <w:szCs w:val="24"/>
                </w:rPr>
                <w:t>Semaines</w:t>
              </w:r>
              <w:proofErr w:type="spellEnd"/>
              <w:r w:rsidR="00824101" w:rsidRPr="00824101">
                <w:rPr>
                  <w:rFonts w:ascii="Times New Roman" w:eastAsia="Times New Roman" w:hAnsi="Times New Roman" w:cs="Times New Roman"/>
                  <w:sz w:val="24"/>
                  <w:szCs w:val="24"/>
                </w:rPr>
                <w:t xml:space="preserve"> </w:t>
              </w:r>
              <w:del w:id="2396" w:author="Compte Microsoft" w:date="2026-06-19T09:15:00Z">
                <w:r w:rsidR="00824101" w:rsidRPr="00824101" w:rsidDel="007635E6">
                  <w:rPr>
                    <w:rFonts w:ascii="Times New Roman" w:eastAsia="Times New Roman" w:hAnsi="Times New Roman" w:cs="Times New Roman"/>
                    <w:sz w:val="24"/>
                    <w:szCs w:val="24"/>
                  </w:rPr>
                  <w:delText>4 à 5</w:delText>
                </w:r>
              </w:del>
            </w:ins>
          </w:p>
        </w:tc>
        <w:tc>
          <w:tcPr>
            <w:tcW w:w="0" w:type="auto"/>
            <w:tcBorders>
              <w:top w:val="single" w:sz="4" w:space="0" w:color="auto"/>
              <w:left w:val="single" w:sz="4" w:space="0" w:color="auto"/>
              <w:bottom w:val="single" w:sz="4" w:space="0" w:color="auto"/>
              <w:right w:val="single" w:sz="4" w:space="0" w:color="auto"/>
            </w:tcBorders>
            <w:hideMark/>
          </w:tcPr>
          <w:p w14:paraId="14B336E7" w14:textId="77777777" w:rsidR="00423320" w:rsidRDefault="00824101">
            <w:pPr>
              <w:jc w:val="both"/>
              <w:cnfStyle w:val="000000100000" w:firstRow="0" w:lastRow="0" w:firstColumn="0" w:lastColumn="0" w:oddVBand="0" w:evenVBand="0" w:oddHBand="1" w:evenHBand="0" w:firstRowFirstColumn="0" w:firstRowLastColumn="0" w:lastRowFirstColumn="0" w:lastRowLastColumn="0"/>
              <w:rPr>
                <w:ins w:id="2397" w:author="Ir Nicole" w:date="2026-06-18T17:26:00Z"/>
                <w:rFonts w:ascii="Times New Roman" w:eastAsia="Times New Roman" w:hAnsi="Times New Roman" w:cs="Times New Roman"/>
                <w:sz w:val="24"/>
                <w:szCs w:val="24"/>
                <w:lang w:val="fr-FR"/>
              </w:rPr>
              <w:pPrChange w:id="2398"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399" w:author="Ir Nicole" w:date="2026-06-18T17:00:00Z">
              <w:r w:rsidRPr="00522235">
                <w:rPr>
                  <w:rFonts w:ascii="Times New Roman" w:eastAsia="Times New Roman" w:hAnsi="Times New Roman" w:cs="Times New Roman"/>
                  <w:sz w:val="24"/>
                  <w:szCs w:val="24"/>
                  <w:lang w:val="fr-FR"/>
                  <w:rPrChange w:id="2400" w:author="Ir Nicole" w:date="2026-06-19T12:58:00Z">
                    <w:rPr>
                      <w:rFonts w:ascii="Times New Roman" w:eastAsia="Times New Roman" w:hAnsi="Times New Roman" w:cs="Times New Roman"/>
                      <w:sz w:val="24"/>
                      <w:szCs w:val="24"/>
                    </w:rPr>
                  </w:rPrChange>
                </w:rPr>
                <w:t>- Concevoir la base de données.</w:t>
              </w:r>
            </w:ins>
          </w:p>
          <w:p w14:paraId="40E095B1" w14:textId="77777777" w:rsidR="00423320" w:rsidRDefault="00824101">
            <w:pPr>
              <w:jc w:val="both"/>
              <w:cnfStyle w:val="000000100000" w:firstRow="0" w:lastRow="0" w:firstColumn="0" w:lastColumn="0" w:oddVBand="0" w:evenVBand="0" w:oddHBand="1" w:evenHBand="0" w:firstRowFirstColumn="0" w:firstRowLastColumn="0" w:lastRowFirstColumn="0" w:lastRowLastColumn="0"/>
              <w:rPr>
                <w:ins w:id="2401" w:author="Ir Nicole" w:date="2026-06-18T17:26:00Z"/>
                <w:rFonts w:ascii="Times New Roman" w:eastAsia="Times New Roman" w:hAnsi="Times New Roman" w:cs="Times New Roman"/>
                <w:sz w:val="24"/>
                <w:szCs w:val="24"/>
                <w:lang w:val="fr-FR"/>
              </w:rPr>
              <w:pPrChange w:id="2402"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03" w:author="Ir Nicole" w:date="2026-06-18T17:00:00Z">
              <w:r w:rsidRPr="00522235">
                <w:rPr>
                  <w:rFonts w:ascii="Times New Roman" w:eastAsia="Times New Roman" w:hAnsi="Times New Roman" w:cs="Times New Roman"/>
                  <w:sz w:val="24"/>
                  <w:szCs w:val="24"/>
                  <w:lang w:val="fr-FR"/>
                  <w:rPrChange w:id="2404" w:author="Ir Nicole" w:date="2026-06-19T12:58:00Z">
                    <w:rPr>
                      <w:rFonts w:ascii="Times New Roman" w:eastAsia="Times New Roman" w:hAnsi="Times New Roman" w:cs="Times New Roman"/>
                      <w:sz w:val="24"/>
                      <w:szCs w:val="24"/>
                    </w:rPr>
                  </w:rPrChange>
                </w:rPr>
                <w:t>- Développer les API REST.</w:t>
              </w:r>
            </w:ins>
          </w:p>
          <w:p w14:paraId="021CB5C7" w14:textId="77777777" w:rsidR="00423320" w:rsidRDefault="00824101">
            <w:pPr>
              <w:jc w:val="both"/>
              <w:cnfStyle w:val="000000100000" w:firstRow="0" w:lastRow="0" w:firstColumn="0" w:lastColumn="0" w:oddVBand="0" w:evenVBand="0" w:oddHBand="1" w:evenHBand="0" w:firstRowFirstColumn="0" w:firstRowLastColumn="0" w:lastRowFirstColumn="0" w:lastRowLastColumn="0"/>
              <w:rPr>
                <w:ins w:id="2405" w:author="Ir Nicole" w:date="2026-06-18T17:26:00Z"/>
                <w:rFonts w:ascii="Times New Roman" w:eastAsia="Times New Roman" w:hAnsi="Times New Roman" w:cs="Times New Roman"/>
                <w:sz w:val="24"/>
                <w:szCs w:val="24"/>
                <w:lang w:val="fr-FR"/>
              </w:rPr>
              <w:pPrChange w:id="2406"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07" w:author="Ir Nicole" w:date="2026-06-18T17:00:00Z">
              <w:r w:rsidRPr="00522235">
                <w:rPr>
                  <w:rFonts w:ascii="Times New Roman" w:eastAsia="Times New Roman" w:hAnsi="Times New Roman" w:cs="Times New Roman"/>
                  <w:sz w:val="24"/>
                  <w:szCs w:val="24"/>
                  <w:lang w:val="fr-FR"/>
                  <w:rPrChange w:id="2408" w:author="Ir Nicole" w:date="2026-06-19T12:58:00Z">
                    <w:rPr>
                      <w:rFonts w:ascii="Times New Roman" w:eastAsia="Times New Roman" w:hAnsi="Times New Roman" w:cs="Times New Roman"/>
                      <w:sz w:val="24"/>
                      <w:szCs w:val="24"/>
                    </w:rPr>
                  </w:rPrChange>
                </w:rPr>
                <w:t>- Implémenter le chiffrement et l'authentification.</w:t>
              </w:r>
            </w:ins>
          </w:p>
          <w:p w14:paraId="0B04ED1C" w14:textId="30B7469D"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409" w:author="Ir Nicole" w:date="2026-06-18T17:00:00Z"/>
                <w:rFonts w:ascii="Times New Roman" w:eastAsia="Times New Roman" w:hAnsi="Times New Roman" w:cs="Times New Roman"/>
                <w:sz w:val="24"/>
                <w:szCs w:val="24"/>
                <w:lang w:val="fr-FR"/>
                <w:rPrChange w:id="2410" w:author="Ir Nicole" w:date="2026-06-18T17:00:00Z">
                  <w:rPr>
                    <w:ins w:id="2411" w:author="Ir Nicole" w:date="2026-06-18T17:00:00Z"/>
                    <w:rFonts w:ascii="Times New Roman" w:eastAsia="Times New Roman" w:hAnsi="Times New Roman" w:cs="Times New Roman"/>
                    <w:sz w:val="24"/>
                    <w:szCs w:val="24"/>
                  </w:rPr>
                </w:rPrChange>
              </w:rPr>
              <w:pPrChange w:id="2412"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13" w:author="Ir Nicole" w:date="2026-06-18T17:00:00Z">
              <w:r w:rsidRPr="00522235">
                <w:rPr>
                  <w:rFonts w:ascii="Times New Roman" w:eastAsia="Times New Roman" w:hAnsi="Times New Roman" w:cs="Times New Roman"/>
                  <w:sz w:val="24"/>
                  <w:szCs w:val="24"/>
                  <w:lang w:val="fr-FR"/>
                  <w:rPrChange w:id="2414" w:author="Ir Nicole" w:date="2026-06-19T12:58:00Z">
                    <w:rPr>
                      <w:rFonts w:ascii="Times New Roman" w:eastAsia="Times New Roman" w:hAnsi="Times New Roman" w:cs="Times New Roman"/>
                      <w:sz w:val="24"/>
                      <w:szCs w:val="24"/>
                    </w:rPr>
                  </w:rPrChange>
                </w:rPr>
                <w:t xml:space="preserve">- Tester les échanges entre le </w:t>
              </w:r>
              <w:proofErr w:type="spellStart"/>
              <w:r w:rsidRPr="00522235">
                <w:rPr>
                  <w:rFonts w:ascii="Times New Roman" w:eastAsia="Times New Roman" w:hAnsi="Times New Roman" w:cs="Times New Roman"/>
                  <w:sz w:val="24"/>
                  <w:szCs w:val="24"/>
                  <w:lang w:val="fr-FR"/>
                  <w:rPrChange w:id="2415" w:author="Ir Nicole" w:date="2026-06-19T12:58:00Z">
                    <w:rPr>
                      <w:rFonts w:ascii="Times New Roman" w:eastAsia="Times New Roman" w:hAnsi="Times New Roman" w:cs="Times New Roman"/>
                      <w:sz w:val="24"/>
                      <w:szCs w:val="24"/>
                    </w:rPr>
                  </w:rPrChange>
                </w:rPr>
                <w:t>Raspberry</w:t>
              </w:r>
              <w:proofErr w:type="spellEnd"/>
              <w:r w:rsidRPr="00522235">
                <w:rPr>
                  <w:rFonts w:ascii="Times New Roman" w:eastAsia="Times New Roman" w:hAnsi="Times New Roman" w:cs="Times New Roman"/>
                  <w:sz w:val="24"/>
                  <w:szCs w:val="24"/>
                  <w:lang w:val="fr-FR"/>
                  <w:rPrChange w:id="2416" w:author="Ir Nicole" w:date="2026-06-19T12:58:00Z">
                    <w:rPr>
                      <w:rFonts w:ascii="Times New Roman" w:eastAsia="Times New Roman" w:hAnsi="Times New Roman" w:cs="Times New Roman"/>
                      <w:sz w:val="24"/>
                      <w:szCs w:val="24"/>
                    </w:rPr>
                  </w:rPrChange>
                </w:rPr>
                <w:t xml:space="preserve"> Pi et le serveur.</w:t>
              </w:r>
            </w:ins>
          </w:p>
        </w:tc>
        <w:tc>
          <w:tcPr>
            <w:tcW w:w="0" w:type="auto"/>
            <w:tcBorders>
              <w:top w:val="single" w:sz="4" w:space="0" w:color="auto"/>
              <w:left w:val="single" w:sz="4" w:space="0" w:color="auto"/>
              <w:bottom w:val="single" w:sz="4" w:space="0" w:color="auto"/>
              <w:right w:val="single" w:sz="4" w:space="0" w:color="auto"/>
            </w:tcBorders>
            <w:hideMark/>
          </w:tcPr>
          <w:p w14:paraId="5708FF19" w14:textId="6F76C83F"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417" w:author="Ir Nicole" w:date="2026-06-18T17:00:00Z"/>
                <w:rFonts w:ascii="Times New Roman" w:eastAsia="Times New Roman" w:hAnsi="Times New Roman" w:cs="Times New Roman"/>
                <w:sz w:val="24"/>
                <w:szCs w:val="24"/>
              </w:rPr>
              <w:pPrChange w:id="2418" w:author="Ir Nicole" w:date="2026-06-19T12:38:00Z">
                <w:pPr>
                  <w:cnfStyle w:val="000000100000" w:firstRow="0" w:lastRow="0" w:firstColumn="0" w:lastColumn="0" w:oddVBand="0" w:evenVBand="0" w:oddHBand="1" w:evenHBand="0" w:firstRowFirstColumn="0" w:firstRowLastColumn="0" w:lastRowFirstColumn="0" w:lastRowLastColumn="0"/>
                </w:pPr>
              </w:pPrChange>
            </w:pPr>
            <w:proofErr w:type="spellStart"/>
            <w:ins w:id="2419" w:author="Ir Nicole" w:date="2026-06-18T17:00:00Z">
              <w:r w:rsidRPr="00824101">
                <w:rPr>
                  <w:rFonts w:ascii="Times New Roman" w:eastAsia="Times New Roman" w:hAnsi="Times New Roman" w:cs="Times New Roman"/>
                  <w:sz w:val="24"/>
                  <w:szCs w:val="24"/>
                </w:rPr>
                <w:t>Développeur</w:t>
              </w:r>
              <w:proofErr w:type="spellEnd"/>
              <w:r w:rsidRPr="00824101">
                <w:rPr>
                  <w:rFonts w:ascii="Times New Roman" w:eastAsia="Times New Roman" w:hAnsi="Times New Roman" w:cs="Times New Roman"/>
                  <w:sz w:val="24"/>
                  <w:szCs w:val="24"/>
                </w:rPr>
                <w:t xml:space="preserve"> Backend</w:t>
              </w:r>
            </w:ins>
            <w:ins w:id="2420" w:author="Ir Nicole" w:date="2026-06-18T17:23:00Z">
              <w:r w:rsidR="00423320">
                <w:rPr>
                  <w:rFonts w:ascii="Times New Roman" w:eastAsia="Times New Roman" w:hAnsi="Times New Roman" w:cs="Times New Roman"/>
                  <w:sz w:val="24"/>
                  <w:szCs w:val="24"/>
                </w:rPr>
                <w:t>(E.P)</w:t>
              </w:r>
            </w:ins>
          </w:p>
        </w:tc>
        <w:tc>
          <w:tcPr>
            <w:tcW w:w="0" w:type="auto"/>
            <w:tcBorders>
              <w:top w:val="single" w:sz="4" w:space="0" w:color="auto"/>
              <w:left w:val="single" w:sz="4" w:space="0" w:color="auto"/>
              <w:bottom w:val="single" w:sz="4" w:space="0" w:color="auto"/>
              <w:right w:val="single" w:sz="4" w:space="0" w:color="auto"/>
            </w:tcBorders>
            <w:hideMark/>
          </w:tcPr>
          <w:p w14:paraId="0F2F3734" w14:textId="77777777"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421" w:author="Ir Nicole" w:date="2026-06-18T17:00:00Z"/>
                <w:rFonts w:ascii="Times New Roman" w:eastAsia="Times New Roman" w:hAnsi="Times New Roman" w:cs="Times New Roman"/>
                <w:sz w:val="24"/>
                <w:szCs w:val="24"/>
                <w:lang w:val="fr-FR"/>
                <w:rPrChange w:id="2422" w:author="Ir Nicole" w:date="2026-06-18T17:00:00Z">
                  <w:rPr>
                    <w:ins w:id="2423" w:author="Ir Nicole" w:date="2026-06-18T17:00:00Z"/>
                    <w:rFonts w:ascii="Times New Roman" w:eastAsia="Times New Roman" w:hAnsi="Times New Roman" w:cs="Times New Roman"/>
                    <w:sz w:val="24"/>
                    <w:szCs w:val="24"/>
                  </w:rPr>
                </w:rPrChange>
              </w:rPr>
              <w:pPrChange w:id="2424"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25" w:author="Ir Nicole" w:date="2026-06-18T17:00:00Z">
              <w:r w:rsidRPr="00522235">
                <w:rPr>
                  <w:rFonts w:ascii="Times New Roman" w:eastAsia="Times New Roman" w:hAnsi="Times New Roman" w:cs="Times New Roman"/>
                  <w:sz w:val="24"/>
                  <w:szCs w:val="24"/>
                  <w:lang w:val="fr-FR"/>
                  <w:rPrChange w:id="2426" w:author="Ir Nicole" w:date="2026-06-19T12:58:00Z">
                    <w:rPr>
                      <w:rFonts w:ascii="Times New Roman" w:eastAsia="Times New Roman" w:hAnsi="Times New Roman" w:cs="Times New Roman"/>
                      <w:sz w:val="24"/>
                      <w:szCs w:val="24"/>
                    </w:rPr>
                  </w:rPrChange>
                </w:rPr>
                <w:t>API fonctionnelle, base de données sécurisée</w:t>
              </w:r>
            </w:ins>
          </w:p>
        </w:tc>
      </w:tr>
      <w:tr w:rsidR="007263DE" w:rsidRPr="00824101" w14:paraId="75753D8D" w14:textId="77777777" w:rsidTr="00824101">
        <w:trPr>
          <w:ins w:id="2427"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EE7C60F" w14:textId="77777777" w:rsidR="00824101" w:rsidRPr="00824101" w:rsidRDefault="00824101">
            <w:pPr>
              <w:jc w:val="both"/>
              <w:rPr>
                <w:ins w:id="2428" w:author="Ir Nicole" w:date="2026-06-18T17:00:00Z"/>
                <w:rFonts w:ascii="Times New Roman" w:eastAsia="Times New Roman" w:hAnsi="Times New Roman" w:cs="Times New Roman"/>
                <w:sz w:val="24"/>
                <w:szCs w:val="24"/>
              </w:rPr>
              <w:pPrChange w:id="2429" w:author="Ir Nicole" w:date="2026-06-19T12:38:00Z">
                <w:pPr/>
              </w:pPrChange>
            </w:pPr>
            <w:ins w:id="2430" w:author="Ir Nicole" w:date="2026-06-18T17:00:00Z">
              <w:r w:rsidRPr="00824101">
                <w:rPr>
                  <w:rFonts w:ascii="Times New Roman" w:eastAsia="Times New Roman" w:hAnsi="Times New Roman" w:cs="Times New Roman"/>
                  <w:sz w:val="24"/>
                  <w:szCs w:val="24"/>
                </w:rPr>
                <w:t xml:space="preserve">4. </w:t>
              </w:r>
              <w:proofErr w:type="spellStart"/>
              <w:r w:rsidRPr="00824101">
                <w:rPr>
                  <w:rFonts w:ascii="Times New Roman" w:eastAsia="Times New Roman" w:hAnsi="Times New Roman" w:cs="Times New Roman"/>
                  <w:sz w:val="24"/>
                  <w:szCs w:val="24"/>
                </w:rPr>
                <w:t>Développement</w:t>
              </w:r>
              <w:proofErr w:type="spellEnd"/>
              <w:r w:rsidRPr="00824101">
                <w:rPr>
                  <w:rFonts w:ascii="Times New Roman" w:eastAsia="Times New Roman" w:hAnsi="Times New Roman" w:cs="Times New Roman"/>
                  <w:sz w:val="24"/>
                  <w:szCs w:val="24"/>
                </w:rPr>
                <w:t xml:space="preserve"> de </w:t>
              </w:r>
              <w:proofErr w:type="spellStart"/>
              <w:r w:rsidRPr="00824101">
                <w:rPr>
                  <w:rFonts w:ascii="Times New Roman" w:eastAsia="Times New Roman" w:hAnsi="Times New Roman" w:cs="Times New Roman"/>
                  <w:sz w:val="24"/>
                  <w:szCs w:val="24"/>
                </w:rPr>
                <w:t>l'interface</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d'administration</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2CA60A70" w14:textId="2F8FA009" w:rsidR="00824101" w:rsidRPr="00824101" w:rsidRDefault="003A2CAE">
            <w:pPr>
              <w:jc w:val="both"/>
              <w:cnfStyle w:val="000000000000" w:firstRow="0" w:lastRow="0" w:firstColumn="0" w:lastColumn="0" w:oddVBand="0" w:evenVBand="0" w:oddHBand="0" w:evenHBand="0" w:firstRowFirstColumn="0" w:firstRowLastColumn="0" w:lastRowFirstColumn="0" w:lastRowLastColumn="0"/>
              <w:rPr>
                <w:ins w:id="2431" w:author="Ir Nicole" w:date="2026-06-18T17:00:00Z"/>
                <w:rFonts w:ascii="Times New Roman" w:eastAsia="Times New Roman" w:hAnsi="Times New Roman" w:cs="Times New Roman"/>
                <w:sz w:val="24"/>
                <w:szCs w:val="24"/>
              </w:rPr>
              <w:pPrChange w:id="2432"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33" w:author="Ir Nicole" w:date="2026-06-19T09:56:00Z">
              <w:r>
                <w:rPr>
                  <w:rFonts w:ascii="Times New Roman" w:eastAsia="Times New Roman" w:hAnsi="Times New Roman" w:cs="Times New Roman"/>
                  <w:sz w:val="24"/>
                  <w:szCs w:val="24"/>
                </w:rPr>
                <w:t xml:space="preserve">1 </w:t>
              </w:r>
            </w:ins>
            <w:proofErr w:type="spellStart"/>
            <w:ins w:id="2434" w:author="Ir Nicole" w:date="2026-06-18T17:00:00Z">
              <w:r w:rsidR="00824101" w:rsidRPr="00824101">
                <w:rPr>
                  <w:rFonts w:ascii="Times New Roman" w:eastAsia="Times New Roman" w:hAnsi="Times New Roman" w:cs="Times New Roman"/>
                  <w:sz w:val="24"/>
                  <w:szCs w:val="24"/>
                </w:rPr>
                <w:t>Semaine</w:t>
              </w:r>
              <w:proofErr w:type="spellEnd"/>
              <w:r w:rsidR="00824101" w:rsidRPr="00824101">
                <w:rPr>
                  <w:rFonts w:ascii="Times New Roman" w:eastAsia="Times New Roman" w:hAnsi="Times New Roman" w:cs="Times New Roman"/>
                  <w:sz w:val="24"/>
                  <w:szCs w:val="24"/>
                </w:rPr>
                <w:t xml:space="preserve"> </w:t>
              </w:r>
              <w:del w:id="2435" w:author="Compte Microsoft" w:date="2026-06-19T09:16:00Z">
                <w:r w:rsidR="00824101" w:rsidRPr="00824101" w:rsidDel="007D5F32">
                  <w:rPr>
                    <w:rFonts w:ascii="Times New Roman" w:eastAsia="Times New Roman" w:hAnsi="Times New Roman" w:cs="Times New Roman"/>
                    <w:sz w:val="24"/>
                    <w:szCs w:val="24"/>
                  </w:rPr>
                  <w:delText>6</w:delText>
                </w:r>
              </w:del>
            </w:ins>
          </w:p>
        </w:tc>
        <w:tc>
          <w:tcPr>
            <w:tcW w:w="0" w:type="auto"/>
            <w:tcBorders>
              <w:top w:val="single" w:sz="4" w:space="0" w:color="auto"/>
              <w:left w:val="single" w:sz="4" w:space="0" w:color="auto"/>
              <w:bottom w:val="single" w:sz="4" w:space="0" w:color="auto"/>
              <w:right w:val="single" w:sz="4" w:space="0" w:color="auto"/>
            </w:tcBorders>
            <w:hideMark/>
          </w:tcPr>
          <w:p w14:paraId="4395D978" w14:textId="77777777" w:rsidR="00423320" w:rsidRDefault="00824101">
            <w:pPr>
              <w:jc w:val="both"/>
              <w:cnfStyle w:val="000000000000" w:firstRow="0" w:lastRow="0" w:firstColumn="0" w:lastColumn="0" w:oddVBand="0" w:evenVBand="0" w:oddHBand="0" w:evenHBand="0" w:firstRowFirstColumn="0" w:firstRowLastColumn="0" w:lastRowFirstColumn="0" w:lastRowLastColumn="0"/>
              <w:rPr>
                <w:ins w:id="2436" w:author="Ir Nicole" w:date="2026-06-18T17:27:00Z"/>
                <w:rFonts w:ascii="Times New Roman" w:eastAsia="Times New Roman" w:hAnsi="Times New Roman" w:cs="Times New Roman"/>
                <w:sz w:val="24"/>
                <w:szCs w:val="24"/>
                <w:lang w:val="fr-FR"/>
              </w:rPr>
              <w:pPrChange w:id="2437"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38" w:author="Ir Nicole" w:date="2026-06-18T17:00:00Z">
              <w:r w:rsidRPr="00522235">
                <w:rPr>
                  <w:rFonts w:ascii="Times New Roman" w:eastAsia="Times New Roman" w:hAnsi="Times New Roman" w:cs="Times New Roman"/>
                  <w:sz w:val="24"/>
                  <w:szCs w:val="24"/>
                  <w:lang w:val="fr-FR"/>
                  <w:rPrChange w:id="2439" w:author="Ir Nicole" w:date="2026-06-19T12:58:00Z">
                    <w:rPr>
                      <w:rFonts w:ascii="Times New Roman" w:eastAsia="Times New Roman" w:hAnsi="Times New Roman" w:cs="Times New Roman"/>
                      <w:sz w:val="24"/>
                      <w:szCs w:val="24"/>
                    </w:rPr>
                  </w:rPrChange>
                </w:rPr>
                <w:t>- Concevoir les interfaces utilisateur.</w:t>
              </w:r>
            </w:ins>
          </w:p>
          <w:p w14:paraId="393E2CDC" w14:textId="77777777" w:rsidR="00423320" w:rsidRDefault="00824101">
            <w:pPr>
              <w:jc w:val="both"/>
              <w:cnfStyle w:val="000000000000" w:firstRow="0" w:lastRow="0" w:firstColumn="0" w:lastColumn="0" w:oddVBand="0" w:evenVBand="0" w:oddHBand="0" w:evenHBand="0" w:firstRowFirstColumn="0" w:firstRowLastColumn="0" w:lastRowFirstColumn="0" w:lastRowLastColumn="0"/>
              <w:rPr>
                <w:ins w:id="2440" w:author="Ir Nicole" w:date="2026-06-18T17:27:00Z"/>
                <w:rFonts w:ascii="Times New Roman" w:eastAsia="Times New Roman" w:hAnsi="Times New Roman" w:cs="Times New Roman"/>
                <w:sz w:val="24"/>
                <w:szCs w:val="24"/>
                <w:lang w:val="fr-FR"/>
              </w:rPr>
              <w:pPrChange w:id="2441"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42" w:author="Ir Nicole" w:date="2026-06-18T17:00:00Z">
              <w:r w:rsidRPr="00522235">
                <w:rPr>
                  <w:rFonts w:ascii="Times New Roman" w:eastAsia="Times New Roman" w:hAnsi="Times New Roman" w:cs="Times New Roman"/>
                  <w:sz w:val="24"/>
                  <w:szCs w:val="24"/>
                  <w:lang w:val="fr-FR"/>
                  <w:rPrChange w:id="2443" w:author="Ir Nicole" w:date="2026-06-19T12:58:00Z">
                    <w:rPr>
                      <w:rFonts w:ascii="Times New Roman" w:eastAsia="Times New Roman" w:hAnsi="Times New Roman" w:cs="Times New Roman"/>
                      <w:sz w:val="24"/>
                      <w:szCs w:val="24"/>
                    </w:rPr>
                  </w:rPrChange>
                </w:rPr>
                <w:t>- Développer la gestion des employés.</w:t>
              </w:r>
            </w:ins>
          </w:p>
          <w:p w14:paraId="707E8A9F" w14:textId="77777777" w:rsidR="00423320" w:rsidRDefault="00824101">
            <w:pPr>
              <w:jc w:val="both"/>
              <w:cnfStyle w:val="000000000000" w:firstRow="0" w:lastRow="0" w:firstColumn="0" w:lastColumn="0" w:oddVBand="0" w:evenVBand="0" w:oddHBand="0" w:evenHBand="0" w:firstRowFirstColumn="0" w:firstRowLastColumn="0" w:lastRowFirstColumn="0" w:lastRowLastColumn="0"/>
              <w:rPr>
                <w:ins w:id="2444" w:author="Ir Nicole" w:date="2026-06-18T17:27:00Z"/>
                <w:rFonts w:ascii="Times New Roman" w:eastAsia="Times New Roman" w:hAnsi="Times New Roman" w:cs="Times New Roman"/>
                <w:sz w:val="24"/>
                <w:szCs w:val="24"/>
                <w:lang w:val="fr-FR"/>
              </w:rPr>
              <w:pPrChange w:id="2445"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46" w:author="Ir Nicole" w:date="2026-06-18T17:00:00Z">
              <w:r w:rsidRPr="00522235">
                <w:rPr>
                  <w:rFonts w:ascii="Times New Roman" w:eastAsia="Times New Roman" w:hAnsi="Times New Roman" w:cs="Times New Roman"/>
                  <w:sz w:val="24"/>
                  <w:szCs w:val="24"/>
                  <w:lang w:val="fr-FR"/>
                  <w:rPrChange w:id="2447" w:author="Ir Nicole" w:date="2026-06-19T12:58:00Z">
                    <w:rPr>
                      <w:rFonts w:ascii="Times New Roman" w:eastAsia="Times New Roman" w:hAnsi="Times New Roman" w:cs="Times New Roman"/>
                      <w:sz w:val="24"/>
                      <w:szCs w:val="24"/>
                    </w:rPr>
                  </w:rPrChange>
                </w:rPr>
                <w:t>- Générer les rapports de présence.</w:t>
              </w:r>
            </w:ins>
          </w:p>
          <w:p w14:paraId="78EB2E1F" w14:textId="30D82E8C"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448" w:author="Ir Nicole" w:date="2026-06-18T17:00:00Z"/>
                <w:rFonts w:ascii="Times New Roman" w:eastAsia="Times New Roman" w:hAnsi="Times New Roman" w:cs="Times New Roman"/>
                <w:sz w:val="24"/>
                <w:szCs w:val="24"/>
                <w:lang w:val="fr-FR"/>
                <w:rPrChange w:id="2449" w:author="Ir Nicole" w:date="2026-06-18T17:00:00Z">
                  <w:rPr>
                    <w:ins w:id="2450" w:author="Ir Nicole" w:date="2026-06-18T17:00:00Z"/>
                    <w:rFonts w:ascii="Times New Roman" w:eastAsia="Times New Roman" w:hAnsi="Times New Roman" w:cs="Times New Roman"/>
                    <w:sz w:val="24"/>
                    <w:szCs w:val="24"/>
                  </w:rPr>
                </w:rPrChange>
              </w:rPr>
              <w:pPrChange w:id="2451"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52" w:author="Ir Nicole" w:date="2026-06-18T17:00:00Z">
              <w:r w:rsidRPr="00522235">
                <w:rPr>
                  <w:rFonts w:ascii="Times New Roman" w:eastAsia="Times New Roman" w:hAnsi="Times New Roman" w:cs="Times New Roman"/>
                  <w:sz w:val="24"/>
                  <w:szCs w:val="24"/>
                  <w:lang w:val="fr-FR"/>
                  <w:rPrChange w:id="2453" w:author="Ir Nicole" w:date="2026-06-19T12:58:00Z">
                    <w:rPr>
                      <w:rFonts w:ascii="Times New Roman" w:eastAsia="Times New Roman" w:hAnsi="Times New Roman" w:cs="Times New Roman"/>
                      <w:sz w:val="24"/>
                      <w:szCs w:val="24"/>
                    </w:rPr>
                  </w:rPrChange>
                </w:rPr>
                <w:t>- Tester les fonctionnalités du tableau de bord.</w:t>
              </w:r>
            </w:ins>
          </w:p>
        </w:tc>
        <w:tc>
          <w:tcPr>
            <w:tcW w:w="0" w:type="auto"/>
            <w:tcBorders>
              <w:top w:val="single" w:sz="4" w:space="0" w:color="auto"/>
              <w:left w:val="single" w:sz="4" w:space="0" w:color="auto"/>
              <w:bottom w:val="single" w:sz="4" w:space="0" w:color="auto"/>
              <w:right w:val="single" w:sz="4" w:space="0" w:color="auto"/>
            </w:tcBorders>
            <w:hideMark/>
          </w:tcPr>
          <w:p w14:paraId="71554761" w14:textId="2F78FB8B"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454" w:author="Ir Nicole" w:date="2026-06-18T17:00:00Z"/>
                <w:rFonts w:ascii="Times New Roman" w:eastAsia="Times New Roman" w:hAnsi="Times New Roman" w:cs="Times New Roman"/>
                <w:sz w:val="24"/>
                <w:szCs w:val="24"/>
              </w:rPr>
              <w:pPrChange w:id="2455" w:author="Ir Nicole" w:date="2026-06-19T12:38:00Z">
                <w:pPr>
                  <w:cnfStyle w:val="000000000000" w:firstRow="0" w:lastRow="0" w:firstColumn="0" w:lastColumn="0" w:oddVBand="0" w:evenVBand="0" w:oddHBand="0" w:evenHBand="0" w:firstRowFirstColumn="0" w:firstRowLastColumn="0" w:lastRowFirstColumn="0" w:lastRowLastColumn="0"/>
                </w:pPr>
              </w:pPrChange>
            </w:pPr>
            <w:proofErr w:type="spellStart"/>
            <w:ins w:id="2456" w:author="Ir Nicole" w:date="2026-06-18T17:00:00Z">
              <w:r w:rsidRPr="00824101">
                <w:rPr>
                  <w:rFonts w:ascii="Times New Roman" w:eastAsia="Times New Roman" w:hAnsi="Times New Roman" w:cs="Times New Roman"/>
                  <w:sz w:val="24"/>
                  <w:szCs w:val="24"/>
                </w:rPr>
                <w:t>Développeur</w:t>
              </w:r>
              <w:proofErr w:type="spellEnd"/>
              <w:r w:rsidRPr="00824101">
                <w:rPr>
                  <w:rFonts w:ascii="Times New Roman" w:eastAsia="Times New Roman" w:hAnsi="Times New Roman" w:cs="Times New Roman"/>
                  <w:sz w:val="24"/>
                  <w:szCs w:val="24"/>
                </w:rPr>
                <w:t xml:space="preserve"> Frontend</w:t>
              </w:r>
            </w:ins>
            <w:ins w:id="2457" w:author="Ir Nicole" w:date="2026-06-18T17:23:00Z">
              <w:r w:rsidR="00423320">
                <w:rPr>
                  <w:rFonts w:ascii="Times New Roman" w:eastAsia="Times New Roman" w:hAnsi="Times New Roman" w:cs="Times New Roman"/>
                  <w:sz w:val="24"/>
                  <w:szCs w:val="24"/>
                </w:rPr>
                <w:t>(E</w:t>
              </w:r>
            </w:ins>
            <w:ins w:id="2458" w:author="Ir Nicole" w:date="2026-06-18T17:24:00Z">
              <w:r w:rsidR="00423320">
                <w:rPr>
                  <w:rFonts w:ascii="Times New Roman" w:eastAsia="Times New Roman" w:hAnsi="Times New Roman" w:cs="Times New Roman"/>
                  <w:sz w:val="24"/>
                  <w:szCs w:val="24"/>
                </w:rPr>
                <w:t>.P</w:t>
              </w:r>
            </w:ins>
            <w:ins w:id="2459" w:author="Ir Nicole" w:date="2026-06-18T17:23:00Z">
              <w:r w:rsidR="00423320">
                <w:rPr>
                  <w:rFonts w:ascii="Times New Roman" w:eastAsia="Times New Roman" w:hAnsi="Times New Roman" w:cs="Times New Roman"/>
                  <w:sz w:val="24"/>
                  <w:szCs w:val="24"/>
                </w:rPr>
                <w:t>)</w:t>
              </w:r>
            </w:ins>
          </w:p>
        </w:tc>
        <w:tc>
          <w:tcPr>
            <w:tcW w:w="0" w:type="auto"/>
            <w:tcBorders>
              <w:top w:val="single" w:sz="4" w:space="0" w:color="auto"/>
              <w:left w:val="single" w:sz="4" w:space="0" w:color="auto"/>
              <w:bottom w:val="single" w:sz="4" w:space="0" w:color="auto"/>
              <w:right w:val="single" w:sz="4" w:space="0" w:color="auto"/>
            </w:tcBorders>
            <w:hideMark/>
          </w:tcPr>
          <w:p w14:paraId="6FA058A2" w14:textId="77777777"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460" w:author="Ir Nicole" w:date="2026-06-18T17:00:00Z"/>
                <w:rFonts w:ascii="Times New Roman" w:eastAsia="Times New Roman" w:hAnsi="Times New Roman" w:cs="Times New Roman"/>
                <w:sz w:val="24"/>
                <w:szCs w:val="24"/>
              </w:rPr>
              <w:pPrChange w:id="2461"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462" w:author="Ir Nicole" w:date="2026-06-18T17:00:00Z">
              <w:r w:rsidRPr="00824101">
                <w:rPr>
                  <w:rFonts w:ascii="Times New Roman" w:eastAsia="Times New Roman" w:hAnsi="Times New Roman" w:cs="Times New Roman"/>
                  <w:sz w:val="24"/>
                  <w:szCs w:val="24"/>
                </w:rPr>
                <w:t xml:space="preserve">Interface Web </w:t>
              </w:r>
              <w:proofErr w:type="spellStart"/>
              <w:r w:rsidRPr="00824101">
                <w:rPr>
                  <w:rFonts w:ascii="Times New Roman" w:eastAsia="Times New Roman" w:hAnsi="Times New Roman" w:cs="Times New Roman"/>
                  <w:sz w:val="24"/>
                  <w:szCs w:val="24"/>
                </w:rPr>
                <w:t>opérationnelle</w:t>
              </w:r>
              <w:proofErr w:type="spellEnd"/>
            </w:ins>
          </w:p>
        </w:tc>
      </w:tr>
      <w:tr w:rsidR="007263DE" w:rsidRPr="00824101" w14:paraId="032FA7CE" w14:textId="77777777" w:rsidTr="00824101">
        <w:trPr>
          <w:cnfStyle w:val="000000100000" w:firstRow="0" w:lastRow="0" w:firstColumn="0" w:lastColumn="0" w:oddVBand="0" w:evenVBand="0" w:oddHBand="1" w:evenHBand="0" w:firstRowFirstColumn="0" w:firstRowLastColumn="0" w:lastRowFirstColumn="0" w:lastRowLastColumn="0"/>
          <w:ins w:id="2463"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DC7506C" w14:textId="77777777" w:rsidR="00824101" w:rsidRPr="00824101" w:rsidRDefault="00824101">
            <w:pPr>
              <w:jc w:val="both"/>
              <w:rPr>
                <w:ins w:id="2464" w:author="Ir Nicole" w:date="2026-06-18T17:00:00Z"/>
                <w:rFonts w:ascii="Times New Roman" w:eastAsia="Times New Roman" w:hAnsi="Times New Roman" w:cs="Times New Roman"/>
                <w:sz w:val="24"/>
                <w:szCs w:val="24"/>
              </w:rPr>
              <w:pPrChange w:id="2465" w:author="Ir Nicole" w:date="2026-06-19T12:38:00Z">
                <w:pPr/>
              </w:pPrChange>
            </w:pPr>
            <w:ins w:id="2466" w:author="Ir Nicole" w:date="2026-06-18T17:00:00Z">
              <w:r w:rsidRPr="00824101">
                <w:rPr>
                  <w:rFonts w:ascii="Times New Roman" w:eastAsia="Times New Roman" w:hAnsi="Times New Roman" w:cs="Times New Roman"/>
                  <w:sz w:val="24"/>
                  <w:szCs w:val="24"/>
                </w:rPr>
                <w:t xml:space="preserve">5. </w:t>
              </w:r>
              <w:proofErr w:type="spellStart"/>
              <w:r w:rsidRPr="00824101">
                <w:rPr>
                  <w:rFonts w:ascii="Times New Roman" w:eastAsia="Times New Roman" w:hAnsi="Times New Roman" w:cs="Times New Roman"/>
                  <w:sz w:val="24"/>
                  <w:szCs w:val="24"/>
                </w:rPr>
                <w:t>Intégration</w:t>
              </w:r>
              <w:proofErr w:type="spellEnd"/>
              <w:r w:rsidRPr="00824101">
                <w:rPr>
                  <w:rFonts w:ascii="Times New Roman" w:eastAsia="Times New Roman" w:hAnsi="Times New Roman" w:cs="Times New Roman"/>
                  <w:sz w:val="24"/>
                  <w:szCs w:val="24"/>
                </w:rPr>
                <w:t xml:space="preserve"> et validation</w:t>
              </w:r>
            </w:ins>
          </w:p>
        </w:tc>
        <w:tc>
          <w:tcPr>
            <w:tcW w:w="0" w:type="auto"/>
            <w:tcBorders>
              <w:top w:val="single" w:sz="4" w:space="0" w:color="auto"/>
              <w:left w:val="single" w:sz="4" w:space="0" w:color="auto"/>
              <w:bottom w:val="single" w:sz="4" w:space="0" w:color="auto"/>
              <w:right w:val="single" w:sz="4" w:space="0" w:color="auto"/>
            </w:tcBorders>
            <w:hideMark/>
          </w:tcPr>
          <w:p w14:paraId="5264FEFF" w14:textId="749AD609" w:rsidR="00824101" w:rsidRPr="00824101" w:rsidRDefault="003A2CAE">
            <w:pPr>
              <w:jc w:val="both"/>
              <w:cnfStyle w:val="000000100000" w:firstRow="0" w:lastRow="0" w:firstColumn="0" w:lastColumn="0" w:oddVBand="0" w:evenVBand="0" w:oddHBand="1" w:evenHBand="0" w:firstRowFirstColumn="0" w:firstRowLastColumn="0" w:lastRowFirstColumn="0" w:lastRowLastColumn="0"/>
              <w:rPr>
                <w:ins w:id="2467" w:author="Ir Nicole" w:date="2026-06-18T17:00:00Z"/>
                <w:rFonts w:ascii="Times New Roman" w:eastAsia="Times New Roman" w:hAnsi="Times New Roman" w:cs="Times New Roman"/>
                <w:sz w:val="24"/>
                <w:szCs w:val="24"/>
              </w:rPr>
              <w:pPrChange w:id="2468"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69" w:author="Ir Nicole" w:date="2026-06-19T09:57:00Z">
              <w:r>
                <w:rPr>
                  <w:rFonts w:ascii="Times New Roman" w:eastAsia="Times New Roman" w:hAnsi="Times New Roman" w:cs="Times New Roman"/>
                  <w:sz w:val="24"/>
                  <w:szCs w:val="24"/>
                </w:rPr>
                <w:t xml:space="preserve">1 </w:t>
              </w:r>
            </w:ins>
            <w:proofErr w:type="spellStart"/>
            <w:ins w:id="2470" w:author="Ir Nicole" w:date="2026-06-18T17:00:00Z">
              <w:r>
                <w:rPr>
                  <w:rFonts w:ascii="Times New Roman" w:eastAsia="Times New Roman" w:hAnsi="Times New Roman" w:cs="Times New Roman"/>
                  <w:sz w:val="24"/>
                  <w:szCs w:val="24"/>
                </w:rPr>
                <w:t>Semaine</w:t>
              </w:r>
              <w:proofErr w:type="spellEnd"/>
              <w:r>
                <w:rPr>
                  <w:rFonts w:ascii="Times New Roman" w:eastAsia="Times New Roman" w:hAnsi="Times New Roman" w:cs="Times New Roman"/>
                  <w:sz w:val="24"/>
                  <w:szCs w:val="24"/>
                </w:rPr>
                <w:t xml:space="preserve"> </w:t>
              </w:r>
            </w:ins>
          </w:p>
        </w:tc>
        <w:tc>
          <w:tcPr>
            <w:tcW w:w="0" w:type="auto"/>
            <w:tcBorders>
              <w:top w:val="single" w:sz="4" w:space="0" w:color="auto"/>
              <w:left w:val="single" w:sz="4" w:space="0" w:color="auto"/>
              <w:bottom w:val="single" w:sz="4" w:space="0" w:color="auto"/>
              <w:right w:val="single" w:sz="4" w:space="0" w:color="auto"/>
            </w:tcBorders>
            <w:hideMark/>
          </w:tcPr>
          <w:p w14:paraId="422CA3E9"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471" w:author="Ir Nicole" w:date="2026-06-18T17:28:00Z"/>
                <w:rFonts w:ascii="Times New Roman" w:eastAsia="Times New Roman" w:hAnsi="Times New Roman" w:cs="Times New Roman"/>
                <w:sz w:val="24"/>
                <w:szCs w:val="24"/>
                <w:lang w:val="fr-FR"/>
              </w:rPr>
              <w:pPrChange w:id="2472"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73" w:author="Ir Nicole" w:date="2026-06-18T17:00:00Z">
              <w:r w:rsidRPr="00522235">
                <w:rPr>
                  <w:rFonts w:ascii="Times New Roman" w:eastAsia="Times New Roman" w:hAnsi="Times New Roman" w:cs="Times New Roman"/>
                  <w:sz w:val="24"/>
                  <w:szCs w:val="24"/>
                  <w:lang w:val="fr-FR"/>
                  <w:rPrChange w:id="2474" w:author="Ir Nicole" w:date="2026-06-19T12:58:00Z">
                    <w:rPr>
                      <w:rFonts w:ascii="Times New Roman" w:eastAsia="Times New Roman" w:hAnsi="Times New Roman" w:cs="Times New Roman"/>
                      <w:sz w:val="24"/>
                      <w:szCs w:val="24"/>
                    </w:rPr>
                  </w:rPrChange>
                </w:rPr>
                <w:t>- Intégrer tous les modules.</w:t>
              </w:r>
            </w:ins>
          </w:p>
          <w:p w14:paraId="18C0BDF1"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475" w:author="Ir Nicole" w:date="2026-06-18T17:35:00Z"/>
                <w:rFonts w:ascii="Times New Roman" w:eastAsia="Times New Roman" w:hAnsi="Times New Roman" w:cs="Times New Roman"/>
                <w:sz w:val="24"/>
                <w:szCs w:val="24"/>
                <w:lang w:val="fr-FR"/>
              </w:rPr>
              <w:pPrChange w:id="2476"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77" w:author="Ir Nicole" w:date="2026-06-18T17:00:00Z">
              <w:r w:rsidRPr="00522235">
                <w:rPr>
                  <w:rFonts w:ascii="Times New Roman" w:eastAsia="Times New Roman" w:hAnsi="Times New Roman" w:cs="Times New Roman"/>
                  <w:sz w:val="24"/>
                  <w:szCs w:val="24"/>
                  <w:lang w:val="fr-FR"/>
                  <w:rPrChange w:id="2478" w:author="Ir Nicole" w:date="2026-06-19T12:58:00Z">
                    <w:rPr>
                      <w:rFonts w:ascii="Times New Roman" w:eastAsia="Times New Roman" w:hAnsi="Times New Roman" w:cs="Times New Roman"/>
                      <w:sz w:val="24"/>
                      <w:szCs w:val="24"/>
                    </w:rPr>
                  </w:rPrChange>
                </w:rPr>
                <w:t>- Réaliser les tests unitaires et d'intégration.</w:t>
              </w:r>
            </w:ins>
          </w:p>
          <w:p w14:paraId="37731358"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479" w:author="Ir Nicole" w:date="2026-06-18T17:35:00Z"/>
                <w:rFonts w:ascii="Times New Roman" w:eastAsia="Times New Roman" w:hAnsi="Times New Roman" w:cs="Times New Roman"/>
                <w:sz w:val="24"/>
                <w:szCs w:val="24"/>
                <w:lang w:val="fr-FR"/>
              </w:rPr>
              <w:pPrChange w:id="2480"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81" w:author="Ir Nicole" w:date="2026-06-18T17:00:00Z">
              <w:r w:rsidRPr="00522235">
                <w:rPr>
                  <w:rFonts w:ascii="Times New Roman" w:eastAsia="Times New Roman" w:hAnsi="Times New Roman" w:cs="Times New Roman"/>
                  <w:sz w:val="24"/>
                  <w:szCs w:val="24"/>
                  <w:lang w:val="fr-FR"/>
                  <w:rPrChange w:id="2482" w:author="Ir Nicole" w:date="2026-06-19T12:58:00Z">
                    <w:rPr>
                      <w:rFonts w:ascii="Times New Roman" w:eastAsia="Times New Roman" w:hAnsi="Times New Roman" w:cs="Times New Roman"/>
                      <w:sz w:val="24"/>
                      <w:szCs w:val="24"/>
                    </w:rPr>
                  </w:rPrChange>
                </w:rPr>
                <w:t>- Corriger les anomalies.</w:t>
              </w:r>
            </w:ins>
          </w:p>
          <w:p w14:paraId="1B11211F" w14:textId="5388856A" w:rsidR="00824101" w:rsidRDefault="00824101">
            <w:pPr>
              <w:jc w:val="both"/>
              <w:cnfStyle w:val="000000100000" w:firstRow="0" w:lastRow="0" w:firstColumn="0" w:lastColumn="0" w:oddVBand="0" w:evenVBand="0" w:oddHBand="1" w:evenHBand="0" w:firstRowFirstColumn="0" w:firstRowLastColumn="0" w:lastRowFirstColumn="0" w:lastRowLastColumn="0"/>
              <w:rPr>
                <w:ins w:id="2483" w:author="Ir Nicole" w:date="2026-06-18T17:33:00Z"/>
                <w:rFonts w:ascii="Times New Roman" w:eastAsia="Times New Roman" w:hAnsi="Times New Roman" w:cs="Times New Roman"/>
                <w:sz w:val="24"/>
                <w:szCs w:val="24"/>
                <w:lang w:val="fr-FR"/>
              </w:rPr>
              <w:pPrChange w:id="2484"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85" w:author="Ir Nicole" w:date="2026-06-18T17:00:00Z">
              <w:r w:rsidRPr="00522235">
                <w:rPr>
                  <w:rFonts w:ascii="Times New Roman" w:eastAsia="Times New Roman" w:hAnsi="Times New Roman" w:cs="Times New Roman"/>
                  <w:sz w:val="24"/>
                  <w:szCs w:val="24"/>
                  <w:lang w:val="fr-FR"/>
                  <w:rPrChange w:id="2486" w:author="Ir Nicole" w:date="2026-06-19T12:58:00Z">
                    <w:rPr>
                      <w:rFonts w:ascii="Times New Roman" w:eastAsia="Times New Roman" w:hAnsi="Times New Roman" w:cs="Times New Roman"/>
                      <w:sz w:val="24"/>
                      <w:szCs w:val="24"/>
                    </w:rPr>
                  </w:rPrChange>
                </w:rPr>
                <w:t>- Déployer un pilote dans une agence.</w:t>
              </w:r>
            </w:ins>
          </w:p>
          <w:p w14:paraId="07976C95" w14:textId="1CBE7F2F" w:rsidR="007263DE" w:rsidRPr="007263DE" w:rsidRDefault="007263DE">
            <w:pPr>
              <w:jc w:val="both"/>
              <w:cnfStyle w:val="000000100000" w:firstRow="0" w:lastRow="0" w:firstColumn="0" w:lastColumn="0" w:oddVBand="0" w:evenVBand="0" w:oddHBand="1" w:evenHBand="0" w:firstRowFirstColumn="0" w:firstRowLastColumn="0" w:lastRowFirstColumn="0" w:lastRowLastColumn="0"/>
              <w:rPr>
                <w:ins w:id="2487" w:author="Ir Nicole" w:date="2026-06-18T17:00:00Z"/>
                <w:rFonts w:ascii="Times New Roman" w:eastAsia="Times New Roman" w:hAnsi="Times New Roman" w:cs="Times New Roman"/>
                <w:sz w:val="24"/>
                <w:szCs w:val="24"/>
                <w:lang w:val="fr-FR"/>
                <w:rPrChange w:id="2488" w:author="Ir Nicole" w:date="2026-06-18T17:28:00Z">
                  <w:rPr>
                    <w:ins w:id="2489" w:author="Ir Nicole" w:date="2026-06-18T17:00:00Z"/>
                    <w:rFonts w:ascii="Times New Roman" w:eastAsia="Times New Roman" w:hAnsi="Times New Roman" w:cs="Times New Roman"/>
                    <w:sz w:val="24"/>
                    <w:szCs w:val="24"/>
                  </w:rPr>
                </w:rPrChange>
              </w:rPr>
              <w:pPrChange w:id="2490" w:author="Ir Nicole" w:date="2026-06-19T12:38:00Z">
                <w:pPr>
                  <w:cnfStyle w:val="000000100000" w:firstRow="0" w:lastRow="0" w:firstColumn="0" w:lastColumn="0" w:oddVBand="0" w:evenVBand="0" w:oddHBand="1" w:evenHBand="0" w:firstRowFirstColumn="0" w:firstRowLastColumn="0" w:lastRowFirstColumn="0" w:lastRowLastColumn="0"/>
                </w:pPr>
              </w:pPrChange>
            </w:pPr>
          </w:p>
        </w:tc>
        <w:tc>
          <w:tcPr>
            <w:tcW w:w="0" w:type="auto"/>
            <w:tcBorders>
              <w:top w:val="single" w:sz="4" w:space="0" w:color="auto"/>
              <w:left w:val="single" w:sz="4" w:space="0" w:color="auto"/>
              <w:bottom w:val="single" w:sz="4" w:space="0" w:color="auto"/>
              <w:right w:val="single" w:sz="4" w:space="0" w:color="auto"/>
            </w:tcBorders>
            <w:hideMark/>
          </w:tcPr>
          <w:p w14:paraId="572D51D7" w14:textId="3470F6DE" w:rsidR="00824101" w:rsidRPr="007263DE" w:rsidRDefault="00824101">
            <w:pPr>
              <w:jc w:val="both"/>
              <w:cnfStyle w:val="000000100000" w:firstRow="0" w:lastRow="0" w:firstColumn="0" w:lastColumn="0" w:oddVBand="0" w:evenVBand="0" w:oddHBand="1" w:evenHBand="0" w:firstRowFirstColumn="0" w:firstRowLastColumn="0" w:lastRowFirstColumn="0" w:lastRowLastColumn="0"/>
              <w:rPr>
                <w:ins w:id="2491" w:author="Ir Nicole" w:date="2026-06-18T17:00:00Z"/>
                <w:rFonts w:ascii="Times New Roman" w:eastAsia="Times New Roman" w:hAnsi="Times New Roman" w:cs="Times New Roman"/>
                <w:sz w:val="24"/>
                <w:szCs w:val="24"/>
                <w:lang w:val="fr-FR"/>
                <w:rPrChange w:id="2492" w:author="Ir Nicole" w:date="2026-06-18T17:36:00Z">
                  <w:rPr>
                    <w:ins w:id="2493" w:author="Ir Nicole" w:date="2026-06-18T17:00:00Z"/>
                    <w:rFonts w:ascii="Times New Roman" w:eastAsia="Times New Roman" w:hAnsi="Times New Roman" w:cs="Times New Roman"/>
                    <w:sz w:val="24"/>
                    <w:szCs w:val="24"/>
                  </w:rPr>
                </w:rPrChange>
              </w:rPr>
              <w:pPrChange w:id="2494"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495" w:author="Ir Nicole" w:date="2026-06-18T17:00:00Z">
              <w:r w:rsidRPr="00522235">
                <w:rPr>
                  <w:rFonts w:ascii="Times New Roman" w:eastAsia="Times New Roman" w:hAnsi="Times New Roman" w:cs="Times New Roman"/>
                  <w:sz w:val="24"/>
                  <w:szCs w:val="24"/>
                  <w:lang w:val="fr-FR"/>
                  <w:rPrChange w:id="2496" w:author="Ir Nicole" w:date="2026-06-19T12:58:00Z">
                    <w:rPr>
                      <w:rFonts w:ascii="Times New Roman" w:eastAsia="Times New Roman" w:hAnsi="Times New Roman" w:cs="Times New Roman"/>
                      <w:sz w:val="24"/>
                      <w:szCs w:val="24"/>
                    </w:rPr>
                  </w:rPrChange>
                </w:rPr>
                <w:t>Toute l'équipe</w:t>
              </w:r>
            </w:ins>
            <w:ins w:id="2497" w:author="Ir Nicole" w:date="2026-06-18T17:35:00Z">
              <w:r w:rsidR="007263DE" w:rsidRPr="00522235">
                <w:rPr>
                  <w:rFonts w:ascii="Times New Roman" w:eastAsia="Times New Roman" w:hAnsi="Times New Roman" w:cs="Times New Roman"/>
                  <w:sz w:val="24"/>
                  <w:szCs w:val="24"/>
                  <w:lang w:val="fr-FR"/>
                  <w:rPrChange w:id="2498" w:author="Ir Nicole" w:date="2026-06-19T12:58:00Z">
                    <w:rPr>
                      <w:rFonts w:ascii="Times New Roman" w:eastAsia="Times New Roman" w:hAnsi="Times New Roman" w:cs="Times New Roman"/>
                      <w:sz w:val="24"/>
                      <w:szCs w:val="24"/>
                    </w:rPr>
                  </w:rPrChange>
                </w:rPr>
                <w:t xml:space="preserve"> +</w:t>
              </w:r>
            </w:ins>
            <w:ins w:id="2499" w:author="Ir Nicole" w:date="2026-06-18T17:36:00Z">
              <w:r w:rsidR="007263DE" w:rsidRPr="00522235">
                <w:rPr>
                  <w:rFonts w:ascii="Times New Roman" w:eastAsia="Times New Roman" w:hAnsi="Times New Roman" w:cs="Times New Roman"/>
                  <w:sz w:val="24"/>
                  <w:szCs w:val="24"/>
                  <w:lang w:val="fr-FR"/>
                  <w:rPrChange w:id="2500" w:author="Ir Nicole" w:date="2026-06-19T12:58:00Z">
                    <w:rPr>
                      <w:rFonts w:ascii="Times New Roman" w:eastAsia="Times New Roman" w:hAnsi="Times New Roman" w:cs="Times New Roman"/>
                      <w:sz w:val="24"/>
                      <w:szCs w:val="24"/>
                    </w:rPr>
                  </w:rPrChange>
                </w:rPr>
                <w:t xml:space="preserve"> </w:t>
              </w:r>
              <w:proofErr w:type="spellStart"/>
              <w:r w:rsidR="007263DE" w:rsidRPr="00522235">
                <w:rPr>
                  <w:rFonts w:ascii="Times New Roman" w:eastAsia="Times New Roman" w:hAnsi="Times New Roman" w:cs="Times New Roman"/>
                  <w:sz w:val="24"/>
                  <w:szCs w:val="24"/>
                  <w:lang w:val="fr-FR"/>
                  <w:rPrChange w:id="2501" w:author="Ir Nicole" w:date="2026-06-19T12:58:00Z">
                    <w:rPr>
                      <w:rFonts w:ascii="Times New Roman" w:eastAsia="Times New Roman" w:hAnsi="Times New Roman" w:cs="Times New Roman"/>
                      <w:sz w:val="24"/>
                      <w:szCs w:val="24"/>
                    </w:rPr>
                  </w:rPrChange>
                </w:rPr>
                <w:t>equipe</w:t>
              </w:r>
              <w:proofErr w:type="spellEnd"/>
              <w:r w:rsidR="007263DE" w:rsidRPr="00522235">
                <w:rPr>
                  <w:rFonts w:ascii="Times New Roman" w:eastAsia="Times New Roman" w:hAnsi="Times New Roman" w:cs="Times New Roman"/>
                  <w:sz w:val="24"/>
                  <w:szCs w:val="24"/>
                  <w:lang w:val="fr-FR"/>
                  <w:rPrChange w:id="2502" w:author="Ir Nicole" w:date="2026-06-19T12:58:00Z">
                    <w:rPr>
                      <w:rFonts w:ascii="Times New Roman" w:eastAsia="Times New Roman" w:hAnsi="Times New Roman" w:cs="Times New Roman"/>
                      <w:sz w:val="24"/>
                      <w:szCs w:val="24"/>
                    </w:rPr>
                  </w:rPrChange>
                </w:rPr>
                <w:t xml:space="preserve"> test + a</w:t>
              </w:r>
              <w:r w:rsidR="007263DE">
                <w:rPr>
                  <w:rFonts w:ascii="Times New Roman" w:eastAsia="Times New Roman" w:hAnsi="Times New Roman" w:cs="Times New Roman"/>
                  <w:sz w:val="24"/>
                  <w:szCs w:val="24"/>
                  <w:lang w:val="fr-FR"/>
                </w:rPr>
                <w:t>udit informatique</w:t>
              </w:r>
            </w:ins>
          </w:p>
        </w:tc>
        <w:tc>
          <w:tcPr>
            <w:tcW w:w="0" w:type="auto"/>
            <w:tcBorders>
              <w:top w:val="single" w:sz="4" w:space="0" w:color="auto"/>
              <w:left w:val="single" w:sz="4" w:space="0" w:color="auto"/>
              <w:bottom w:val="single" w:sz="4" w:space="0" w:color="auto"/>
              <w:right w:val="single" w:sz="4" w:space="0" w:color="auto"/>
            </w:tcBorders>
            <w:hideMark/>
          </w:tcPr>
          <w:p w14:paraId="00A98A6A" w14:textId="77777777"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503" w:author="Ir Nicole" w:date="2026-06-18T17:00:00Z"/>
                <w:rFonts w:ascii="Times New Roman" w:eastAsia="Times New Roman" w:hAnsi="Times New Roman" w:cs="Times New Roman"/>
                <w:sz w:val="24"/>
                <w:szCs w:val="24"/>
                <w:lang w:val="fr-FR"/>
                <w:rPrChange w:id="2504" w:author="Ir Nicole" w:date="2026-06-18T17:00:00Z">
                  <w:rPr>
                    <w:ins w:id="2505" w:author="Ir Nicole" w:date="2026-06-18T17:00:00Z"/>
                    <w:rFonts w:ascii="Times New Roman" w:eastAsia="Times New Roman" w:hAnsi="Times New Roman" w:cs="Times New Roman"/>
                    <w:sz w:val="24"/>
                    <w:szCs w:val="24"/>
                  </w:rPr>
                </w:rPrChange>
              </w:rPr>
              <w:pPrChange w:id="2506"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07" w:author="Ir Nicole" w:date="2026-06-18T17:00:00Z">
              <w:r w:rsidRPr="00522235">
                <w:rPr>
                  <w:rFonts w:ascii="Times New Roman" w:eastAsia="Times New Roman" w:hAnsi="Times New Roman" w:cs="Times New Roman"/>
                  <w:sz w:val="24"/>
                  <w:szCs w:val="24"/>
                  <w:lang w:val="fr-FR"/>
                  <w:rPrChange w:id="2508" w:author="Ir Nicole" w:date="2026-06-19T12:58:00Z">
                    <w:rPr>
                      <w:rFonts w:ascii="Times New Roman" w:eastAsia="Times New Roman" w:hAnsi="Times New Roman" w:cs="Times New Roman"/>
                      <w:sz w:val="24"/>
                      <w:szCs w:val="24"/>
                    </w:rPr>
                  </w:rPrChange>
                </w:rPr>
                <w:t>Rapport de tests, version pilote validée</w:t>
              </w:r>
            </w:ins>
          </w:p>
        </w:tc>
      </w:tr>
      <w:tr w:rsidR="007263DE" w:rsidRPr="00824101" w14:paraId="13F5BB7D" w14:textId="77777777" w:rsidTr="00824101">
        <w:trPr>
          <w:ins w:id="2509"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6452C27" w14:textId="77777777" w:rsidR="00824101" w:rsidRPr="00824101" w:rsidRDefault="00824101">
            <w:pPr>
              <w:jc w:val="both"/>
              <w:rPr>
                <w:ins w:id="2510" w:author="Ir Nicole" w:date="2026-06-18T17:00:00Z"/>
                <w:rFonts w:ascii="Times New Roman" w:eastAsia="Times New Roman" w:hAnsi="Times New Roman" w:cs="Times New Roman"/>
                <w:sz w:val="24"/>
                <w:szCs w:val="24"/>
              </w:rPr>
              <w:pPrChange w:id="2511" w:author="Ir Nicole" w:date="2026-06-19T12:38:00Z">
                <w:pPr/>
              </w:pPrChange>
            </w:pPr>
            <w:ins w:id="2512" w:author="Ir Nicole" w:date="2026-06-18T17:00:00Z">
              <w:r w:rsidRPr="00824101">
                <w:rPr>
                  <w:rFonts w:ascii="Times New Roman" w:eastAsia="Times New Roman" w:hAnsi="Times New Roman" w:cs="Times New Roman"/>
                  <w:sz w:val="24"/>
                  <w:szCs w:val="24"/>
                </w:rPr>
                <w:t xml:space="preserve">6. </w:t>
              </w:r>
              <w:proofErr w:type="spellStart"/>
              <w:r w:rsidRPr="00824101">
                <w:rPr>
                  <w:rFonts w:ascii="Times New Roman" w:eastAsia="Times New Roman" w:hAnsi="Times New Roman" w:cs="Times New Roman"/>
                  <w:sz w:val="24"/>
                  <w:szCs w:val="24"/>
                </w:rPr>
                <w:t>Déploiement</w:t>
              </w:r>
              <w:proofErr w:type="spellEnd"/>
              <w:r w:rsidRPr="00824101">
                <w:rPr>
                  <w:rFonts w:ascii="Times New Roman" w:eastAsia="Times New Roman" w:hAnsi="Times New Roman" w:cs="Times New Roman"/>
                  <w:sz w:val="24"/>
                  <w:szCs w:val="24"/>
                </w:rPr>
                <w:t xml:space="preserve"> et formation</w:t>
              </w:r>
            </w:ins>
          </w:p>
        </w:tc>
        <w:tc>
          <w:tcPr>
            <w:tcW w:w="0" w:type="auto"/>
            <w:tcBorders>
              <w:top w:val="single" w:sz="4" w:space="0" w:color="auto"/>
              <w:left w:val="single" w:sz="4" w:space="0" w:color="auto"/>
              <w:bottom w:val="single" w:sz="4" w:space="0" w:color="auto"/>
              <w:right w:val="single" w:sz="4" w:space="0" w:color="auto"/>
            </w:tcBorders>
            <w:hideMark/>
          </w:tcPr>
          <w:p w14:paraId="36BBC0DA" w14:textId="65F9CF12" w:rsidR="00824101" w:rsidRPr="007263DE" w:rsidRDefault="003A2CAE">
            <w:pPr>
              <w:jc w:val="both"/>
              <w:cnfStyle w:val="000000000000" w:firstRow="0" w:lastRow="0" w:firstColumn="0" w:lastColumn="0" w:oddVBand="0" w:evenVBand="0" w:oddHBand="0" w:evenHBand="0" w:firstRowFirstColumn="0" w:firstRowLastColumn="0" w:lastRowFirstColumn="0" w:lastRowLastColumn="0"/>
              <w:rPr>
                <w:ins w:id="2513" w:author="Ir Nicole" w:date="2026-06-18T17:00:00Z"/>
                <w:rFonts w:ascii="Times New Roman" w:eastAsia="Times New Roman" w:hAnsi="Times New Roman" w:cs="Times New Roman"/>
                <w:sz w:val="24"/>
                <w:szCs w:val="24"/>
                <w:lang w:val="fr-FR"/>
                <w:rPrChange w:id="2514" w:author="Ir Nicole" w:date="2026-06-18T17:34:00Z">
                  <w:rPr>
                    <w:ins w:id="2515" w:author="Ir Nicole" w:date="2026-06-18T17:00:00Z"/>
                    <w:rFonts w:ascii="Times New Roman" w:eastAsia="Times New Roman" w:hAnsi="Times New Roman" w:cs="Times New Roman"/>
                    <w:sz w:val="24"/>
                    <w:szCs w:val="24"/>
                  </w:rPr>
                </w:rPrChange>
              </w:rPr>
              <w:pPrChange w:id="2516"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517" w:author="Ir Nicole" w:date="2026-06-19T09:58:00Z">
              <w:r>
                <w:rPr>
                  <w:rFonts w:ascii="Times New Roman" w:eastAsia="Times New Roman" w:hAnsi="Times New Roman" w:cs="Times New Roman"/>
                  <w:sz w:val="24"/>
                  <w:szCs w:val="24"/>
                  <w:lang w:val="fr-FR"/>
                </w:rPr>
                <w:t>1</w:t>
              </w:r>
            </w:ins>
            <w:proofErr w:type="spellStart"/>
            <w:ins w:id="2518" w:author="Ir Nicole" w:date="2026-06-18T17:00:00Z">
              <w:r w:rsidR="007263DE" w:rsidRPr="00561C81">
                <w:rPr>
                  <w:rFonts w:ascii="Times New Roman" w:eastAsia="Times New Roman" w:hAnsi="Times New Roman" w:cs="Times New Roman"/>
                  <w:sz w:val="24"/>
                  <w:szCs w:val="24"/>
                </w:rPr>
                <w:t>Semaine</w:t>
              </w:r>
              <w:proofErr w:type="spellEnd"/>
              <w:r w:rsidR="007263DE" w:rsidRPr="00561C81">
                <w:rPr>
                  <w:rFonts w:ascii="Times New Roman" w:eastAsia="Times New Roman" w:hAnsi="Times New Roman" w:cs="Times New Roman"/>
                  <w:sz w:val="24"/>
                  <w:szCs w:val="24"/>
                </w:rPr>
                <w:t xml:space="preserve"> </w:t>
              </w:r>
            </w:ins>
          </w:p>
        </w:tc>
        <w:tc>
          <w:tcPr>
            <w:tcW w:w="0" w:type="auto"/>
            <w:tcBorders>
              <w:top w:val="single" w:sz="4" w:space="0" w:color="auto"/>
              <w:left w:val="single" w:sz="4" w:space="0" w:color="auto"/>
              <w:bottom w:val="single" w:sz="4" w:space="0" w:color="auto"/>
              <w:right w:val="single" w:sz="4" w:space="0" w:color="auto"/>
            </w:tcBorders>
            <w:hideMark/>
          </w:tcPr>
          <w:p w14:paraId="0CA3D364" w14:textId="6587F233" w:rsidR="007263DE" w:rsidRDefault="00824101">
            <w:pPr>
              <w:jc w:val="both"/>
              <w:cnfStyle w:val="000000000000" w:firstRow="0" w:lastRow="0" w:firstColumn="0" w:lastColumn="0" w:oddVBand="0" w:evenVBand="0" w:oddHBand="0" w:evenHBand="0" w:firstRowFirstColumn="0" w:firstRowLastColumn="0" w:lastRowFirstColumn="0" w:lastRowLastColumn="0"/>
              <w:rPr>
                <w:ins w:id="2519" w:author="Ir Nicole" w:date="2026-06-18T17:29:00Z"/>
                <w:rFonts w:ascii="Times New Roman" w:eastAsia="Times New Roman" w:hAnsi="Times New Roman" w:cs="Times New Roman"/>
                <w:sz w:val="24"/>
                <w:szCs w:val="24"/>
                <w:lang w:val="fr-FR"/>
              </w:rPr>
              <w:pPrChange w:id="2520"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521" w:author="Ir Nicole" w:date="2026-06-18T17:00:00Z">
              <w:r w:rsidRPr="00522235">
                <w:rPr>
                  <w:rFonts w:ascii="Times New Roman" w:eastAsia="Times New Roman" w:hAnsi="Times New Roman" w:cs="Times New Roman"/>
                  <w:sz w:val="24"/>
                  <w:szCs w:val="24"/>
                  <w:lang w:val="fr-FR"/>
                  <w:rPrChange w:id="2522" w:author="Ir Nicole" w:date="2026-06-19T12:58:00Z">
                    <w:rPr>
                      <w:rFonts w:ascii="Times New Roman" w:eastAsia="Times New Roman" w:hAnsi="Times New Roman" w:cs="Times New Roman"/>
                      <w:sz w:val="24"/>
                      <w:szCs w:val="24"/>
                    </w:rPr>
                  </w:rPrChange>
                </w:rPr>
                <w:t>- Installer le système dans les agences.</w:t>
              </w:r>
            </w:ins>
          </w:p>
          <w:p w14:paraId="6E9264D0" w14:textId="77777777" w:rsidR="007263DE" w:rsidRDefault="00824101">
            <w:pPr>
              <w:jc w:val="both"/>
              <w:cnfStyle w:val="000000000000" w:firstRow="0" w:lastRow="0" w:firstColumn="0" w:lastColumn="0" w:oddVBand="0" w:evenVBand="0" w:oddHBand="0" w:evenHBand="0" w:firstRowFirstColumn="0" w:firstRowLastColumn="0" w:lastRowFirstColumn="0" w:lastRowLastColumn="0"/>
              <w:rPr>
                <w:ins w:id="2523" w:author="Ir Nicole" w:date="2026-06-18T17:29:00Z"/>
                <w:rFonts w:ascii="Times New Roman" w:eastAsia="Times New Roman" w:hAnsi="Times New Roman" w:cs="Times New Roman"/>
                <w:sz w:val="24"/>
                <w:szCs w:val="24"/>
                <w:lang w:val="fr-FR"/>
              </w:rPr>
              <w:pPrChange w:id="2524"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525" w:author="Ir Nicole" w:date="2026-06-18T17:00:00Z">
              <w:r w:rsidRPr="00522235">
                <w:rPr>
                  <w:rFonts w:ascii="Times New Roman" w:eastAsia="Times New Roman" w:hAnsi="Times New Roman" w:cs="Times New Roman"/>
                  <w:sz w:val="24"/>
                  <w:szCs w:val="24"/>
                  <w:lang w:val="fr-FR"/>
                  <w:rPrChange w:id="2526" w:author="Ir Nicole" w:date="2026-06-19T12:58:00Z">
                    <w:rPr>
                      <w:rFonts w:ascii="Times New Roman" w:eastAsia="Times New Roman" w:hAnsi="Times New Roman" w:cs="Times New Roman"/>
                      <w:sz w:val="24"/>
                      <w:szCs w:val="24"/>
                    </w:rPr>
                  </w:rPrChange>
                </w:rPr>
                <w:t>- Former les administrateurs et utilisateurs.</w:t>
              </w:r>
            </w:ins>
          </w:p>
          <w:p w14:paraId="5BE22CE8" w14:textId="70079956"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527" w:author="Ir Nicole" w:date="2026-06-18T17:00:00Z"/>
                <w:rFonts w:ascii="Times New Roman" w:eastAsia="Times New Roman" w:hAnsi="Times New Roman" w:cs="Times New Roman"/>
                <w:sz w:val="24"/>
                <w:szCs w:val="24"/>
                <w:lang w:val="fr-FR"/>
                <w:rPrChange w:id="2528" w:author="Ir Nicole" w:date="2026-06-18T17:00:00Z">
                  <w:rPr>
                    <w:ins w:id="2529" w:author="Ir Nicole" w:date="2026-06-18T17:00:00Z"/>
                    <w:rFonts w:ascii="Times New Roman" w:eastAsia="Times New Roman" w:hAnsi="Times New Roman" w:cs="Times New Roman"/>
                    <w:sz w:val="24"/>
                    <w:szCs w:val="24"/>
                  </w:rPr>
                </w:rPrChange>
              </w:rPr>
              <w:pPrChange w:id="2530" w:author="Ir Nicole" w:date="2026-06-19T12:38:00Z">
                <w:pPr>
                  <w:cnfStyle w:val="000000000000" w:firstRow="0" w:lastRow="0" w:firstColumn="0" w:lastColumn="0" w:oddVBand="0" w:evenVBand="0" w:oddHBand="0" w:evenHBand="0" w:firstRowFirstColumn="0" w:firstRowLastColumn="0" w:lastRowFirstColumn="0" w:lastRowLastColumn="0"/>
                </w:pPr>
              </w:pPrChange>
            </w:pPr>
            <w:ins w:id="2531" w:author="Ir Nicole" w:date="2026-06-18T17:00:00Z">
              <w:r w:rsidRPr="00522235">
                <w:rPr>
                  <w:rFonts w:ascii="Times New Roman" w:eastAsia="Times New Roman" w:hAnsi="Times New Roman" w:cs="Times New Roman"/>
                  <w:sz w:val="24"/>
                  <w:szCs w:val="24"/>
                  <w:lang w:val="fr-FR"/>
                  <w:rPrChange w:id="2532" w:author="Ir Nicole" w:date="2026-06-19T12:58:00Z">
                    <w:rPr>
                      <w:rFonts w:ascii="Times New Roman" w:eastAsia="Times New Roman" w:hAnsi="Times New Roman" w:cs="Times New Roman"/>
                      <w:sz w:val="24"/>
                      <w:szCs w:val="24"/>
                    </w:rPr>
                  </w:rPrChange>
                </w:rPr>
                <w:t>- Mettre en service le système.</w:t>
              </w:r>
            </w:ins>
          </w:p>
        </w:tc>
        <w:tc>
          <w:tcPr>
            <w:tcW w:w="0" w:type="auto"/>
            <w:tcBorders>
              <w:top w:val="single" w:sz="4" w:space="0" w:color="auto"/>
              <w:left w:val="single" w:sz="4" w:space="0" w:color="auto"/>
              <w:bottom w:val="single" w:sz="4" w:space="0" w:color="auto"/>
              <w:right w:val="single" w:sz="4" w:space="0" w:color="auto"/>
            </w:tcBorders>
            <w:hideMark/>
          </w:tcPr>
          <w:p w14:paraId="0EE1A596" w14:textId="70B0D1EB"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533" w:author="Ir Nicole" w:date="2026-06-18T17:00:00Z"/>
                <w:rFonts w:ascii="Times New Roman" w:eastAsia="Times New Roman" w:hAnsi="Times New Roman" w:cs="Times New Roman"/>
                <w:sz w:val="24"/>
                <w:szCs w:val="24"/>
              </w:rPr>
              <w:pPrChange w:id="2534" w:author="Ir Nicole" w:date="2026-06-19T12:38:00Z">
                <w:pPr>
                  <w:cnfStyle w:val="000000000000" w:firstRow="0" w:lastRow="0" w:firstColumn="0" w:lastColumn="0" w:oddVBand="0" w:evenVBand="0" w:oddHBand="0" w:evenHBand="0" w:firstRowFirstColumn="0" w:firstRowLastColumn="0" w:lastRowFirstColumn="0" w:lastRowLastColumn="0"/>
                </w:pPr>
              </w:pPrChange>
            </w:pPr>
            <w:proofErr w:type="spellStart"/>
            <w:ins w:id="2535" w:author="Ir Nicole" w:date="2026-06-18T17:00:00Z">
              <w:r w:rsidRPr="00824101">
                <w:rPr>
                  <w:rFonts w:ascii="Times New Roman" w:eastAsia="Times New Roman" w:hAnsi="Times New Roman" w:cs="Times New Roman"/>
                  <w:sz w:val="24"/>
                  <w:szCs w:val="24"/>
                </w:rPr>
                <w:t>Équipe</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projet</w:t>
              </w:r>
              <w:proofErr w:type="spellEnd"/>
              <w:r w:rsidRPr="00824101">
                <w:rPr>
                  <w:rFonts w:ascii="Times New Roman" w:eastAsia="Times New Roman" w:hAnsi="Times New Roman" w:cs="Times New Roman"/>
                  <w:sz w:val="24"/>
                  <w:szCs w:val="24"/>
                </w:rPr>
                <w:t xml:space="preserve"> + </w:t>
              </w:r>
            </w:ins>
            <w:ins w:id="2536" w:author="Ir Nicole" w:date="2026-06-18T17:38:00Z">
              <w:r w:rsidR="007263DE">
                <w:rPr>
                  <w:rFonts w:ascii="Times New Roman" w:eastAsia="Times New Roman" w:hAnsi="Times New Roman" w:cs="Times New Roman"/>
                  <w:sz w:val="24"/>
                  <w:szCs w:val="24"/>
                </w:rPr>
                <w:t xml:space="preserve">personnel </w:t>
              </w:r>
            </w:ins>
            <w:proofErr w:type="spellStart"/>
            <w:ins w:id="2537" w:author="Ir Nicole" w:date="2026-06-18T17:00:00Z">
              <w:r w:rsidRPr="00824101">
                <w:rPr>
                  <w:rFonts w:ascii="Times New Roman" w:eastAsia="Times New Roman" w:hAnsi="Times New Roman" w:cs="Times New Roman"/>
                  <w:sz w:val="24"/>
                  <w:szCs w:val="24"/>
                </w:rPr>
                <w:t>Banque</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019A3527" w14:textId="77777777" w:rsidR="00824101" w:rsidRPr="00824101" w:rsidRDefault="00824101">
            <w:pPr>
              <w:jc w:val="both"/>
              <w:cnfStyle w:val="000000000000" w:firstRow="0" w:lastRow="0" w:firstColumn="0" w:lastColumn="0" w:oddVBand="0" w:evenVBand="0" w:oddHBand="0" w:evenHBand="0" w:firstRowFirstColumn="0" w:firstRowLastColumn="0" w:lastRowFirstColumn="0" w:lastRowLastColumn="0"/>
              <w:rPr>
                <w:ins w:id="2538" w:author="Ir Nicole" w:date="2026-06-18T17:00:00Z"/>
                <w:rFonts w:ascii="Times New Roman" w:eastAsia="Times New Roman" w:hAnsi="Times New Roman" w:cs="Times New Roman"/>
                <w:sz w:val="24"/>
                <w:szCs w:val="24"/>
              </w:rPr>
              <w:pPrChange w:id="2539" w:author="Ir Nicole" w:date="2026-06-19T12:38:00Z">
                <w:pPr>
                  <w:cnfStyle w:val="000000000000" w:firstRow="0" w:lastRow="0" w:firstColumn="0" w:lastColumn="0" w:oddVBand="0" w:evenVBand="0" w:oddHBand="0" w:evenHBand="0" w:firstRowFirstColumn="0" w:firstRowLastColumn="0" w:lastRowFirstColumn="0" w:lastRowLastColumn="0"/>
                </w:pPr>
              </w:pPrChange>
            </w:pPr>
            <w:proofErr w:type="spellStart"/>
            <w:ins w:id="2540" w:author="Ir Nicole" w:date="2026-06-18T17:00:00Z">
              <w:r w:rsidRPr="00824101">
                <w:rPr>
                  <w:rFonts w:ascii="Times New Roman" w:eastAsia="Times New Roman" w:hAnsi="Times New Roman" w:cs="Times New Roman"/>
                  <w:sz w:val="24"/>
                  <w:szCs w:val="24"/>
                </w:rPr>
                <w:t>Système</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déployé</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utilisateurs</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formés</w:t>
              </w:r>
              <w:proofErr w:type="spellEnd"/>
            </w:ins>
          </w:p>
        </w:tc>
      </w:tr>
      <w:tr w:rsidR="007263DE" w:rsidRPr="00824101" w14:paraId="410E2C07" w14:textId="77777777" w:rsidTr="00824101">
        <w:trPr>
          <w:cnfStyle w:val="000000100000" w:firstRow="0" w:lastRow="0" w:firstColumn="0" w:lastColumn="0" w:oddVBand="0" w:evenVBand="0" w:oddHBand="1" w:evenHBand="0" w:firstRowFirstColumn="0" w:firstRowLastColumn="0" w:lastRowFirstColumn="0" w:lastRowLastColumn="0"/>
          <w:ins w:id="2541" w:author="Ir Nicole" w:date="2026-06-18T17:00:00Z"/>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526653B" w14:textId="77777777" w:rsidR="00824101" w:rsidRPr="00824101" w:rsidRDefault="00824101">
            <w:pPr>
              <w:jc w:val="both"/>
              <w:rPr>
                <w:ins w:id="2542" w:author="Ir Nicole" w:date="2026-06-18T17:00:00Z"/>
                <w:rFonts w:ascii="Times New Roman" w:eastAsia="Times New Roman" w:hAnsi="Times New Roman" w:cs="Times New Roman"/>
                <w:sz w:val="24"/>
                <w:szCs w:val="24"/>
              </w:rPr>
              <w:pPrChange w:id="2543" w:author="Ir Nicole" w:date="2026-06-19T12:38:00Z">
                <w:pPr/>
              </w:pPrChange>
            </w:pPr>
            <w:ins w:id="2544" w:author="Ir Nicole" w:date="2026-06-18T17:00:00Z">
              <w:r w:rsidRPr="00824101">
                <w:rPr>
                  <w:rFonts w:ascii="Times New Roman" w:eastAsia="Times New Roman" w:hAnsi="Times New Roman" w:cs="Times New Roman"/>
                  <w:sz w:val="24"/>
                  <w:szCs w:val="24"/>
                </w:rPr>
                <w:t xml:space="preserve">7. </w:t>
              </w:r>
              <w:proofErr w:type="spellStart"/>
              <w:r w:rsidRPr="00824101">
                <w:rPr>
                  <w:rFonts w:ascii="Times New Roman" w:eastAsia="Times New Roman" w:hAnsi="Times New Roman" w:cs="Times New Roman"/>
                  <w:sz w:val="24"/>
                  <w:szCs w:val="24"/>
                </w:rPr>
                <w:t>Suivi</w:t>
              </w:r>
              <w:proofErr w:type="spellEnd"/>
              <w:r w:rsidRPr="00824101">
                <w:rPr>
                  <w:rFonts w:ascii="Times New Roman" w:eastAsia="Times New Roman" w:hAnsi="Times New Roman" w:cs="Times New Roman"/>
                  <w:sz w:val="24"/>
                  <w:szCs w:val="24"/>
                </w:rPr>
                <w:t xml:space="preserve"> et maintenance</w:t>
              </w:r>
            </w:ins>
          </w:p>
        </w:tc>
        <w:tc>
          <w:tcPr>
            <w:tcW w:w="0" w:type="auto"/>
            <w:tcBorders>
              <w:top w:val="single" w:sz="4" w:space="0" w:color="auto"/>
              <w:left w:val="single" w:sz="4" w:space="0" w:color="auto"/>
              <w:bottom w:val="single" w:sz="4" w:space="0" w:color="auto"/>
              <w:right w:val="single" w:sz="4" w:space="0" w:color="auto"/>
            </w:tcBorders>
            <w:hideMark/>
          </w:tcPr>
          <w:p w14:paraId="3D065DF7" w14:textId="25519F05" w:rsidR="00824101" w:rsidRPr="00824101" w:rsidRDefault="003A2CAE">
            <w:pPr>
              <w:jc w:val="both"/>
              <w:cnfStyle w:val="000000100000" w:firstRow="0" w:lastRow="0" w:firstColumn="0" w:lastColumn="0" w:oddVBand="0" w:evenVBand="0" w:oddHBand="1" w:evenHBand="0" w:firstRowFirstColumn="0" w:firstRowLastColumn="0" w:lastRowFirstColumn="0" w:lastRowLastColumn="0"/>
              <w:rPr>
                <w:ins w:id="2545" w:author="Ir Nicole" w:date="2026-06-18T17:00:00Z"/>
                <w:rFonts w:ascii="Times New Roman" w:eastAsia="Times New Roman" w:hAnsi="Times New Roman" w:cs="Times New Roman"/>
                <w:sz w:val="24"/>
                <w:szCs w:val="24"/>
              </w:rPr>
              <w:pPrChange w:id="2546"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47" w:author="Ir Nicole" w:date="2026-06-19T10:01:00Z">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semaine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ans</w:t>
              </w:r>
              <w:proofErr w:type="spellEnd"/>
              <w:r>
                <w:rPr>
                  <w:rFonts w:ascii="Times New Roman" w:eastAsia="Times New Roman" w:hAnsi="Times New Roman" w:cs="Times New Roman"/>
                  <w:sz w:val="24"/>
                  <w:szCs w:val="24"/>
                </w:rPr>
                <w:t xml:space="preserve"> (</w:t>
              </w:r>
            </w:ins>
            <w:ins w:id="2548" w:author="Ir Nicole" w:date="2026-06-19T10:02:00Z">
              <w:r>
                <w:rPr>
                  <w:rFonts w:ascii="Times New Roman" w:eastAsia="Times New Roman" w:hAnsi="Times New Roman" w:cs="Times New Roman"/>
                  <w:sz w:val="24"/>
                  <w:szCs w:val="24"/>
                </w:rPr>
                <w:t>1jr/</w:t>
              </w:r>
              <w:proofErr w:type="spellStart"/>
              <w:r>
                <w:rPr>
                  <w:rFonts w:ascii="Times New Roman" w:eastAsia="Times New Roman" w:hAnsi="Times New Roman" w:cs="Times New Roman"/>
                  <w:sz w:val="24"/>
                  <w:szCs w:val="24"/>
                </w:rPr>
                <w:t>semain</w:t>
              </w:r>
              <w:proofErr w:type="spellEnd"/>
              <w:r>
                <w:rPr>
                  <w:rFonts w:ascii="Times New Roman" w:eastAsia="Times New Roman" w:hAnsi="Times New Roman" w:cs="Times New Roman"/>
                  <w:sz w:val="24"/>
                  <w:szCs w:val="24"/>
                </w:rPr>
                <w:t>)</w:t>
              </w:r>
            </w:ins>
          </w:p>
        </w:tc>
        <w:tc>
          <w:tcPr>
            <w:tcW w:w="0" w:type="auto"/>
            <w:tcBorders>
              <w:top w:val="single" w:sz="4" w:space="0" w:color="auto"/>
              <w:left w:val="single" w:sz="4" w:space="0" w:color="auto"/>
              <w:bottom w:val="single" w:sz="4" w:space="0" w:color="auto"/>
              <w:right w:val="single" w:sz="4" w:space="0" w:color="auto"/>
            </w:tcBorders>
            <w:hideMark/>
          </w:tcPr>
          <w:p w14:paraId="654168FF"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549" w:author="Ir Nicole" w:date="2026-06-18T17:29:00Z"/>
                <w:rFonts w:ascii="Times New Roman" w:eastAsia="Times New Roman" w:hAnsi="Times New Roman" w:cs="Times New Roman"/>
                <w:sz w:val="24"/>
                <w:szCs w:val="24"/>
                <w:lang w:val="fr-FR"/>
              </w:rPr>
              <w:pPrChange w:id="2550"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51" w:author="Ir Nicole" w:date="2026-06-18T17:00:00Z">
              <w:r w:rsidRPr="00522235">
                <w:rPr>
                  <w:rFonts w:ascii="Times New Roman" w:eastAsia="Times New Roman" w:hAnsi="Times New Roman" w:cs="Times New Roman"/>
                  <w:sz w:val="24"/>
                  <w:szCs w:val="24"/>
                  <w:lang w:val="fr-FR"/>
                  <w:rPrChange w:id="2552" w:author="Ir Nicole" w:date="2026-06-19T12:58:00Z">
                    <w:rPr>
                      <w:rFonts w:ascii="Times New Roman" w:eastAsia="Times New Roman" w:hAnsi="Times New Roman" w:cs="Times New Roman"/>
                      <w:sz w:val="24"/>
                      <w:szCs w:val="24"/>
                    </w:rPr>
                  </w:rPrChange>
                </w:rPr>
                <w:t>- Corriger les anomalies.</w:t>
              </w:r>
            </w:ins>
          </w:p>
          <w:p w14:paraId="06B721A7"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553" w:author="Ir Nicole" w:date="2026-06-18T17:30:00Z"/>
                <w:rFonts w:ascii="Times New Roman" w:eastAsia="Times New Roman" w:hAnsi="Times New Roman" w:cs="Times New Roman"/>
                <w:sz w:val="24"/>
                <w:szCs w:val="24"/>
                <w:lang w:val="fr-FR"/>
              </w:rPr>
              <w:pPrChange w:id="2554"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55" w:author="Ir Nicole" w:date="2026-06-18T17:00:00Z">
              <w:r w:rsidRPr="00522235">
                <w:rPr>
                  <w:rFonts w:ascii="Times New Roman" w:eastAsia="Times New Roman" w:hAnsi="Times New Roman" w:cs="Times New Roman"/>
                  <w:sz w:val="24"/>
                  <w:szCs w:val="24"/>
                  <w:lang w:val="fr-FR"/>
                  <w:rPrChange w:id="2556" w:author="Ir Nicole" w:date="2026-06-19T12:58:00Z">
                    <w:rPr>
                      <w:rFonts w:ascii="Times New Roman" w:eastAsia="Times New Roman" w:hAnsi="Times New Roman" w:cs="Times New Roman"/>
                      <w:sz w:val="24"/>
                      <w:szCs w:val="24"/>
                    </w:rPr>
                  </w:rPrChange>
                </w:rPr>
                <w:t>- Assurer la maintenance.</w:t>
              </w:r>
            </w:ins>
          </w:p>
          <w:p w14:paraId="2B4EF3C7" w14:textId="77777777" w:rsidR="007263DE" w:rsidRDefault="00824101">
            <w:pPr>
              <w:jc w:val="both"/>
              <w:cnfStyle w:val="000000100000" w:firstRow="0" w:lastRow="0" w:firstColumn="0" w:lastColumn="0" w:oddVBand="0" w:evenVBand="0" w:oddHBand="1" w:evenHBand="0" w:firstRowFirstColumn="0" w:firstRowLastColumn="0" w:lastRowFirstColumn="0" w:lastRowLastColumn="0"/>
              <w:rPr>
                <w:ins w:id="2557" w:author="Ir Nicole" w:date="2026-06-18T17:30:00Z"/>
                <w:rFonts w:ascii="Times New Roman" w:eastAsia="Times New Roman" w:hAnsi="Times New Roman" w:cs="Times New Roman"/>
                <w:sz w:val="24"/>
                <w:szCs w:val="24"/>
                <w:lang w:val="fr-FR"/>
              </w:rPr>
              <w:pPrChange w:id="2558"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59" w:author="Ir Nicole" w:date="2026-06-18T17:00:00Z">
              <w:r w:rsidRPr="00522235">
                <w:rPr>
                  <w:rFonts w:ascii="Times New Roman" w:eastAsia="Times New Roman" w:hAnsi="Times New Roman" w:cs="Times New Roman"/>
                  <w:sz w:val="24"/>
                  <w:szCs w:val="24"/>
                  <w:lang w:val="fr-FR"/>
                  <w:rPrChange w:id="2560" w:author="Ir Nicole" w:date="2026-06-19T12:58:00Z">
                    <w:rPr>
                      <w:rFonts w:ascii="Times New Roman" w:eastAsia="Times New Roman" w:hAnsi="Times New Roman" w:cs="Times New Roman"/>
                      <w:sz w:val="24"/>
                      <w:szCs w:val="24"/>
                    </w:rPr>
                  </w:rPrChange>
                </w:rPr>
                <w:lastRenderedPageBreak/>
                <w:t>- Évaluer les performances du système.</w:t>
              </w:r>
            </w:ins>
          </w:p>
          <w:p w14:paraId="384FA080" w14:textId="7DF140C6"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561" w:author="Ir Nicole" w:date="2026-06-18T17:00:00Z"/>
                <w:rFonts w:ascii="Times New Roman" w:eastAsia="Times New Roman" w:hAnsi="Times New Roman" w:cs="Times New Roman"/>
                <w:sz w:val="24"/>
                <w:szCs w:val="24"/>
              </w:rPr>
              <w:pPrChange w:id="2562"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63" w:author="Ir Nicole" w:date="2026-06-18T17:00:00Z">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Rédiger</w:t>
              </w:r>
              <w:proofErr w:type="spellEnd"/>
              <w:r w:rsidRPr="00824101">
                <w:rPr>
                  <w:rFonts w:ascii="Times New Roman" w:eastAsia="Times New Roman" w:hAnsi="Times New Roman" w:cs="Times New Roman"/>
                  <w:sz w:val="24"/>
                  <w:szCs w:val="24"/>
                </w:rPr>
                <w:t xml:space="preserve"> la documentation finale.</w:t>
              </w:r>
            </w:ins>
          </w:p>
        </w:tc>
        <w:tc>
          <w:tcPr>
            <w:tcW w:w="0" w:type="auto"/>
            <w:tcBorders>
              <w:top w:val="single" w:sz="4" w:space="0" w:color="auto"/>
              <w:left w:val="single" w:sz="4" w:space="0" w:color="auto"/>
              <w:bottom w:val="single" w:sz="4" w:space="0" w:color="auto"/>
              <w:right w:val="single" w:sz="4" w:space="0" w:color="auto"/>
            </w:tcBorders>
            <w:hideMark/>
          </w:tcPr>
          <w:p w14:paraId="61CD2B2F" w14:textId="77777777"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564" w:author="Ir Nicole" w:date="2026-06-18T17:00:00Z"/>
                <w:rFonts w:ascii="Times New Roman" w:eastAsia="Times New Roman" w:hAnsi="Times New Roman" w:cs="Times New Roman"/>
                <w:sz w:val="24"/>
                <w:szCs w:val="24"/>
              </w:rPr>
              <w:pPrChange w:id="2565" w:author="Ir Nicole" w:date="2026-06-19T12:38:00Z">
                <w:pPr>
                  <w:cnfStyle w:val="000000100000" w:firstRow="0" w:lastRow="0" w:firstColumn="0" w:lastColumn="0" w:oddVBand="0" w:evenVBand="0" w:oddHBand="1" w:evenHBand="0" w:firstRowFirstColumn="0" w:firstRowLastColumn="0" w:lastRowFirstColumn="0" w:lastRowLastColumn="0"/>
                </w:pPr>
              </w:pPrChange>
            </w:pPr>
            <w:proofErr w:type="spellStart"/>
            <w:ins w:id="2566" w:author="Ir Nicole" w:date="2026-06-18T17:00:00Z">
              <w:r w:rsidRPr="00824101">
                <w:rPr>
                  <w:rFonts w:ascii="Times New Roman" w:eastAsia="Times New Roman" w:hAnsi="Times New Roman" w:cs="Times New Roman"/>
                  <w:sz w:val="24"/>
                  <w:szCs w:val="24"/>
                </w:rPr>
                <w:lastRenderedPageBreak/>
                <w:t>Équipe</w:t>
              </w:r>
              <w:proofErr w:type="spellEnd"/>
              <w:r w:rsidRPr="00824101">
                <w:rPr>
                  <w:rFonts w:ascii="Times New Roman" w:eastAsia="Times New Roman" w:hAnsi="Times New Roman" w:cs="Times New Roman"/>
                  <w:sz w:val="24"/>
                  <w:szCs w:val="24"/>
                </w:rPr>
                <w:t xml:space="preserve"> </w:t>
              </w:r>
              <w:proofErr w:type="spellStart"/>
              <w:r w:rsidRPr="00824101">
                <w:rPr>
                  <w:rFonts w:ascii="Times New Roman" w:eastAsia="Times New Roman" w:hAnsi="Times New Roman" w:cs="Times New Roman"/>
                  <w:sz w:val="24"/>
                  <w:szCs w:val="24"/>
                </w:rPr>
                <w:t>projet</w:t>
              </w:r>
              <w:proofErr w:type="spellEnd"/>
            </w:ins>
          </w:p>
        </w:tc>
        <w:tc>
          <w:tcPr>
            <w:tcW w:w="0" w:type="auto"/>
            <w:tcBorders>
              <w:top w:val="single" w:sz="4" w:space="0" w:color="auto"/>
              <w:left w:val="single" w:sz="4" w:space="0" w:color="auto"/>
              <w:bottom w:val="single" w:sz="4" w:space="0" w:color="auto"/>
              <w:right w:val="single" w:sz="4" w:space="0" w:color="auto"/>
            </w:tcBorders>
            <w:hideMark/>
          </w:tcPr>
          <w:p w14:paraId="16FE9E5E" w14:textId="77777777" w:rsidR="00824101" w:rsidRPr="00824101" w:rsidRDefault="00824101">
            <w:pPr>
              <w:jc w:val="both"/>
              <w:cnfStyle w:val="000000100000" w:firstRow="0" w:lastRow="0" w:firstColumn="0" w:lastColumn="0" w:oddVBand="0" w:evenVBand="0" w:oddHBand="1" w:evenHBand="0" w:firstRowFirstColumn="0" w:firstRowLastColumn="0" w:lastRowFirstColumn="0" w:lastRowLastColumn="0"/>
              <w:rPr>
                <w:ins w:id="2567" w:author="Ir Nicole" w:date="2026-06-18T17:00:00Z"/>
                <w:rFonts w:ascii="Times New Roman" w:eastAsia="Times New Roman" w:hAnsi="Times New Roman" w:cs="Times New Roman"/>
                <w:sz w:val="24"/>
                <w:szCs w:val="24"/>
                <w:lang w:val="fr-FR"/>
                <w:rPrChange w:id="2568" w:author="Ir Nicole" w:date="2026-06-18T17:00:00Z">
                  <w:rPr>
                    <w:ins w:id="2569" w:author="Ir Nicole" w:date="2026-06-18T17:00:00Z"/>
                    <w:rFonts w:ascii="Times New Roman" w:eastAsia="Times New Roman" w:hAnsi="Times New Roman" w:cs="Times New Roman"/>
                    <w:sz w:val="24"/>
                    <w:szCs w:val="24"/>
                  </w:rPr>
                </w:rPrChange>
              </w:rPr>
              <w:pPrChange w:id="2570" w:author="Ir Nicole" w:date="2026-06-19T12:38:00Z">
                <w:pPr>
                  <w:cnfStyle w:val="000000100000" w:firstRow="0" w:lastRow="0" w:firstColumn="0" w:lastColumn="0" w:oddVBand="0" w:evenVBand="0" w:oddHBand="1" w:evenHBand="0" w:firstRowFirstColumn="0" w:firstRowLastColumn="0" w:lastRowFirstColumn="0" w:lastRowLastColumn="0"/>
                </w:pPr>
              </w:pPrChange>
            </w:pPr>
            <w:ins w:id="2571" w:author="Ir Nicole" w:date="2026-06-18T17:00:00Z">
              <w:r w:rsidRPr="00522235">
                <w:rPr>
                  <w:rFonts w:ascii="Times New Roman" w:eastAsia="Times New Roman" w:hAnsi="Times New Roman" w:cs="Times New Roman"/>
                  <w:sz w:val="24"/>
                  <w:szCs w:val="24"/>
                  <w:lang w:val="fr-FR"/>
                  <w:rPrChange w:id="2572" w:author="Ir Nicole" w:date="2026-06-19T12:58:00Z">
                    <w:rPr>
                      <w:rFonts w:ascii="Times New Roman" w:eastAsia="Times New Roman" w:hAnsi="Times New Roman" w:cs="Times New Roman"/>
                      <w:sz w:val="24"/>
                      <w:szCs w:val="24"/>
                    </w:rPr>
                  </w:rPrChange>
                </w:rPr>
                <w:t>Rapport de maintenance, documentation finale</w:t>
              </w:r>
            </w:ins>
          </w:p>
        </w:tc>
      </w:tr>
    </w:tbl>
    <w:p w14:paraId="6ADCC93B" w14:textId="1C977E32" w:rsidR="007A00A4" w:rsidDel="00824101" w:rsidRDefault="004362B5">
      <w:pPr>
        <w:jc w:val="both"/>
        <w:rPr>
          <w:del w:id="2573" w:author="Ir Nicole" w:date="2026-06-18T17:02:00Z"/>
        </w:rPr>
        <w:pPrChange w:id="2574" w:author="Ir Nicole" w:date="2026-06-19T12:38:00Z">
          <w:pPr/>
        </w:pPrChange>
      </w:pPr>
      <w:del w:id="2575" w:author="Ir Nicole" w:date="2026-06-18T17:02:00Z">
        <w:r w:rsidDel="00824101">
          <w:lastRenderedPageBreak/>
          <w:br w:type="page"/>
        </w:r>
      </w:del>
    </w:p>
    <w:p w14:paraId="3320C1BD" w14:textId="1FC02CA8" w:rsidR="007A00A4" w:rsidRDefault="003A66AB">
      <w:pPr>
        <w:pStyle w:val="Titre1"/>
        <w:pBdr>
          <w:bottom w:val="single" w:sz="8" w:space="4" w:color="2E6DB4"/>
        </w:pBdr>
        <w:jc w:val="both"/>
        <w:pPrChange w:id="2576" w:author="Ir Nicole" w:date="2026-06-19T12:38:00Z">
          <w:pPr>
            <w:pStyle w:val="Titre1"/>
            <w:pBdr>
              <w:bottom w:val="single" w:sz="8" w:space="4" w:color="2E6DB4"/>
            </w:pBdr>
          </w:pPr>
        </w:pPrChange>
      </w:pPr>
      <w:bookmarkStart w:id="2577" w:name="_Toc232765108"/>
      <w:ins w:id="2578" w:author="Ir Nicole" w:date="2026-06-19T12:21:00Z">
        <w:r>
          <w:t>8</w:t>
        </w:r>
      </w:ins>
      <w:del w:id="2579" w:author="Ir Nicole" w:date="2026-06-19T12:21:00Z">
        <w:r w:rsidR="004362B5" w:rsidDel="003A66AB">
          <w:delText>9</w:delText>
        </w:r>
      </w:del>
      <w:r w:rsidR="004362B5">
        <w:t>. ANALYSE DES RISQUES GLOBAUX</w:t>
      </w:r>
      <w:bookmarkEnd w:id="2577"/>
    </w:p>
    <w:p w14:paraId="0AB53951" w14:textId="77777777" w:rsidR="007A00A4" w:rsidRDefault="007A00A4">
      <w:pPr>
        <w:spacing w:before="80" w:after="80"/>
        <w:jc w:val="both"/>
        <w:pPrChange w:id="2580" w:author="Ir Nicole" w:date="2026-06-19T12:38:00Z">
          <w:pPr>
            <w:spacing w:before="80" w:after="80"/>
          </w:pPr>
        </w:pPrChange>
      </w:pPr>
    </w:p>
    <w:p w14:paraId="703D6DED" w14:textId="0AB279BA" w:rsidR="0072440B" w:rsidRDefault="0072440B">
      <w:pPr>
        <w:pStyle w:val="Lgende"/>
        <w:keepNext/>
        <w:jc w:val="both"/>
        <w:rPr>
          <w:ins w:id="2581" w:author="Ir Nicole" w:date="2026-06-18T13:20:00Z"/>
        </w:rPr>
        <w:pPrChange w:id="2582" w:author="Ir Nicole" w:date="2026-06-19T12:38:00Z">
          <w:pPr/>
        </w:pPrChange>
      </w:pPr>
      <w:bookmarkStart w:id="2583" w:name="_Toc232681975"/>
      <w:ins w:id="2584" w:author="Ir Nicole" w:date="2026-06-18T13:20:00Z">
        <w:r>
          <w:t xml:space="preserve">Tableau </w:t>
        </w:r>
        <w:r>
          <w:fldChar w:fldCharType="begin"/>
        </w:r>
        <w:r>
          <w:instrText xml:space="preserve"> SEQ Tableau \* ARABIC </w:instrText>
        </w:r>
      </w:ins>
      <w:r>
        <w:fldChar w:fldCharType="separate"/>
      </w:r>
      <w:ins w:id="2585" w:author="Ir Nicole" w:date="2026-06-19T10:35:00Z">
        <w:r w:rsidR="00254426">
          <w:rPr>
            <w:noProof/>
          </w:rPr>
          <w:t>11</w:t>
        </w:r>
      </w:ins>
      <w:ins w:id="2586" w:author="Ir Nicole" w:date="2026-06-18T13:20:00Z">
        <w:r>
          <w:fldChar w:fldCharType="end"/>
        </w:r>
        <w:r>
          <w:t xml:space="preserve">: </w:t>
        </w:r>
        <w:r w:rsidRPr="00BC4F68">
          <w:t>ANALYSE DES RISQUES GLOBAUX</w:t>
        </w:r>
        <w:bookmarkEnd w:id="2583"/>
      </w:ins>
    </w:p>
    <w:tbl>
      <w:tblPr>
        <w:tblW w:w="91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Change w:id="2587" w:author="Ir Nicole" w:date="2026-06-18T17:47:00Z">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278"/>
        <w:gridCol w:w="1560"/>
        <w:gridCol w:w="992"/>
        <w:gridCol w:w="4336"/>
        <w:tblGridChange w:id="2588">
          <w:tblGrid>
            <w:gridCol w:w="2483"/>
            <w:gridCol w:w="1274"/>
            <w:gridCol w:w="1194"/>
            <w:gridCol w:w="4075"/>
          </w:tblGrid>
        </w:tblGridChange>
      </w:tblGrid>
      <w:tr w:rsidR="002E4D66" w14:paraId="47E28CCA"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tcPrChange w:id="2589"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564A11B" w14:textId="42E1D9BA" w:rsidR="002E4D66" w:rsidRDefault="002E4D66">
            <w:pPr>
              <w:jc w:val="both"/>
              <w:pPrChange w:id="2590" w:author="Ir Nicole" w:date="2026-06-19T12:38:00Z">
                <w:pPr/>
              </w:pPrChange>
            </w:pPr>
            <w:ins w:id="2591" w:author="Ir Nicole" w:date="2026-06-18T17:46:00Z">
              <w:r>
                <w:rPr>
                  <w:b/>
                  <w:bCs/>
                </w:rPr>
                <w:t>Risque</w:t>
              </w:r>
            </w:ins>
            <w:commentRangeStart w:id="2592"/>
            <w:del w:id="2593" w:author="Ir Nicole" w:date="2026-06-18T17:46:00Z">
              <w:r w:rsidDel="00180EBF">
                <w:rPr>
                  <w:b/>
                  <w:bCs/>
                  <w:color w:val="FFFFFF"/>
                  <w:sz w:val="20"/>
                  <w:szCs w:val="20"/>
                </w:rPr>
                <w:delText>Risque</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tcPrChange w:id="2594"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608569FD" w14:textId="297C1FA0" w:rsidR="002E4D66" w:rsidRDefault="002E4D66">
            <w:pPr>
              <w:jc w:val="both"/>
              <w:pPrChange w:id="2595" w:author="Ir Nicole" w:date="2026-06-19T12:38:00Z">
                <w:pPr/>
              </w:pPrChange>
            </w:pPr>
            <w:ins w:id="2596" w:author="Ir Nicole" w:date="2026-06-18T17:46:00Z">
              <w:r>
                <w:rPr>
                  <w:b/>
                  <w:bCs/>
                </w:rPr>
                <w:t>Probabilité</w:t>
              </w:r>
            </w:ins>
            <w:del w:id="2597" w:author="Ir Nicole" w:date="2026-06-18T17:46:00Z">
              <w:r w:rsidDel="00180EBF">
                <w:rPr>
                  <w:b/>
                  <w:bCs/>
                  <w:color w:val="FFFFFF"/>
                  <w:sz w:val="20"/>
                  <w:szCs w:val="20"/>
                </w:rPr>
                <w:delText>Probabilité</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tcPrChange w:id="2598"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793FFF4D" w14:textId="3FFA8FED" w:rsidR="002E4D66" w:rsidRDefault="002E4D66">
            <w:pPr>
              <w:jc w:val="both"/>
              <w:pPrChange w:id="2599" w:author="Ir Nicole" w:date="2026-06-19T12:38:00Z">
                <w:pPr/>
              </w:pPrChange>
            </w:pPr>
            <w:ins w:id="2600" w:author="Ir Nicole" w:date="2026-06-18T17:46:00Z">
              <w:r>
                <w:rPr>
                  <w:b/>
                  <w:bCs/>
                </w:rPr>
                <w:t>Impact</w:t>
              </w:r>
            </w:ins>
            <w:del w:id="2601" w:author="Ir Nicole" w:date="2026-06-18T17:46:00Z">
              <w:r w:rsidDel="00180EBF">
                <w:rPr>
                  <w:b/>
                  <w:bCs/>
                  <w:color w:val="FFFFFF"/>
                  <w:sz w:val="20"/>
                  <w:szCs w:val="20"/>
                </w:rPr>
                <w:delText>Impact</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tcPrChange w:id="2602"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2732187F" w14:textId="135F0788" w:rsidR="002E4D66" w:rsidRDefault="002E4D66">
            <w:pPr>
              <w:jc w:val="both"/>
              <w:pPrChange w:id="2603" w:author="Ir Nicole" w:date="2026-06-19T12:38:00Z">
                <w:pPr/>
              </w:pPrChange>
            </w:pPr>
            <w:ins w:id="2604" w:author="Ir Nicole" w:date="2026-06-18T17:46:00Z">
              <w:r>
                <w:rPr>
                  <w:b/>
                  <w:bCs/>
                </w:rPr>
                <w:t>Mesures de mitigation</w:t>
              </w:r>
            </w:ins>
            <w:del w:id="2605" w:author="Ir Nicole" w:date="2026-06-18T17:46:00Z">
              <w:r w:rsidDel="00180EBF">
                <w:rPr>
                  <w:b/>
                  <w:bCs/>
                  <w:color w:val="FFFFFF"/>
                  <w:sz w:val="20"/>
                  <w:szCs w:val="20"/>
                </w:rPr>
                <w:delText>Plan de mitigation</w:delText>
              </w:r>
            </w:del>
          </w:p>
        </w:tc>
      </w:tr>
      <w:tr w:rsidR="002E4D66" w14:paraId="2ED619EB"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06"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93FF441" w14:textId="5B6E28BB" w:rsidR="002E4D66" w:rsidRDefault="002E4D66">
            <w:pPr>
              <w:jc w:val="both"/>
              <w:pPrChange w:id="2607" w:author="Ir Nicole" w:date="2026-06-19T12:38:00Z">
                <w:pPr/>
              </w:pPrChange>
            </w:pPr>
            <w:ins w:id="2608" w:author="Ir Nicole" w:date="2026-06-18T17:46:00Z">
              <w:r>
                <w:rPr>
                  <w:rStyle w:val="lev"/>
                </w:rPr>
                <w:t>Résistance au changement de la part des utilisateurs</w:t>
              </w:r>
            </w:ins>
            <w:del w:id="2609" w:author="Ir Nicole" w:date="2026-06-18T17:46:00Z">
              <w:r w:rsidDel="00180EBF">
                <w:rPr>
                  <w:color w:val="000000"/>
                  <w:sz w:val="20"/>
                  <w:szCs w:val="20"/>
                </w:rPr>
                <w:delText>Résistance culturelle du personnel</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10"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058A3769" w14:textId="7E9BCEAD" w:rsidR="002E4D66" w:rsidRDefault="002E4D66">
            <w:pPr>
              <w:jc w:val="both"/>
              <w:pPrChange w:id="2611" w:author="Ir Nicole" w:date="2026-06-19T12:38:00Z">
                <w:pPr/>
              </w:pPrChange>
            </w:pPr>
            <w:ins w:id="2612" w:author="Ir Nicole" w:date="2026-06-18T17:46:00Z">
              <w:r>
                <w:t>Élevée</w:t>
              </w:r>
            </w:ins>
            <w:del w:id="2613" w:author="Ir Nicole" w:date="2026-06-18T17:46:00Z">
              <w:r w:rsidDel="00180EBF">
                <w:rPr>
                  <w:b/>
                  <w:bCs/>
                  <w:color w:val="C0392B"/>
                  <w:sz w:val="20"/>
                  <w:szCs w:val="20"/>
                </w:rPr>
                <w:delText>Haute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14"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27C69CC" w14:textId="61023916" w:rsidR="002E4D66" w:rsidRDefault="002E4D66">
            <w:pPr>
              <w:jc w:val="both"/>
              <w:pPrChange w:id="2615" w:author="Ir Nicole" w:date="2026-06-19T12:38:00Z">
                <w:pPr/>
              </w:pPrChange>
            </w:pPr>
            <w:ins w:id="2616" w:author="Ir Nicole" w:date="2026-06-18T17:46:00Z">
              <w:r>
                <w:t>Moyen</w:t>
              </w:r>
            </w:ins>
            <w:del w:id="2617" w:author="Ir Nicole" w:date="2026-06-18T17:46:00Z">
              <w:r w:rsidDel="00180EBF">
                <w:rPr>
                  <w:color w:val="000000"/>
                  <w:sz w:val="20"/>
                  <w:szCs w:val="20"/>
                </w:rPr>
                <w:delText>Moyen</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18"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9F388DC" w14:textId="2D24FA7D" w:rsidR="002E4D66" w:rsidRDefault="002E4D66">
            <w:pPr>
              <w:jc w:val="both"/>
              <w:pPrChange w:id="2619" w:author="Ir Nicole" w:date="2026-06-19T12:38:00Z">
                <w:pPr/>
              </w:pPrChange>
            </w:pPr>
            <w:ins w:id="2620" w:author="Ir Nicole" w:date="2026-06-18T17:46:00Z">
              <w:r>
                <w:t>Élaborer un plan de conduite du changement, organiser des sessions de sensibilisation, assurer une communication régulière et impliquer les représentants du personnel dès le démarrage du projet.</w:t>
              </w:r>
            </w:ins>
            <w:del w:id="2621" w:author="Ir Nicole" w:date="2026-06-18T17:46:00Z">
              <w:r w:rsidDel="00180EBF">
                <w:rPr>
                  <w:color w:val="000000"/>
                  <w:sz w:val="20"/>
                  <w:szCs w:val="20"/>
                </w:rPr>
                <w:delText>Communication, sensibilisation, implication syndicats</w:delText>
              </w:r>
            </w:del>
          </w:p>
        </w:tc>
      </w:tr>
      <w:tr w:rsidR="002E4D66" w:rsidDel="002E4D66" w14:paraId="1FDF8F4C" w14:textId="6A0623B9" w:rsidTr="002E4D66">
        <w:trPr>
          <w:del w:id="2622" w:author="Ir Nicole" w:date="2026-06-18T17:48:00Z"/>
        </w:trPr>
        <w:tc>
          <w:tcPr>
            <w:tcW w:w="2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23"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6AD1679" w14:textId="786F9A74" w:rsidR="002E4D66" w:rsidDel="002E4D66" w:rsidRDefault="002E4D66">
            <w:pPr>
              <w:jc w:val="both"/>
              <w:rPr>
                <w:del w:id="2624" w:author="Ir Nicole" w:date="2026-06-18T17:48:00Z"/>
              </w:rPr>
              <w:pPrChange w:id="2625" w:author="Ir Nicole" w:date="2026-06-19T12:38:00Z">
                <w:pPr/>
              </w:pPrChange>
            </w:pPr>
            <w:del w:id="2626" w:author="Ir Nicole" w:date="2026-06-18T17:46:00Z">
              <w:r w:rsidDel="00180EBF">
                <w:rPr>
                  <w:color w:val="000000"/>
                  <w:sz w:val="20"/>
                  <w:szCs w:val="20"/>
                </w:rPr>
                <w:delText>Violation RGPD / donnees biometriques</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27"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19441273" w14:textId="4EC5AAF6" w:rsidR="002E4D66" w:rsidDel="002E4D66" w:rsidRDefault="002E4D66">
            <w:pPr>
              <w:jc w:val="both"/>
              <w:rPr>
                <w:del w:id="2628" w:author="Ir Nicole" w:date="2026-06-18T17:48:00Z"/>
              </w:rPr>
              <w:pPrChange w:id="2629" w:author="Ir Nicole" w:date="2026-06-19T12:38:00Z">
                <w:pPr/>
              </w:pPrChange>
            </w:pPr>
            <w:del w:id="2630" w:author="Ir Nicole" w:date="2026-06-18T17:46:00Z">
              <w:r w:rsidDel="00180EBF">
                <w:rPr>
                  <w:b/>
                  <w:bCs/>
                  <w:color w:val="1E7E34"/>
                  <w:sz w:val="20"/>
                  <w:szCs w:val="20"/>
                </w:rPr>
                <w:delText>Faible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31"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3848E3B" w14:textId="7BA3B0AE" w:rsidR="002E4D66" w:rsidDel="002E4D66" w:rsidRDefault="002E4D66">
            <w:pPr>
              <w:jc w:val="both"/>
              <w:rPr>
                <w:del w:id="2632" w:author="Ir Nicole" w:date="2026-06-18T17:48:00Z"/>
              </w:rPr>
              <w:pPrChange w:id="2633" w:author="Ir Nicole" w:date="2026-06-19T12:38:00Z">
                <w:pPr/>
              </w:pPrChange>
            </w:pPr>
            <w:del w:id="2634" w:author="Ir Nicole" w:date="2026-06-18T17:46:00Z">
              <w:r w:rsidDel="00180EBF">
                <w:rPr>
                  <w:color w:val="000000"/>
                  <w:sz w:val="20"/>
                  <w:szCs w:val="20"/>
                </w:rPr>
                <w:delText>Critique</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35"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F516012" w14:textId="62C99280" w:rsidR="002E4D66" w:rsidDel="002E4D66" w:rsidRDefault="002E4D66">
            <w:pPr>
              <w:jc w:val="both"/>
              <w:rPr>
                <w:del w:id="2636" w:author="Ir Nicole" w:date="2026-06-18T17:48:00Z"/>
              </w:rPr>
              <w:pPrChange w:id="2637" w:author="Ir Nicole" w:date="2026-06-19T12:38:00Z">
                <w:pPr/>
              </w:pPrChange>
            </w:pPr>
            <w:del w:id="2638" w:author="Ir Nicole" w:date="2026-06-18T17:46:00Z">
              <w:r w:rsidDel="00180EBF">
                <w:rPr>
                  <w:color w:val="000000"/>
                  <w:sz w:val="20"/>
                  <w:szCs w:val="20"/>
                </w:rPr>
                <w:delText>AIPD, chiffrement, DPO, audits réguliers</w:delText>
              </w:r>
            </w:del>
          </w:p>
        </w:tc>
      </w:tr>
      <w:tr w:rsidR="002E4D66" w14:paraId="0E7F2894"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39"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E891AB8" w14:textId="2A145E52" w:rsidR="002E4D66" w:rsidRDefault="002E4D66">
            <w:pPr>
              <w:jc w:val="both"/>
              <w:pPrChange w:id="2640" w:author="Ir Nicole" w:date="2026-06-19T12:38:00Z">
                <w:pPr/>
              </w:pPrChange>
            </w:pPr>
            <w:ins w:id="2641" w:author="Ir Nicole" w:date="2026-06-18T17:46:00Z">
              <w:r>
                <w:rPr>
                  <w:rStyle w:val="lev"/>
                </w:rPr>
                <w:t>Dépassement du budget prévisionnel</w:t>
              </w:r>
            </w:ins>
            <w:del w:id="2642" w:author="Ir Nicole" w:date="2026-06-18T17:46:00Z">
              <w:r w:rsidDel="00180EBF">
                <w:rPr>
                  <w:color w:val="000000"/>
                  <w:sz w:val="20"/>
                  <w:szCs w:val="20"/>
                </w:rPr>
                <w:delText>Dépassement de budget</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43"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4CD2E2F4" w14:textId="61D42E91" w:rsidR="002E4D66" w:rsidRDefault="002E4D66">
            <w:pPr>
              <w:jc w:val="both"/>
              <w:pPrChange w:id="2644" w:author="Ir Nicole" w:date="2026-06-19T12:38:00Z">
                <w:pPr/>
              </w:pPrChange>
            </w:pPr>
            <w:ins w:id="2645" w:author="Ir Nicole" w:date="2026-06-18T17:46:00Z">
              <w:r>
                <w:t>Moyenne</w:t>
              </w:r>
            </w:ins>
            <w:del w:id="2646" w:author="Ir Nicole" w:date="2026-06-18T17:46:00Z">
              <w:r w:rsidDel="00180EBF">
                <w:rPr>
                  <w:b/>
                  <w:bCs/>
                  <w:color w:val="D97706"/>
                  <w:sz w:val="20"/>
                  <w:szCs w:val="20"/>
                </w:rPr>
                <w:delText>Moyenne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47"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515989E0" w14:textId="62B1BF0B" w:rsidR="002E4D66" w:rsidRDefault="002E4D66">
            <w:pPr>
              <w:jc w:val="both"/>
              <w:pPrChange w:id="2648" w:author="Ir Nicole" w:date="2026-06-19T12:38:00Z">
                <w:pPr/>
              </w:pPrChange>
            </w:pPr>
            <w:ins w:id="2649" w:author="Ir Nicole" w:date="2026-06-18T17:46:00Z">
              <w:r>
                <w:t>Moyen</w:t>
              </w:r>
            </w:ins>
            <w:del w:id="2650" w:author="Ir Nicole" w:date="2026-06-18T17:46:00Z">
              <w:r w:rsidDel="00180EBF">
                <w:rPr>
                  <w:color w:val="000000"/>
                  <w:sz w:val="20"/>
                  <w:szCs w:val="20"/>
                </w:rPr>
                <w:delText>Moyen</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51"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730B2B0B" w14:textId="43E12D03" w:rsidR="002E4D66" w:rsidRDefault="002E4D66">
            <w:pPr>
              <w:jc w:val="both"/>
              <w:pPrChange w:id="2652" w:author="Ir Nicole" w:date="2026-06-19T12:38:00Z">
                <w:pPr/>
              </w:pPrChange>
            </w:pPr>
            <w:ins w:id="2653" w:author="Ir Nicole" w:date="2026-06-18T17:46:00Z">
              <w:r>
                <w:t>Prévoir une réserve budgétaire (10 à 15 %), assurer un suivi financier régulier, valider chaque jalon avant le lancement de la phase suivante et contrôler les coûts du projet.</w:t>
              </w:r>
            </w:ins>
            <w:del w:id="2654" w:author="Ir Nicole" w:date="2026-06-18T17:46:00Z">
              <w:r w:rsidDel="00180EBF">
                <w:rPr>
                  <w:color w:val="000000"/>
                  <w:sz w:val="20"/>
                  <w:szCs w:val="20"/>
                </w:rPr>
                <w:delText>Reserve 10%, jalons financiers stricts</w:delText>
              </w:r>
            </w:del>
          </w:p>
        </w:tc>
      </w:tr>
      <w:tr w:rsidR="002E4D66" w14:paraId="39B37A7B"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55"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3F4478AD" w14:textId="6B4B9C31" w:rsidR="002E4D66" w:rsidRDefault="002E4D66">
            <w:pPr>
              <w:jc w:val="both"/>
              <w:pPrChange w:id="2656" w:author="Ir Nicole" w:date="2026-06-19T12:38:00Z">
                <w:pPr/>
              </w:pPrChange>
            </w:pPr>
            <w:ins w:id="2657" w:author="Ir Nicole" w:date="2026-06-18T17:46:00Z">
              <w:r>
                <w:rPr>
                  <w:rStyle w:val="lev"/>
                </w:rPr>
                <w:t xml:space="preserve">Défaillance matérielle des terminaux </w:t>
              </w:r>
              <w:proofErr w:type="spellStart"/>
              <w:r>
                <w:rPr>
                  <w:rStyle w:val="lev"/>
                </w:rPr>
                <w:t>Raspberry</w:t>
              </w:r>
              <w:proofErr w:type="spellEnd"/>
              <w:r>
                <w:rPr>
                  <w:rStyle w:val="lev"/>
                </w:rPr>
                <w:t xml:space="preserve"> Pi</w:t>
              </w:r>
            </w:ins>
            <w:del w:id="2658" w:author="Ir Nicole" w:date="2026-06-18T17:46:00Z">
              <w:r w:rsidDel="00180EBF">
                <w:rPr>
                  <w:color w:val="000000"/>
                  <w:sz w:val="20"/>
                  <w:szCs w:val="20"/>
                </w:rPr>
                <w:delText>Défaillance matérielle RPi</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59"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40D6668E" w14:textId="6A0A97B1" w:rsidR="002E4D66" w:rsidRDefault="002E4D66">
            <w:pPr>
              <w:jc w:val="both"/>
              <w:pPrChange w:id="2660" w:author="Ir Nicole" w:date="2026-06-19T12:38:00Z">
                <w:pPr/>
              </w:pPrChange>
            </w:pPr>
            <w:ins w:id="2661" w:author="Ir Nicole" w:date="2026-06-18T17:46:00Z">
              <w:r>
                <w:t>Faible</w:t>
              </w:r>
            </w:ins>
            <w:del w:id="2662" w:author="Ir Nicole" w:date="2026-06-18T17:46:00Z">
              <w:r w:rsidDel="00180EBF">
                <w:rPr>
                  <w:b/>
                  <w:bCs/>
                  <w:color w:val="1E7E34"/>
                  <w:sz w:val="20"/>
                  <w:szCs w:val="20"/>
                </w:rPr>
                <w:delText>Faible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63"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7C292A07" w14:textId="12AA095C" w:rsidR="002E4D66" w:rsidRDefault="002E4D66">
            <w:pPr>
              <w:jc w:val="both"/>
              <w:pPrChange w:id="2664" w:author="Ir Nicole" w:date="2026-06-19T12:38:00Z">
                <w:pPr/>
              </w:pPrChange>
            </w:pPr>
            <w:ins w:id="2665" w:author="Ir Nicole" w:date="2026-06-18T17:46:00Z">
              <w:r>
                <w:t>Élevé</w:t>
              </w:r>
            </w:ins>
            <w:del w:id="2666" w:author="Ir Nicole" w:date="2026-06-18T17:46:00Z">
              <w:r w:rsidDel="00180EBF">
                <w:rPr>
                  <w:color w:val="000000"/>
                  <w:sz w:val="20"/>
                  <w:szCs w:val="20"/>
                </w:rPr>
                <w:delText>Moyen</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67"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523E4395" w14:textId="632732A4" w:rsidR="002E4D66" w:rsidRDefault="002E4D66">
            <w:pPr>
              <w:jc w:val="both"/>
              <w:pPrChange w:id="2668" w:author="Ir Nicole" w:date="2026-06-19T12:38:00Z">
                <w:pPr/>
              </w:pPrChange>
            </w:pPr>
            <w:ins w:id="2669" w:author="Ir Nicole" w:date="2026-06-18T17:46:00Z">
              <w:r>
                <w:t>Mettre en place une maintenance préventive, disposer de terminaux de remplacement, prévoir un mode de fonctionnement dégradé et effectuer des sauvegardes régulières des données.</w:t>
              </w:r>
            </w:ins>
            <w:del w:id="2670" w:author="Ir Nicole" w:date="2026-06-18T17:46:00Z">
              <w:r w:rsidDel="00180EBF">
                <w:rPr>
                  <w:color w:val="000000"/>
                  <w:sz w:val="20"/>
                  <w:szCs w:val="20"/>
                </w:rPr>
                <w:delText>Stock de remplacement, mode dégrade, maintenance</w:delText>
              </w:r>
            </w:del>
          </w:p>
        </w:tc>
      </w:tr>
      <w:tr w:rsidR="002E4D66" w14:paraId="5ED797B2"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71"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56E81DF" w14:textId="2F9F7725" w:rsidR="002E4D66" w:rsidRDefault="002E4D66">
            <w:pPr>
              <w:jc w:val="both"/>
              <w:pPrChange w:id="2672" w:author="Ir Nicole" w:date="2026-06-19T12:38:00Z">
                <w:pPr/>
              </w:pPrChange>
            </w:pPr>
            <w:ins w:id="2673" w:author="Ir Nicole" w:date="2026-06-18T17:46:00Z">
              <w:r>
                <w:rPr>
                  <w:rStyle w:val="lev"/>
                </w:rPr>
                <w:t>Retard dans l'approvisionnement des équipements</w:t>
              </w:r>
            </w:ins>
            <w:del w:id="2674" w:author="Ir Nicole" w:date="2026-06-18T17:46:00Z">
              <w:r w:rsidDel="00180EBF">
                <w:rPr>
                  <w:color w:val="000000"/>
                  <w:sz w:val="20"/>
                  <w:szCs w:val="20"/>
                </w:rPr>
                <w:delText>Délais de livraison matériels</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75"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B7922E6" w14:textId="0F0B32ED" w:rsidR="002E4D66" w:rsidRDefault="002E4D66">
            <w:pPr>
              <w:jc w:val="both"/>
              <w:pPrChange w:id="2676" w:author="Ir Nicole" w:date="2026-06-19T12:38:00Z">
                <w:pPr/>
              </w:pPrChange>
            </w:pPr>
            <w:ins w:id="2677" w:author="Ir Nicole" w:date="2026-06-18T17:46:00Z">
              <w:r>
                <w:t>Moyenne</w:t>
              </w:r>
            </w:ins>
            <w:del w:id="2678" w:author="Ir Nicole" w:date="2026-06-18T17:46:00Z">
              <w:r w:rsidDel="00180EBF">
                <w:rPr>
                  <w:b/>
                  <w:bCs/>
                  <w:color w:val="D97706"/>
                  <w:sz w:val="20"/>
                  <w:szCs w:val="20"/>
                </w:rPr>
                <w:delText>Moyenne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79"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13CB80F" w14:textId="041526A2" w:rsidR="002E4D66" w:rsidRDefault="002E4D66">
            <w:pPr>
              <w:jc w:val="both"/>
              <w:pPrChange w:id="2680" w:author="Ir Nicole" w:date="2026-06-19T12:38:00Z">
                <w:pPr/>
              </w:pPrChange>
            </w:pPr>
            <w:ins w:id="2681" w:author="Ir Nicole" w:date="2026-06-18T17:46:00Z">
              <w:r>
                <w:t>Moyen</w:t>
              </w:r>
            </w:ins>
            <w:del w:id="2682" w:author="Ir Nicole" w:date="2026-06-18T17:46:00Z">
              <w:r w:rsidDel="00180EBF">
                <w:rPr>
                  <w:color w:val="000000"/>
                  <w:sz w:val="20"/>
                  <w:szCs w:val="20"/>
                </w:rPr>
                <w:delText>Moyen</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Change w:id="2683"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16DDD82" w14:textId="624FCA11" w:rsidR="002E4D66" w:rsidRDefault="002E4D66">
            <w:pPr>
              <w:jc w:val="both"/>
              <w:pPrChange w:id="2684" w:author="Ir Nicole" w:date="2026-06-19T12:38:00Z">
                <w:pPr/>
              </w:pPrChange>
            </w:pPr>
            <w:ins w:id="2685" w:author="Ir Nicole" w:date="2026-06-18T17:46:00Z">
              <w:r>
                <w:t>Anticiper les commandes, sélectionner plusieurs fournisseurs, suivre les délais de livraison et constituer un stock de sécurité pour les composants critiques.</w:t>
              </w:r>
            </w:ins>
            <w:del w:id="2686" w:author="Ir Nicole" w:date="2026-06-18T17:46:00Z">
              <w:r w:rsidDel="00180EBF">
                <w:rPr>
                  <w:color w:val="000000"/>
                  <w:sz w:val="20"/>
                  <w:szCs w:val="20"/>
                </w:rPr>
                <w:delText>Commandes anticipées, fournisseurs alternatifs</w:delText>
              </w:r>
            </w:del>
          </w:p>
        </w:tc>
      </w:tr>
      <w:tr w:rsidR="002E4D66" w14:paraId="39A78FB2" w14:textId="77777777" w:rsidTr="002E4D66">
        <w:tc>
          <w:tcPr>
            <w:tcW w:w="2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87" w:author="Ir Nicole" w:date="2026-06-18T17:47:00Z">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0FE36ED8" w14:textId="0CEF1550" w:rsidR="002E4D66" w:rsidRDefault="002E4D66">
            <w:pPr>
              <w:jc w:val="both"/>
              <w:pPrChange w:id="2688" w:author="Ir Nicole" w:date="2026-06-19T12:38:00Z">
                <w:pPr/>
              </w:pPrChange>
            </w:pPr>
            <w:ins w:id="2689" w:author="Ir Nicole" w:date="2026-06-18T17:46:00Z">
              <w:r>
                <w:rPr>
                  <w:rStyle w:val="lev"/>
                </w:rPr>
                <w:t>Performances insuffisantes des algorithmes de reconnaissance biométrique</w:t>
              </w:r>
            </w:ins>
            <w:del w:id="2690" w:author="Ir Nicole" w:date="2026-06-18T17:46:00Z">
              <w:r w:rsidDel="00180EBF">
                <w:rPr>
                  <w:color w:val="000000"/>
                  <w:sz w:val="20"/>
                  <w:szCs w:val="20"/>
                </w:rPr>
                <w:delText>Performances insuffisantes reconnaissance</w:delText>
              </w:r>
            </w:del>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91"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23200C84" w14:textId="70610499" w:rsidR="002E4D66" w:rsidRDefault="002E4D66">
            <w:pPr>
              <w:jc w:val="both"/>
              <w:pPrChange w:id="2692" w:author="Ir Nicole" w:date="2026-06-19T12:38:00Z">
                <w:pPr/>
              </w:pPrChange>
            </w:pPr>
            <w:ins w:id="2693" w:author="Ir Nicole" w:date="2026-06-18T17:46:00Z">
              <w:r>
                <w:t>Faible</w:t>
              </w:r>
            </w:ins>
            <w:del w:id="2694" w:author="Ir Nicole" w:date="2026-06-18T17:46:00Z">
              <w:r w:rsidDel="00180EBF">
                <w:rPr>
                  <w:b/>
                  <w:bCs/>
                  <w:color w:val="1E7E34"/>
                  <w:sz w:val="20"/>
                  <w:szCs w:val="20"/>
                </w:rPr>
                <w:delText>Faible</w:delText>
              </w:r>
            </w:del>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95" w:author="Ir Nicole" w:date="2026-06-18T17:47:00Z">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1F8CF8B3" w14:textId="231BFE10" w:rsidR="002E4D66" w:rsidRDefault="002E4D66">
            <w:pPr>
              <w:jc w:val="both"/>
              <w:pPrChange w:id="2696" w:author="Ir Nicole" w:date="2026-06-19T12:38:00Z">
                <w:pPr/>
              </w:pPrChange>
            </w:pPr>
            <w:ins w:id="2697" w:author="Ir Nicole" w:date="2026-06-18T17:46:00Z">
              <w:r>
                <w:t>Élevé</w:t>
              </w:r>
            </w:ins>
            <w:del w:id="2698" w:author="Ir Nicole" w:date="2026-06-18T17:46:00Z">
              <w:r w:rsidDel="00180EBF">
                <w:rPr>
                  <w:color w:val="000000"/>
                  <w:sz w:val="20"/>
                  <w:szCs w:val="20"/>
                </w:rPr>
                <w:delText>Moyen</w:delText>
              </w:r>
            </w:del>
          </w:p>
        </w:tc>
        <w:tc>
          <w:tcPr>
            <w:tcW w:w="43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Change w:id="2699" w:author="Ir Nicole" w:date="2026-06-18T17:47:00Z">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7E2DAF35" w14:textId="155C5423" w:rsidR="002E4D66" w:rsidRDefault="002E4D66">
            <w:pPr>
              <w:jc w:val="both"/>
              <w:pPrChange w:id="2700" w:author="Ir Nicole" w:date="2026-06-19T12:38:00Z">
                <w:pPr/>
              </w:pPrChange>
            </w:pPr>
            <w:ins w:id="2701" w:author="Ir Nicole" w:date="2026-06-18T17:46:00Z">
              <w:r>
                <w:t>Réaliser une preuve de concept (POC), optimiser les modèles de reconnaissance (</w:t>
              </w:r>
              <w:proofErr w:type="spellStart"/>
              <w:r>
                <w:t>TensorFlow</w:t>
              </w:r>
              <w:proofErr w:type="spellEnd"/>
              <w:r>
                <w:t xml:space="preserve"> Lite/</w:t>
              </w:r>
              <w:proofErr w:type="spellStart"/>
              <w:r>
                <w:t>OpenCV</w:t>
              </w:r>
              <w:proofErr w:type="spellEnd"/>
              <w:r>
                <w:t xml:space="preserve">), utiliser un accélérateur matériel (Google </w:t>
              </w:r>
              <w:proofErr w:type="spellStart"/>
              <w:r>
                <w:t>Coral</w:t>
              </w:r>
              <w:proofErr w:type="spellEnd"/>
              <w:r>
                <w:t xml:space="preserve"> </w:t>
              </w:r>
              <w:proofErr w:type="spellStart"/>
              <w:r>
                <w:t>Edge</w:t>
              </w:r>
              <w:proofErr w:type="spellEnd"/>
              <w:r>
                <w:t xml:space="preserve"> TPU) si nécessaire et effectuer des tests de performance avant le déploiement.</w:t>
              </w:r>
            </w:ins>
            <w:del w:id="2702" w:author="Ir Nicole" w:date="2026-06-18T17:46:00Z">
              <w:r w:rsidDel="00180EBF">
                <w:rPr>
                  <w:color w:val="000000"/>
                  <w:sz w:val="20"/>
                  <w:szCs w:val="20"/>
                </w:rPr>
                <w:delText>POC technique, optimisation modelés, Edge TPU</w:delText>
              </w:r>
              <w:commentRangeEnd w:id="2592"/>
              <w:r w:rsidDel="00180EBF">
                <w:rPr>
                  <w:rStyle w:val="Marquedecommentaire"/>
                </w:rPr>
                <w:commentReference w:id="2592"/>
              </w:r>
            </w:del>
          </w:p>
        </w:tc>
      </w:tr>
    </w:tbl>
    <w:p w14:paraId="0F42469E" w14:textId="77777777" w:rsidR="00F7247F" w:rsidRDefault="004362B5">
      <w:pPr>
        <w:jc w:val="both"/>
        <w:pPrChange w:id="2703" w:author="Ir Nicole" w:date="2026-06-19T12:38:00Z">
          <w:pPr/>
        </w:pPrChange>
      </w:pPr>
      <w:r>
        <w:br w:type="page"/>
      </w:r>
    </w:p>
    <w:p w14:paraId="22323E0F" w14:textId="5E91CA5C" w:rsidR="00254426" w:rsidRDefault="00254426">
      <w:pPr>
        <w:pStyle w:val="Lgende"/>
        <w:keepNext/>
        <w:jc w:val="both"/>
        <w:rPr>
          <w:ins w:id="2704" w:author="Ir Nicole" w:date="2026-06-19T10:35:00Z"/>
        </w:rPr>
        <w:pPrChange w:id="2705" w:author="Ir Nicole" w:date="2026-06-19T12:38:00Z">
          <w:pPr/>
        </w:pPrChange>
      </w:pPr>
      <w:ins w:id="2706" w:author="Ir Nicole" w:date="2026-06-19T10:35:00Z">
        <w:r>
          <w:lastRenderedPageBreak/>
          <w:t xml:space="preserve">Tableau </w:t>
        </w:r>
        <w:r>
          <w:fldChar w:fldCharType="begin"/>
        </w:r>
        <w:r>
          <w:instrText xml:space="preserve"> SEQ Tableau \* ARABIC </w:instrText>
        </w:r>
      </w:ins>
      <w:r>
        <w:fldChar w:fldCharType="separate"/>
      </w:r>
      <w:ins w:id="2707" w:author="Ir Nicole" w:date="2026-06-19T10:35:00Z">
        <w:r>
          <w:rPr>
            <w:noProof/>
          </w:rPr>
          <w:t>12</w:t>
        </w:r>
        <w:r>
          <w:fldChar w:fldCharType="end"/>
        </w:r>
        <w:r>
          <w:t xml:space="preserve"> MATRICE RACI DU SYSTEME DE GESTION DE PRESENCE</w:t>
        </w:r>
      </w:ins>
    </w:p>
    <w:tbl>
      <w:tblPr>
        <w:tblStyle w:val="Grilledutableau"/>
        <w:tblW w:w="10916" w:type="dxa"/>
        <w:tblInd w:w="-431" w:type="dxa"/>
        <w:tblLayout w:type="fixed"/>
        <w:tblLook w:val="04A0" w:firstRow="1" w:lastRow="0" w:firstColumn="1" w:lastColumn="0" w:noHBand="0" w:noVBand="1"/>
        <w:tblPrChange w:id="2708" w:author="Ir Nicole" w:date="2026-06-19T10:34:00Z">
          <w:tblPr>
            <w:tblStyle w:val="Grilledutableau"/>
            <w:tblW w:w="8931" w:type="dxa"/>
            <w:tblInd w:w="-431" w:type="dxa"/>
            <w:tblLayout w:type="fixed"/>
            <w:tblLook w:val="04A0" w:firstRow="1" w:lastRow="0" w:firstColumn="1" w:lastColumn="0" w:noHBand="0" w:noVBand="1"/>
          </w:tblPr>
        </w:tblPrChange>
      </w:tblPr>
      <w:tblGrid>
        <w:gridCol w:w="2269"/>
        <w:gridCol w:w="1701"/>
        <w:gridCol w:w="1701"/>
        <w:gridCol w:w="1276"/>
        <w:gridCol w:w="1559"/>
        <w:gridCol w:w="1134"/>
        <w:gridCol w:w="1276"/>
        <w:tblGridChange w:id="2709">
          <w:tblGrid>
            <w:gridCol w:w="431"/>
            <w:gridCol w:w="1838"/>
            <w:gridCol w:w="431"/>
            <w:gridCol w:w="1270"/>
            <w:gridCol w:w="431"/>
            <w:gridCol w:w="1270"/>
            <w:gridCol w:w="289"/>
            <w:gridCol w:w="845"/>
            <w:gridCol w:w="431"/>
            <w:gridCol w:w="1270"/>
            <w:gridCol w:w="148"/>
            <w:gridCol w:w="708"/>
            <w:gridCol w:w="278"/>
            <w:gridCol w:w="430"/>
            <w:gridCol w:w="846"/>
          </w:tblGrid>
        </w:tblGridChange>
      </w:tblGrid>
      <w:tr w:rsidR="00042CD7" w:rsidRPr="00042CD7" w14:paraId="3D46F3A7" w14:textId="4A2C84D8" w:rsidTr="00254426">
        <w:trPr>
          <w:trHeight w:val="699"/>
          <w:ins w:id="2710" w:author="Ir Nicole" w:date="2026-06-18T18:23:00Z"/>
          <w:trPrChange w:id="2711" w:author="Ir Nicole" w:date="2026-06-19T10:34:00Z">
            <w:trPr>
              <w:gridBefore w:val="1"/>
              <w:gridAfter w:val="0"/>
            </w:trPr>
          </w:trPrChange>
        </w:trPr>
        <w:tc>
          <w:tcPr>
            <w:tcW w:w="2269" w:type="dxa"/>
            <w:tcPrChange w:id="2712" w:author="Ir Nicole" w:date="2026-06-19T10:34:00Z">
              <w:tcPr>
                <w:tcW w:w="2269" w:type="dxa"/>
                <w:gridSpan w:val="2"/>
              </w:tcPr>
            </w:tcPrChange>
          </w:tcPr>
          <w:p w14:paraId="3AE50D62" w14:textId="42EFE745" w:rsidR="00042CD7" w:rsidRPr="00042CD7" w:rsidRDefault="00042CD7">
            <w:pPr>
              <w:ind w:left="360"/>
              <w:jc w:val="both"/>
              <w:rPr>
                <w:ins w:id="2713" w:author="Ir Nicole" w:date="2026-06-18T18:23:00Z"/>
                <w:sz w:val="24"/>
                <w:szCs w:val="24"/>
                <w:rPrChange w:id="2714" w:author="Compte Microsoft" w:date="2026-06-19T09:05:00Z">
                  <w:rPr>
                    <w:ins w:id="2715" w:author="Ir Nicole" w:date="2026-06-18T18:23:00Z"/>
                  </w:rPr>
                </w:rPrChange>
              </w:rPr>
              <w:pPrChange w:id="2716" w:author="Ir Nicole" w:date="2026-06-19T12:38:00Z">
                <w:pPr/>
              </w:pPrChange>
            </w:pPr>
            <w:ins w:id="2717" w:author="Ir Nicole" w:date="2026-06-18T18:23:00Z">
              <w:r w:rsidRPr="00042CD7">
                <w:rPr>
                  <w:sz w:val="24"/>
                  <w:szCs w:val="24"/>
                  <w:rPrChange w:id="2718" w:author="Compte Microsoft" w:date="2026-06-19T09:05:00Z">
                    <w:rPr/>
                  </w:rPrChange>
                </w:rPr>
                <w:t>Activités du projet</w:t>
              </w:r>
            </w:ins>
          </w:p>
        </w:tc>
        <w:tc>
          <w:tcPr>
            <w:tcW w:w="1701" w:type="dxa"/>
            <w:tcPrChange w:id="2719" w:author="Ir Nicole" w:date="2026-06-19T10:34:00Z">
              <w:tcPr>
                <w:tcW w:w="1701" w:type="dxa"/>
                <w:gridSpan w:val="2"/>
              </w:tcPr>
            </w:tcPrChange>
          </w:tcPr>
          <w:p w14:paraId="003F4B70" w14:textId="54A88684" w:rsidR="00042CD7" w:rsidRPr="00042CD7" w:rsidRDefault="00042CD7">
            <w:pPr>
              <w:ind w:left="360"/>
              <w:jc w:val="both"/>
              <w:rPr>
                <w:ins w:id="2720" w:author="Ir Nicole" w:date="2026-06-18T18:23:00Z"/>
                <w:sz w:val="24"/>
                <w:szCs w:val="24"/>
                <w:rPrChange w:id="2721" w:author="Compte Microsoft" w:date="2026-06-19T09:05:00Z">
                  <w:rPr>
                    <w:ins w:id="2722" w:author="Ir Nicole" w:date="2026-06-18T18:23:00Z"/>
                  </w:rPr>
                </w:rPrChange>
              </w:rPr>
              <w:pPrChange w:id="2723" w:author="Ir Nicole" w:date="2026-06-19T12:38:00Z">
                <w:pPr/>
              </w:pPrChange>
            </w:pPr>
            <w:ins w:id="2724" w:author="Compte Microsoft" w:date="2026-06-19T08:50:00Z">
              <w:r w:rsidRPr="00042CD7">
                <w:rPr>
                  <w:sz w:val="24"/>
                  <w:szCs w:val="24"/>
                  <w:rPrChange w:id="2725" w:author="Compte Microsoft" w:date="2026-06-19T09:05:00Z">
                    <w:rPr/>
                  </w:rPrChange>
                </w:rPr>
                <w:t>Chef de projet</w:t>
              </w:r>
            </w:ins>
            <w:ins w:id="2726" w:author="Ir Nicole" w:date="2026-06-18T18:23:00Z">
              <w:del w:id="2727" w:author="Compte Microsoft" w:date="2026-06-19T08:50:00Z">
                <w:r w:rsidRPr="00042CD7" w:rsidDel="00955B0E">
                  <w:rPr>
                    <w:sz w:val="24"/>
                    <w:szCs w:val="24"/>
                    <w:rPrChange w:id="2728" w:author="Compte Microsoft" w:date="2026-06-19T09:05:00Z">
                      <w:rPr/>
                    </w:rPrChange>
                  </w:rPr>
                  <w:delText>CP</w:delText>
                </w:r>
              </w:del>
            </w:ins>
          </w:p>
        </w:tc>
        <w:tc>
          <w:tcPr>
            <w:tcW w:w="1701" w:type="dxa"/>
            <w:tcPrChange w:id="2729" w:author="Ir Nicole" w:date="2026-06-19T10:34:00Z">
              <w:tcPr>
                <w:tcW w:w="1559" w:type="dxa"/>
                <w:gridSpan w:val="2"/>
              </w:tcPr>
            </w:tcPrChange>
          </w:tcPr>
          <w:p w14:paraId="173DAB35" w14:textId="4262C4DC" w:rsidR="00042CD7" w:rsidRPr="00042CD7" w:rsidRDefault="00042CD7">
            <w:pPr>
              <w:ind w:left="360"/>
              <w:jc w:val="both"/>
              <w:rPr>
                <w:ins w:id="2730" w:author="Ir Nicole" w:date="2026-06-18T18:23:00Z"/>
                <w:sz w:val="24"/>
                <w:szCs w:val="24"/>
                <w:rPrChange w:id="2731" w:author="Compte Microsoft" w:date="2026-06-19T09:05:00Z">
                  <w:rPr>
                    <w:ins w:id="2732" w:author="Ir Nicole" w:date="2026-06-18T18:23:00Z"/>
                  </w:rPr>
                </w:rPrChange>
              </w:rPr>
              <w:pPrChange w:id="2733" w:author="Ir Nicole" w:date="2026-06-19T12:38:00Z">
                <w:pPr/>
              </w:pPrChange>
            </w:pPr>
            <w:ins w:id="2734" w:author="Ir Nicole" w:date="2026-06-18T18:23:00Z">
              <w:del w:id="2735" w:author="Compte Microsoft" w:date="2026-06-19T08:50:00Z">
                <w:r w:rsidRPr="00042CD7" w:rsidDel="00955B0E">
                  <w:rPr>
                    <w:sz w:val="24"/>
                    <w:szCs w:val="24"/>
                    <w:rPrChange w:id="2736" w:author="Compte Microsoft" w:date="2026-06-19T09:05:00Z">
                      <w:rPr/>
                    </w:rPrChange>
                  </w:rPr>
                  <w:delText>ED</w:delText>
                </w:r>
              </w:del>
            </w:ins>
            <w:proofErr w:type="spellStart"/>
            <w:ins w:id="2737" w:author="Compte Microsoft" w:date="2026-06-19T08:50:00Z">
              <w:r w:rsidRPr="00042CD7">
                <w:rPr>
                  <w:sz w:val="24"/>
                  <w:szCs w:val="24"/>
                  <w:rPrChange w:id="2738" w:author="Compte Microsoft" w:date="2026-06-19T09:05:00Z">
                    <w:rPr/>
                  </w:rPrChange>
                </w:rPr>
                <w:t>equpe</w:t>
              </w:r>
              <w:proofErr w:type="spellEnd"/>
              <w:r w:rsidRPr="00042CD7">
                <w:rPr>
                  <w:sz w:val="24"/>
                  <w:szCs w:val="24"/>
                  <w:rPrChange w:id="2739" w:author="Compte Microsoft" w:date="2026-06-19T09:05:00Z">
                    <w:rPr/>
                  </w:rPrChange>
                </w:rPr>
                <w:t xml:space="preserve"> de </w:t>
              </w:r>
              <w:proofErr w:type="spellStart"/>
              <w:r w:rsidRPr="00042CD7">
                <w:rPr>
                  <w:sz w:val="24"/>
                  <w:szCs w:val="24"/>
                  <w:rPrChange w:id="2740" w:author="Compte Microsoft" w:date="2026-06-19T09:05:00Z">
                    <w:rPr/>
                  </w:rPrChange>
                </w:rPr>
                <w:t>developpement</w:t>
              </w:r>
            </w:ins>
            <w:proofErr w:type="spellEnd"/>
          </w:p>
        </w:tc>
        <w:tc>
          <w:tcPr>
            <w:tcW w:w="1276" w:type="dxa"/>
            <w:tcPrChange w:id="2741" w:author="Ir Nicole" w:date="2026-06-19T10:34:00Z">
              <w:tcPr>
                <w:tcW w:w="1276" w:type="dxa"/>
                <w:gridSpan w:val="2"/>
              </w:tcPr>
            </w:tcPrChange>
          </w:tcPr>
          <w:p w14:paraId="33DDC77B" w14:textId="24994BD3" w:rsidR="00042CD7" w:rsidRPr="00042CD7" w:rsidRDefault="00042CD7">
            <w:pPr>
              <w:ind w:left="360"/>
              <w:jc w:val="both"/>
              <w:rPr>
                <w:ins w:id="2742" w:author="Ir Nicole" w:date="2026-06-18T18:23:00Z"/>
                <w:sz w:val="24"/>
                <w:szCs w:val="24"/>
                <w:rPrChange w:id="2743" w:author="Compte Microsoft" w:date="2026-06-19T09:05:00Z">
                  <w:rPr>
                    <w:ins w:id="2744" w:author="Ir Nicole" w:date="2026-06-18T18:23:00Z"/>
                  </w:rPr>
                </w:rPrChange>
              </w:rPr>
              <w:pPrChange w:id="2745" w:author="Ir Nicole" w:date="2026-06-19T12:38:00Z">
                <w:pPr/>
              </w:pPrChange>
            </w:pPr>
            <w:ins w:id="2746" w:author="Ir Nicole" w:date="2026-06-18T18:23:00Z">
              <w:del w:id="2747" w:author="Compte Microsoft" w:date="2026-06-19T08:51:00Z">
                <w:r w:rsidRPr="00042CD7" w:rsidDel="00955B0E">
                  <w:rPr>
                    <w:sz w:val="24"/>
                    <w:szCs w:val="24"/>
                    <w:rPrChange w:id="2748" w:author="Compte Microsoft" w:date="2026-06-19T09:05:00Z">
                      <w:rPr/>
                    </w:rPrChange>
                  </w:rPr>
                  <w:delText>ADM</w:delText>
                </w:r>
              </w:del>
            </w:ins>
            <w:ins w:id="2749" w:author="Compte Microsoft" w:date="2026-06-19T08:51:00Z">
              <w:r w:rsidRPr="00042CD7">
                <w:rPr>
                  <w:sz w:val="24"/>
                  <w:szCs w:val="24"/>
                  <w:rPrChange w:id="2750" w:author="Compte Microsoft" w:date="2026-06-19T09:05:00Z">
                    <w:rPr/>
                  </w:rPrChange>
                </w:rPr>
                <w:t xml:space="preserve">admin </w:t>
              </w:r>
              <w:del w:id="2751" w:author="Ir Nicole" w:date="2026-06-19T12:46:00Z">
                <w:r w:rsidRPr="00042CD7" w:rsidDel="0077156E">
                  <w:rPr>
                    <w:sz w:val="24"/>
                    <w:szCs w:val="24"/>
                    <w:rPrChange w:id="2752" w:author="Compte Microsoft" w:date="2026-06-19T09:05:00Z">
                      <w:rPr/>
                    </w:rPrChange>
                  </w:rPr>
                  <w:delText>systeme</w:delText>
                </w:r>
              </w:del>
            </w:ins>
            <w:ins w:id="2753" w:author="Ir Nicole" w:date="2026-06-19T12:46:00Z">
              <w:r w:rsidR="0077156E" w:rsidRPr="0077156E">
                <w:rPr>
                  <w:sz w:val="24"/>
                  <w:szCs w:val="24"/>
                </w:rPr>
                <w:t>système</w:t>
              </w:r>
            </w:ins>
          </w:p>
        </w:tc>
        <w:tc>
          <w:tcPr>
            <w:tcW w:w="1559" w:type="dxa"/>
            <w:tcPrChange w:id="2754" w:author="Ir Nicole" w:date="2026-06-19T10:34:00Z">
              <w:tcPr>
                <w:tcW w:w="1418" w:type="dxa"/>
                <w:gridSpan w:val="2"/>
              </w:tcPr>
            </w:tcPrChange>
          </w:tcPr>
          <w:p w14:paraId="5E3A7681" w14:textId="6B1ADEB4" w:rsidR="00042CD7" w:rsidRPr="00042CD7" w:rsidRDefault="00042CD7">
            <w:pPr>
              <w:ind w:left="360"/>
              <w:jc w:val="both"/>
              <w:rPr>
                <w:ins w:id="2755" w:author="Ir Nicole" w:date="2026-06-18T18:23:00Z"/>
                <w:sz w:val="24"/>
                <w:szCs w:val="24"/>
                <w:rPrChange w:id="2756" w:author="Compte Microsoft" w:date="2026-06-19T09:05:00Z">
                  <w:rPr>
                    <w:ins w:id="2757" w:author="Ir Nicole" w:date="2026-06-18T18:23:00Z"/>
                  </w:rPr>
                </w:rPrChange>
              </w:rPr>
              <w:pPrChange w:id="2758" w:author="Ir Nicole" w:date="2026-06-19T12:38:00Z">
                <w:pPr/>
              </w:pPrChange>
            </w:pPr>
            <w:ins w:id="2759" w:author="Ir Nicole" w:date="2026-06-18T18:23:00Z">
              <w:del w:id="2760" w:author="Compte Microsoft" w:date="2026-06-19T08:51:00Z">
                <w:r w:rsidRPr="00042CD7" w:rsidDel="00955B0E">
                  <w:rPr>
                    <w:sz w:val="24"/>
                    <w:szCs w:val="24"/>
                    <w:rPrChange w:id="2761" w:author="Compte Microsoft" w:date="2026-06-19T09:05:00Z">
                      <w:rPr/>
                    </w:rPrChange>
                  </w:rPr>
                  <w:delText>RH</w:delText>
                </w:r>
              </w:del>
            </w:ins>
            <w:ins w:id="2762" w:author="Compte Microsoft" w:date="2026-06-19T08:51:00Z">
              <w:r w:rsidRPr="00042CD7">
                <w:rPr>
                  <w:sz w:val="24"/>
                  <w:szCs w:val="24"/>
                  <w:rPrChange w:id="2763" w:author="Compte Microsoft" w:date="2026-06-19T09:05:00Z">
                    <w:rPr/>
                  </w:rPrChange>
                </w:rPr>
                <w:t>responsable des ressources humaine</w:t>
              </w:r>
            </w:ins>
          </w:p>
        </w:tc>
        <w:tc>
          <w:tcPr>
            <w:tcW w:w="1134" w:type="dxa"/>
            <w:tcPrChange w:id="2764" w:author="Ir Nicole" w:date="2026-06-19T10:34:00Z">
              <w:tcPr>
                <w:tcW w:w="708" w:type="dxa"/>
              </w:tcPr>
            </w:tcPrChange>
          </w:tcPr>
          <w:p w14:paraId="03E12775" w14:textId="3C7A5CFF" w:rsidR="00042CD7" w:rsidRPr="00042CD7" w:rsidRDefault="00042CD7">
            <w:pPr>
              <w:ind w:left="360"/>
              <w:jc w:val="both"/>
              <w:rPr>
                <w:ins w:id="2765" w:author="Ir Nicole" w:date="2026-06-18T18:23:00Z"/>
                <w:sz w:val="24"/>
                <w:szCs w:val="24"/>
                <w:rPrChange w:id="2766" w:author="Compte Microsoft" w:date="2026-06-19T09:05:00Z">
                  <w:rPr>
                    <w:ins w:id="2767" w:author="Ir Nicole" w:date="2026-06-18T18:23:00Z"/>
                  </w:rPr>
                </w:rPrChange>
              </w:rPr>
              <w:pPrChange w:id="2768" w:author="Ir Nicole" w:date="2026-06-19T12:38:00Z">
                <w:pPr/>
              </w:pPrChange>
            </w:pPr>
            <w:ins w:id="2769" w:author="Ir Nicole" w:date="2026-06-18T18:23:00Z">
              <w:del w:id="2770" w:author="Compte Microsoft" w:date="2026-06-19T08:51:00Z">
                <w:r w:rsidRPr="00042CD7" w:rsidDel="00955B0E">
                  <w:rPr>
                    <w:sz w:val="24"/>
                    <w:szCs w:val="24"/>
                    <w:rPrChange w:id="2771" w:author="Compte Microsoft" w:date="2026-06-19T09:05:00Z">
                      <w:rPr/>
                    </w:rPrChange>
                  </w:rPr>
                  <w:delText>DIR</w:delText>
                </w:r>
              </w:del>
            </w:ins>
            <w:ins w:id="2772" w:author="Compte Microsoft" w:date="2026-06-19T08:51:00Z">
              <w:r w:rsidRPr="00042CD7">
                <w:rPr>
                  <w:sz w:val="24"/>
                  <w:szCs w:val="24"/>
                  <w:rPrChange w:id="2773" w:author="Compte Microsoft" w:date="2026-06-19T09:05:00Z">
                    <w:rPr/>
                  </w:rPrChange>
                </w:rPr>
                <w:t>Direction</w:t>
              </w:r>
            </w:ins>
          </w:p>
        </w:tc>
        <w:tc>
          <w:tcPr>
            <w:tcW w:w="1276" w:type="dxa"/>
            <w:tcPrChange w:id="2774" w:author="Ir Nicole" w:date="2026-06-19T10:34:00Z">
              <w:tcPr>
                <w:tcW w:w="708" w:type="dxa"/>
                <w:gridSpan w:val="2"/>
              </w:tcPr>
            </w:tcPrChange>
          </w:tcPr>
          <w:p w14:paraId="28F12843" w14:textId="778D74E2" w:rsidR="00042CD7" w:rsidRPr="00042CD7" w:rsidDel="00955B0E" w:rsidRDefault="00042CD7">
            <w:pPr>
              <w:ind w:left="360"/>
              <w:jc w:val="both"/>
              <w:rPr>
                <w:ins w:id="2775" w:author="Compte Microsoft" w:date="2026-06-19T08:56:00Z"/>
                <w:sz w:val="24"/>
                <w:szCs w:val="24"/>
                <w:rPrChange w:id="2776" w:author="Compte Microsoft" w:date="2026-06-19T09:05:00Z">
                  <w:rPr>
                    <w:ins w:id="2777" w:author="Compte Microsoft" w:date="2026-06-19T08:56:00Z"/>
                  </w:rPr>
                </w:rPrChange>
              </w:rPr>
              <w:pPrChange w:id="2778" w:author="Ir Nicole" w:date="2026-06-19T12:38:00Z">
                <w:pPr/>
              </w:pPrChange>
            </w:pPr>
            <w:ins w:id="2779" w:author="Compte Microsoft" w:date="2026-06-19T08:56:00Z">
              <w:del w:id="2780" w:author="Ir Nicole" w:date="2026-06-19T12:46:00Z">
                <w:r w:rsidRPr="00042CD7" w:rsidDel="0077156E">
                  <w:rPr>
                    <w:sz w:val="24"/>
                    <w:szCs w:val="24"/>
                    <w:rPrChange w:id="2781" w:author="Compte Microsoft" w:date="2026-06-19T09:05:00Z">
                      <w:rPr/>
                    </w:rPrChange>
                  </w:rPr>
                  <w:delText>Employes</w:delText>
                </w:r>
              </w:del>
            </w:ins>
            <w:ins w:id="2782" w:author="Ir Nicole" w:date="2026-06-19T12:46:00Z">
              <w:r w:rsidR="0077156E" w:rsidRPr="0077156E">
                <w:rPr>
                  <w:sz w:val="24"/>
                  <w:szCs w:val="24"/>
                </w:rPr>
                <w:t>Employés</w:t>
              </w:r>
            </w:ins>
          </w:p>
        </w:tc>
      </w:tr>
      <w:tr w:rsidR="00042CD7" w:rsidRPr="00042CD7" w14:paraId="2992743A" w14:textId="46A26B5B" w:rsidTr="00254426">
        <w:trPr>
          <w:ins w:id="2783" w:author="Compte Microsoft" w:date="2026-06-19T08:08:00Z"/>
          <w:trPrChange w:id="2784" w:author="Ir Nicole" w:date="2026-06-19T10:34:00Z">
            <w:trPr>
              <w:gridBefore w:val="1"/>
              <w:gridAfter w:val="0"/>
            </w:trPr>
          </w:trPrChange>
        </w:trPr>
        <w:tc>
          <w:tcPr>
            <w:tcW w:w="2269" w:type="dxa"/>
            <w:tcPrChange w:id="2785" w:author="Ir Nicole" w:date="2026-06-19T10:34:00Z">
              <w:tcPr>
                <w:tcW w:w="2269" w:type="dxa"/>
                <w:gridSpan w:val="2"/>
              </w:tcPr>
            </w:tcPrChange>
          </w:tcPr>
          <w:p w14:paraId="60C33CC7" w14:textId="490AC631" w:rsidR="00042CD7" w:rsidRPr="00042CD7" w:rsidRDefault="00042CD7">
            <w:pPr>
              <w:ind w:left="360"/>
              <w:jc w:val="both"/>
              <w:rPr>
                <w:ins w:id="2786" w:author="Compte Microsoft" w:date="2026-06-19T08:08:00Z"/>
                <w:sz w:val="24"/>
                <w:szCs w:val="24"/>
                <w:rPrChange w:id="2787" w:author="Compte Microsoft" w:date="2026-06-19T09:05:00Z">
                  <w:rPr>
                    <w:ins w:id="2788" w:author="Compte Microsoft" w:date="2026-06-19T08:08:00Z"/>
                  </w:rPr>
                </w:rPrChange>
              </w:rPr>
              <w:pPrChange w:id="2789" w:author="Ir Nicole" w:date="2026-06-19T12:38:00Z">
                <w:pPr/>
              </w:pPrChange>
            </w:pPr>
            <w:proofErr w:type="spellStart"/>
            <w:ins w:id="2790" w:author="Compte Microsoft" w:date="2026-06-19T08:09:00Z">
              <w:r w:rsidRPr="00042CD7">
                <w:rPr>
                  <w:rFonts w:ascii="Times New Roman" w:eastAsia="Times New Roman" w:hAnsi="Times New Roman" w:cs="Times New Roman"/>
                  <w:sz w:val="24"/>
                  <w:szCs w:val="24"/>
                  <w:lang w:val="en-US" w:eastAsia="en-US"/>
                  <w:rPrChange w:id="2791" w:author="Compte Microsoft" w:date="2026-06-19T09:05:00Z">
                    <w:rPr>
                      <w:lang w:val="en-US" w:eastAsia="en-US"/>
                    </w:rPr>
                  </w:rPrChange>
                </w:rPr>
                <w:t>Analyse</w:t>
              </w:r>
              <w:proofErr w:type="spellEnd"/>
              <w:r w:rsidRPr="00042CD7">
                <w:rPr>
                  <w:rFonts w:ascii="Times New Roman" w:eastAsia="Times New Roman" w:hAnsi="Times New Roman" w:cs="Times New Roman"/>
                  <w:sz w:val="24"/>
                  <w:szCs w:val="24"/>
                  <w:lang w:val="en-US" w:eastAsia="en-US"/>
                  <w:rPrChange w:id="2792" w:author="Compte Microsoft" w:date="2026-06-19T09:05:00Z">
                    <w:rPr>
                      <w:lang w:val="en-US" w:eastAsia="en-US"/>
                    </w:rPr>
                  </w:rPrChange>
                </w:rPr>
                <w:t xml:space="preserve"> des </w:t>
              </w:r>
              <w:proofErr w:type="spellStart"/>
              <w:r w:rsidRPr="00042CD7">
                <w:rPr>
                  <w:rFonts w:ascii="Times New Roman" w:eastAsia="Times New Roman" w:hAnsi="Times New Roman" w:cs="Times New Roman"/>
                  <w:sz w:val="24"/>
                  <w:szCs w:val="24"/>
                  <w:lang w:val="en-US" w:eastAsia="en-US"/>
                  <w:rPrChange w:id="2793" w:author="Compte Microsoft" w:date="2026-06-19T09:05:00Z">
                    <w:rPr>
                      <w:lang w:val="en-US" w:eastAsia="en-US"/>
                    </w:rPr>
                  </w:rPrChange>
                </w:rPr>
                <w:t>besoins</w:t>
              </w:r>
            </w:ins>
            <w:proofErr w:type="spellEnd"/>
          </w:p>
        </w:tc>
        <w:tc>
          <w:tcPr>
            <w:tcW w:w="1701" w:type="dxa"/>
            <w:tcPrChange w:id="2794" w:author="Ir Nicole" w:date="2026-06-19T10:34:00Z">
              <w:tcPr>
                <w:tcW w:w="1701" w:type="dxa"/>
                <w:gridSpan w:val="2"/>
              </w:tcPr>
            </w:tcPrChange>
          </w:tcPr>
          <w:p w14:paraId="3CFF8C70" w14:textId="00CD6DF1" w:rsidR="00042CD7" w:rsidRPr="00042CD7" w:rsidRDefault="00042CD7">
            <w:pPr>
              <w:ind w:left="360"/>
              <w:jc w:val="both"/>
              <w:rPr>
                <w:ins w:id="2795" w:author="Compte Microsoft" w:date="2026-06-19T08:08:00Z"/>
                <w:sz w:val="24"/>
                <w:szCs w:val="24"/>
                <w:rPrChange w:id="2796" w:author="Compte Microsoft" w:date="2026-06-19T09:05:00Z">
                  <w:rPr>
                    <w:ins w:id="2797" w:author="Compte Microsoft" w:date="2026-06-19T08:08:00Z"/>
                  </w:rPr>
                </w:rPrChange>
              </w:rPr>
              <w:pPrChange w:id="2798" w:author="Ir Nicole" w:date="2026-06-19T12:38:00Z">
                <w:pPr/>
              </w:pPrChange>
            </w:pPr>
            <w:ins w:id="2799" w:author="Compte Microsoft" w:date="2026-06-19T08:36:00Z">
              <w:r w:rsidRPr="00042CD7">
                <w:rPr>
                  <w:sz w:val="24"/>
                  <w:szCs w:val="24"/>
                  <w:rPrChange w:id="2800" w:author="Compte Microsoft" w:date="2026-06-19T09:05:00Z">
                    <w:rPr/>
                  </w:rPrChange>
                </w:rPr>
                <w:t>A</w:t>
              </w:r>
            </w:ins>
          </w:p>
        </w:tc>
        <w:tc>
          <w:tcPr>
            <w:tcW w:w="1701" w:type="dxa"/>
            <w:tcPrChange w:id="2801" w:author="Ir Nicole" w:date="2026-06-19T10:34:00Z">
              <w:tcPr>
                <w:tcW w:w="1559" w:type="dxa"/>
                <w:gridSpan w:val="2"/>
              </w:tcPr>
            </w:tcPrChange>
          </w:tcPr>
          <w:p w14:paraId="32BB7EFA" w14:textId="149705FD" w:rsidR="00042CD7" w:rsidRPr="00042CD7" w:rsidRDefault="00042CD7">
            <w:pPr>
              <w:ind w:left="360"/>
              <w:jc w:val="both"/>
              <w:rPr>
                <w:ins w:id="2802" w:author="Compte Microsoft" w:date="2026-06-19T08:08:00Z"/>
                <w:sz w:val="24"/>
                <w:szCs w:val="24"/>
                <w:rPrChange w:id="2803" w:author="Compte Microsoft" w:date="2026-06-19T09:05:00Z">
                  <w:rPr>
                    <w:ins w:id="2804" w:author="Compte Microsoft" w:date="2026-06-19T08:08:00Z"/>
                  </w:rPr>
                </w:rPrChange>
              </w:rPr>
              <w:pPrChange w:id="2805" w:author="Ir Nicole" w:date="2026-06-19T12:38:00Z">
                <w:pPr/>
              </w:pPrChange>
            </w:pPr>
            <w:ins w:id="2806" w:author="Compte Microsoft" w:date="2026-06-19T08:36:00Z">
              <w:r w:rsidRPr="00042CD7">
                <w:rPr>
                  <w:sz w:val="24"/>
                  <w:szCs w:val="24"/>
                  <w:rPrChange w:id="2807" w:author="Compte Microsoft" w:date="2026-06-19T09:05:00Z">
                    <w:rPr/>
                  </w:rPrChange>
                </w:rPr>
                <w:t>R</w:t>
              </w:r>
            </w:ins>
          </w:p>
        </w:tc>
        <w:tc>
          <w:tcPr>
            <w:tcW w:w="1276" w:type="dxa"/>
            <w:tcPrChange w:id="2808" w:author="Ir Nicole" w:date="2026-06-19T10:34:00Z">
              <w:tcPr>
                <w:tcW w:w="1276" w:type="dxa"/>
                <w:gridSpan w:val="2"/>
              </w:tcPr>
            </w:tcPrChange>
          </w:tcPr>
          <w:p w14:paraId="5E0311F0" w14:textId="1B81C800" w:rsidR="00042CD7" w:rsidRPr="00042CD7" w:rsidRDefault="00F30ABC">
            <w:pPr>
              <w:ind w:left="360"/>
              <w:jc w:val="both"/>
              <w:rPr>
                <w:ins w:id="2809" w:author="Compte Microsoft" w:date="2026-06-19T08:08:00Z"/>
                <w:sz w:val="24"/>
                <w:szCs w:val="24"/>
                <w:rPrChange w:id="2810" w:author="Compte Microsoft" w:date="2026-06-19T09:05:00Z">
                  <w:rPr>
                    <w:ins w:id="2811" w:author="Compte Microsoft" w:date="2026-06-19T08:08:00Z"/>
                  </w:rPr>
                </w:rPrChange>
              </w:rPr>
              <w:pPrChange w:id="2812" w:author="Ir Nicole" w:date="2026-06-19T12:38:00Z">
                <w:pPr/>
              </w:pPrChange>
            </w:pPr>
            <w:ins w:id="2813" w:author="Ir Nicole" w:date="2026-06-19T10:16:00Z">
              <w:r>
                <w:rPr>
                  <w:sz w:val="24"/>
                  <w:szCs w:val="24"/>
                </w:rPr>
                <w:t>C</w:t>
              </w:r>
            </w:ins>
          </w:p>
        </w:tc>
        <w:tc>
          <w:tcPr>
            <w:tcW w:w="1559" w:type="dxa"/>
            <w:tcPrChange w:id="2814" w:author="Ir Nicole" w:date="2026-06-19T10:34:00Z">
              <w:tcPr>
                <w:tcW w:w="1418" w:type="dxa"/>
                <w:gridSpan w:val="2"/>
              </w:tcPr>
            </w:tcPrChange>
          </w:tcPr>
          <w:p w14:paraId="36D40B37" w14:textId="65F2526D" w:rsidR="00042CD7" w:rsidRPr="00042CD7" w:rsidRDefault="00F30ABC">
            <w:pPr>
              <w:ind w:left="360"/>
              <w:jc w:val="both"/>
              <w:rPr>
                <w:ins w:id="2815" w:author="Compte Microsoft" w:date="2026-06-19T08:08:00Z"/>
                <w:sz w:val="24"/>
                <w:szCs w:val="24"/>
                <w:rPrChange w:id="2816" w:author="Compte Microsoft" w:date="2026-06-19T09:05:00Z">
                  <w:rPr>
                    <w:ins w:id="2817" w:author="Compte Microsoft" w:date="2026-06-19T08:08:00Z"/>
                  </w:rPr>
                </w:rPrChange>
              </w:rPr>
              <w:pPrChange w:id="2818" w:author="Ir Nicole" w:date="2026-06-19T12:38:00Z">
                <w:pPr/>
              </w:pPrChange>
            </w:pPr>
            <w:ins w:id="2819" w:author="Ir Nicole" w:date="2026-06-19T10:20:00Z">
              <w:r>
                <w:rPr>
                  <w:sz w:val="24"/>
                  <w:szCs w:val="24"/>
                </w:rPr>
                <w:t>C</w:t>
              </w:r>
            </w:ins>
          </w:p>
        </w:tc>
        <w:tc>
          <w:tcPr>
            <w:tcW w:w="1134" w:type="dxa"/>
            <w:tcPrChange w:id="2820" w:author="Ir Nicole" w:date="2026-06-19T10:34:00Z">
              <w:tcPr>
                <w:tcW w:w="708" w:type="dxa"/>
              </w:tcPr>
            </w:tcPrChange>
          </w:tcPr>
          <w:p w14:paraId="7FBF0D73" w14:textId="0EF882EE" w:rsidR="00042CD7" w:rsidRPr="00042CD7" w:rsidRDefault="00F30ABC">
            <w:pPr>
              <w:ind w:left="360"/>
              <w:jc w:val="both"/>
              <w:rPr>
                <w:ins w:id="2821" w:author="Compte Microsoft" w:date="2026-06-19T08:08:00Z"/>
                <w:sz w:val="24"/>
                <w:szCs w:val="24"/>
                <w:rPrChange w:id="2822" w:author="Compte Microsoft" w:date="2026-06-19T09:05:00Z">
                  <w:rPr>
                    <w:ins w:id="2823" w:author="Compte Microsoft" w:date="2026-06-19T08:08:00Z"/>
                  </w:rPr>
                </w:rPrChange>
              </w:rPr>
              <w:pPrChange w:id="2824" w:author="Ir Nicole" w:date="2026-06-19T12:38:00Z">
                <w:pPr/>
              </w:pPrChange>
            </w:pPr>
            <w:ins w:id="2825" w:author="Ir Nicole" w:date="2026-06-19T10:22:00Z">
              <w:r>
                <w:rPr>
                  <w:sz w:val="24"/>
                  <w:szCs w:val="24"/>
                </w:rPr>
                <w:t>C</w:t>
              </w:r>
            </w:ins>
          </w:p>
        </w:tc>
        <w:tc>
          <w:tcPr>
            <w:tcW w:w="1276" w:type="dxa"/>
            <w:tcPrChange w:id="2826" w:author="Ir Nicole" w:date="2026-06-19T10:34:00Z">
              <w:tcPr>
                <w:tcW w:w="708" w:type="dxa"/>
                <w:gridSpan w:val="2"/>
              </w:tcPr>
            </w:tcPrChange>
          </w:tcPr>
          <w:p w14:paraId="5FFD53CE" w14:textId="1C3DCF26" w:rsidR="00042CD7" w:rsidRPr="00042CD7" w:rsidRDefault="00141003">
            <w:pPr>
              <w:ind w:left="360"/>
              <w:jc w:val="both"/>
              <w:rPr>
                <w:ins w:id="2827" w:author="Compte Microsoft" w:date="2026-06-19T08:56:00Z"/>
                <w:sz w:val="24"/>
                <w:szCs w:val="24"/>
                <w:rPrChange w:id="2828" w:author="Compte Microsoft" w:date="2026-06-19T09:05:00Z">
                  <w:rPr>
                    <w:ins w:id="2829" w:author="Compte Microsoft" w:date="2026-06-19T08:56:00Z"/>
                  </w:rPr>
                </w:rPrChange>
              </w:rPr>
              <w:pPrChange w:id="2830" w:author="Ir Nicole" w:date="2026-06-19T12:38:00Z">
                <w:pPr/>
              </w:pPrChange>
            </w:pPr>
            <w:ins w:id="2831" w:author="Ir Nicole" w:date="2026-06-19T10:08:00Z">
              <w:r>
                <w:rPr>
                  <w:sz w:val="24"/>
                  <w:szCs w:val="24"/>
                </w:rPr>
                <w:t>C</w:t>
              </w:r>
            </w:ins>
          </w:p>
        </w:tc>
      </w:tr>
      <w:tr w:rsidR="00042CD7" w:rsidRPr="00042CD7" w14:paraId="38291FD0" w14:textId="1484E632" w:rsidTr="00254426">
        <w:trPr>
          <w:ins w:id="2832" w:author="Compte Microsoft" w:date="2026-06-19T08:08:00Z"/>
          <w:trPrChange w:id="2833" w:author="Ir Nicole" w:date="2026-06-19T10:34:00Z">
            <w:trPr>
              <w:gridBefore w:val="1"/>
              <w:gridAfter w:val="0"/>
            </w:trPr>
          </w:trPrChange>
        </w:trPr>
        <w:tc>
          <w:tcPr>
            <w:tcW w:w="2269" w:type="dxa"/>
            <w:tcPrChange w:id="2834" w:author="Ir Nicole" w:date="2026-06-19T10:34:00Z">
              <w:tcPr>
                <w:tcW w:w="2269" w:type="dxa"/>
                <w:gridSpan w:val="2"/>
              </w:tcPr>
            </w:tcPrChange>
          </w:tcPr>
          <w:p w14:paraId="398C85EE" w14:textId="0595D21B" w:rsidR="00042CD7" w:rsidRPr="00042CD7" w:rsidRDefault="00042CD7">
            <w:pPr>
              <w:ind w:left="360"/>
              <w:jc w:val="both"/>
              <w:rPr>
                <w:ins w:id="2835" w:author="Compte Microsoft" w:date="2026-06-19T08:09:00Z"/>
                <w:rFonts w:ascii="Times New Roman" w:eastAsia="Times New Roman" w:hAnsi="Times New Roman" w:cs="Times New Roman"/>
                <w:sz w:val="24"/>
                <w:szCs w:val="24"/>
                <w:lang w:eastAsia="en-US"/>
                <w:rPrChange w:id="2836" w:author="Compte Microsoft" w:date="2026-06-19T09:05:00Z">
                  <w:rPr>
                    <w:ins w:id="2837" w:author="Compte Microsoft" w:date="2026-06-19T08:09:00Z"/>
                    <w:lang w:eastAsia="en-US"/>
                  </w:rPr>
                </w:rPrChange>
              </w:rPr>
              <w:pPrChange w:id="2838" w:author="Ir Nicole" w:date="2026-06-19T12:38:00Z">
                <w:pPr/>
              </w:pPrChange>
            </w:pPr>
            <w:ins w:id="2839" w:author="Compte Microsoft" w:date="2026-06-19T08:40:00Z">
              <w:del w:id="2840" w:author="Ir Nicole" w:date="2026-06-19T12:46:00Z">
                <w:r w:rsidRPr="00042CD7" w:rsidDel="0077156E">
                  <w:rPr>
                    <w:rFonts w:ascii="Times New Roman" w:eastAsia="Times New Roman" w:hAnsi="Times New Roman" w:cs="Times New Roman"/>
                    <w:sz w:val="24"/>
                    <w:szCs w:val="24"/>
                    <w:lang w:eastAsia="en-US"/>
                    <w:rPrChange w:id="2841" w:author="Compte Microsoft" w:date="2026-06-19T09:05:00Z">
                      <w:rPr>
                        <w:lang w:eastAsia="en-US"/>
                      </w:rPr>
                    </w:rPrChange>
                  </w:rPr>
                  <w:delText>Specification</w:delText>
                </w:r>
              </w:del>
            </w:ins>
            <w:ins w:id="2842" w:author="Ir Nicole" w:date="2026-06-19T12:46:00Z">
              <w:r w:rsidR="0077156E" w:rsidRPr="0077156E">
                <w:rPr>
                  <w:rFonts w:ascii="Times New Roman" w:eastAsia="Times New Roman" w:hAnsi="Times New Roman" w:cs="Times New Roman"/>
                  <w:sz w:val="24"/>
                  <w:szCs w:val="24"/>
                  <w:lang w:eastAsia="en-US"/>
                </w:rPr>
                <w:t>Spécification</w:t>
              </w:r>
            </w:ins>
            <w:ins w:id="2843" w:author="Compte Microsoft" w:date="2026-06-19T08:40:00Z">
              <w:r w:rsidRPr="00042CD7">
                <w:rPr>
                  <w:rFonts w:ascii="Times New Roman" w:eastAsia="Times New Roman" w:hAnsi="Times New Roman" w:cs="Times New Roman"/>
                  <w:sz w:val="24"/>
                  <w:szCs w:val="24"/>
                  <w:lang w:eastAsia="en-US"/>
                  <w:rPrChange w:id="2844" w:author="Compte Microsoft" w:date="2026-06-19T09:05:00Z">
                    <w:rPr>
                      <w:lang w:eastAsia="en-US"/>
                    </w:rPr>
                  </w:rPrChange>
                </w:rPr>
                <w:t xml:space="preserve"> </w:t>
              </w:r>
              <w:del w:id="2845" w:author="Ir Nicole" w:date="2026-06-19T12:46:00Z">
                <w:r w:rsidRPr="00042CD7" w:rsidDel="0077156E">
                  <w:rPr>
                    <w:rFonts w:ascii="Times New Roman" w:eastAsia="Times New Roman" w:hAnsi="Times New Roman" w:cs="Times New Roman"/>
                    <w:sz w:val="24"/>
                    <w:szCs w:val="24"/>
                    <w:lang w:eastAsia="en-US"/>
                    <w:rPrChange w:id="2846" w:author="Compte Microsoft" w:date="2026-06-19T09:05:00Z">
                      <w:rPr>
                        <w:lang w:eastAsia="en-US"/>
                      </w:rPr>
                    </w:rPrChange>
                  </w:rPr>
                  <w:delText>des besoin</w:delText>
                </w:r>
              </w:del>
            </w:ins>
            <w:ins w:id="2847" w:author="Ir Nicole" w:date="2026-06-19T12:46:00Z">
              <w:r w:rsidR="0077156E" w:rsidRPr="0077156E">
                <w:rPr>
                  <w:rFonts w:ascii="Times New Roman" w:eastAsia="Times New Roman" w:hAnsi="Times New Roman" w:cs="Times New Roman"/>
                  <w:sz w:val="24"/>
                  <w:szCs w:val="24"/>
                  <w:lang w:eastAsia="en-US"/>
                </w:rPr>
                <w:t>des besoins</w:t>
              </w:r>
            </w:ins>
          </w:p>
          <w:p w14:paraId="7456E30E" w14:textId="5B066F05" w:rsidR="00042CD7" w:rsidRPr="00042CD7" w:rsidRDefault="00042CD7">
            <w:pPr>
              <w:jc w:val="both"/>
              <w:rPr>
                <w:ins w:id="2848" w:author="Compte Microsoft" w:date="2026-06-19T08:08:00Z"/>
                <w:sz w:val="24"/>
                <w:szCs w:val="24"/>
                <w:rPrChange w:id="2849" w:author="Compte Microsoft" w:date="2026-06-19T09:05:00Z">
                  <w:rPr>
                    <w:ins w:id="2850" w:author="Compte Microsoft" w:date="2026-06-19T08:08:00Z"/>
                  </w:rPr>
                </w:rPrChange>
              </w:rPr>
              <w:pPrChange w:id="2851" w:author="Ir Nicole" w:date="2026-06-19T12:38:00Z">
                <w:pPr/>
              </w:pPrChange>
            </w:pPr>
          </w:p>
        </w:tc>
        <w:tc>
          <w:tcPr>
            <w:tcW w:w="1701" w:type="dxa"/>
            <w:tcPrChange w:id="2852" w:author="Ir Nicole" w:date="2026-06-19T10:34:00Z">
              <w:tcPr>
                <w:tcW w:w="1701" w:type="dxa"/>
                <w:gridSpan w:val="2"/>
              </w:tcPr>
            </w:tcPrChange>
          </w:tcPr>
          <w:p w14:paraId="243E23C7" w14:textId="77777777" w:rsidR="00042CD7" w:rsidRPr="00042CD7" w:rsidRDefault="00042CD7">
            <w:pPr>
              <w:ind w:left="360"/>
              <w:jc w:val="both"/>
              <w:rPr>
                <w:ins w:id="2853" w:author="Compte Microsoft" w:date="2026-06-19T08:10:00Z"/>
                <w:rFonts w:ascii="Times New Roman" w:eastAsia="Times New Roman" w:hAnsi="Times New Roman" w:cs="Times New Roman"/>
                <w:sz w:val="24"/>
                <w:szCs w:val="24"/>
                <w:lang w:eastAsia="en-US"/>
                <w:rPrChange w:id="2854" w:author="Compte Microsoft" w:date="2026-06-19T09:05:00Z">
                  <w:rPr>
                    <w:ins w:id="2855" w:author="Compte Microsoft" w:date="2026-06-19T08:10:00Z"/>
                    <w:lang w:eastAsia="en-US"/>
                  </w:rPr>
                </w:rPrChange>
              </w:rPr>
              <w:pPrChange w:id="2856" w:author="Ir Nicole" w:date="2026-06-19T12:38:00Z">
                <w:pPr/>
              </w:pPrChange>
            </w:pPr>
            <w:ins w:id="2857" w:author="Compte Microsoft" w:date="2026-06-19T08:10:00Z">
              <w:r w:rsidRPr="00042CD7">
                <w:rPr>
                  <w:rFonts w:ascii="Times New Roman" w:eastAsia="Times New Roman" w:hAnsi="Times New Roman" w:cs="Times New Roman"/>
                  <w:sz w:val="24"/>
                  <w:szCs w:val="24"/>
                  <w:lang w:eastAsia="en-US"/>
                  <w:rPrChange w:id="2858" w:author="Compte Microsoft" w:date="2026-06-19T09:05:00Z">
                    <w:rPr>
                      <w:lang w:eastAsia="en-US"/>
                    </w:rPr>
                  </w:rPrChange>
                </w:rPr>
                <w:t>A</w:t>
              </w:r>
            </w:ins>
          </w:p>
          <w:p w14:paraId="445182E1" w14:textId="77777777" w:rsidR="00042CD7" w:rsidRPr="00042CD7" w:rsidRDefault="00042CD7">
            <w:pPr>
              <w:jc w:val="both"/>
              <w:rPr>
                <w:ins w:id="2859" w:author="Compte Microsoft" w:date="2026-06-19T08:08:00Z"/>
                <w:sz w:val="24"/>
                <w:szCs w:val="24"/>
                <w:rPrChange w:id="2860" w:author="Compte Microsoft" w:date="2026-06-19T09:05:00Z">
                  <w:rPr>
                    <w:ins w:id="2861" w:author="Compte Microsoft" w:date="2026-06-19T08:08:00Z"/>
                  </w:rPr>
                </w:rPrChange>
              </w:rPr>
              <w:pPrChange w:id="2862" w:author="Ir Nicole" w:date="2026-06-19T12:38:00Z">
                <w:pPr/>
              </w:pPrChange>
            </w:pPr>
          </w:p>
        </w:tc>
        <w:tc>
          <w:tcPr>
            <w:tcW w:w="1701" w:type="dxa"/>
            <w:tcPrChange w:id="2863" w:author="Ir Nicole" w:date="2026-06-19T10:34:00Z">
              <w:tcPr>
                <w:tcW w:w="1559" w:type="dxa"/>
                <w:gridSpan w:val="2"/>
              </w:tcPr>
            </w:tcPrChange>
          </w:tcPr>
          <w:p w14:paraId="375AC3AF" w14:textId="77777777" w:rsidR="00042CD7" w:rsidRPr="00042CD7" w:rsidRDefault="00042CD7">
            <w:pPr>
              <w:ind w:left="360"/>
              <w:jc w:val="both"/>
              <w:rPr>
                <w:ins w:id="2864" w:author="Compte Microsoft" w:date="2026-06-19T08:10:00Z"/>
                <w:rFonts w:ascii="Times New Roman" w:eastAsia="Times New Roman" w:hAnsi="Times New Roman" w:cs="Times New Roman"/>
                <w:sz w:val="24"/>
                <w:szCs w:val="24"/>
                <w:lang w:val="en-US" w:eastAsia="en-US"/>
                <w:rPrChange w:id="2865" w:author="Compte Microsoft" w:date="2026-06-19T09:05:00Z">
                  <w:rPr>
                    <w:ins w:id="2866" w:author="Compte Microsoft" w:date="2026-06-19T08:10:00Z"/>
                    <w:lang w:val="en-US" w:eastAsia="en-US"/>
                  </w:rPr>
                </w:rPrChange>
              </w:rPr>
              <w:pPrChange w:id="2867" w:author="Ir Nicole" w:date="2026-06-19T12:38:00Z">
                <w:pPr/>
              </w:pPrChange>
            </w:pPr>
            <w:ins w:id="2868" w:author="Compte Microsoft" w:date="2026-06-19T08:10:00Z">
              <w:r w:rsidRPr="00042CD7">
                <w:rPr>
                  <w:rFonts w:ascii="Times New Roman" w:eastAsia="Times New Roman" w:hAnsi="Times New Roman" w:cs="Times New Roman"/>
                  <w:sz w:val="24"/>
                  <w:szCs w:val="24"/>
                  <w:lang w:val="en-US" w:eastAsia="en-US"/>
                  <w:rPrChange w:id="2869" w:author="Compte Microsoft" w:date="2026-06-19T09:05:00Z">
                    <w:rPr>
                      <w:lang w:val="en-US" w:eastAsia="en-US"/>
                    </w:rPr>
                  </w:rPrChange>
                </w:rPr>
                <w:t>R</w:t>
              </w:r>
            </w:ins>
          </w:p>
          <w:p w14:paraId="0616C6C9" w14:textId="77777777" w:rsidR="00042CD7" w:rsidRPr="00042CD7" w:rsidRDefault="00042CD7">
            <w:pPr>
              <w:jc w:val="both"/>
              <w:rPr>
                <w:ins w:id="2870" w:author="Compte Microsoft" w:date="2026-06-19T08:08:00Z"/>
                <w:sz w:val="24"/>
                <w:szCs w:val="24"/>
                <w:rPrChange w:id="2871" w:author="Compte Microsoft" w:date="2026-06-19T09:05:00Z">
                  <w:rPr>
                    <w:ins w:id="2872" w:author="Compte Microsoft" w:date="2026-06-19T08:08:00Z"/>
                  </w:rPr>
                </w:rPrChange>
              </w:rPr>
              <w:pPrChange w:id="2873" w:author="Ir Nicole" w:date="2026-06-19T12:38:00Z">
                <w:pPr/>
              </w:pPrChange>
            </w:pPr>
          </w:p>
        </w:tc>
        <w:tc>
          <w:tcPr>
            <w:tcW w:w="1276" w:type="dxa"/>
            <w:tcPrChange w:id="2874" w:author="Ir Nicole" w:date="2026-06-19T10:34:00Z">
              <w:tcPr>
                <w:tcW w:w="1276" w:type="dxa"/>
                <w:gridSpan w:val="2"/>
              </w:tcPr>
            </w:tcPrChange>
          </w:tcPr>
          <w:p w14:paraId="70B62A1B" w14:textId="39D6D582" w:rsidR="00042CD7" w:rsidRPr="00042CD7" w:rsidRDefault="00F30ABC">
            <w:pPr>
              <w:ind w:left="360"/>
              <w:jc w:val="both"/>
              <w:rPr>
                <w:ins w:id="2875" w:author="Compte Microsoft" w:date="2026-06-19T08:11:00Z"/>
                <w:rFonts w:ascii="Times New Roman" w:eastAsia="Times New Roman" w:hAnsi="Times New Roman" w:cs="Times New Roman"/>
                <w:sz w:val="24"/>
                <w:szCs w:val="24"/>
                <w:lang w:val="en-US" w:eastAsia="en-US"/>
                <w:rPrChange w:id="2876" w:author="Compte Microsoft" w:date="2026-06-19T09:05:00Z">
                  <w:rPr>
                    <w:ins w:id="2877" w:author="Compte Microsoft" w:date="2026-06-19T08:11:00Z"/>
                    <w:lang w:val="en-US" w:eastAsia="en-US"/>
                  </w:rPr>
                </w:rPrChange>
              </w:rPr>
              <w:pPrChange w:id="2878" w:author="Ir Nicole" w:date="2026-06-19T12:38:00Z">
                <w:pPr/>
              </w:pPrChange>
            </w:pPr>
            <w:ins w:id="2879" w:author="Ir Nicole" w:date="2026-06-19T10:17:00Z">
              <w:r>
                <w:rPr>
                  <w:rFonts w:ascii="Times New Roman" w:eastAsia="Times New Roman" w:hAnsi="Times New Roman" w:cs="Times New Roman"/>
                  <w:sz w:val="24"/>
                  <w:szCs w:val="24"/>
                  <w:lang w:val="en-US" w:eastAsia="en-US"/>
                </w:rPr>
                <w:t>C/I</w:t>
              </w:r>
            </w:ins>
            <w:ins w:id="2880" w:author="Compte Microsoft" w:date="2026-06-19T08:11:00Z">
              <w:del w:id="2881" w:author="Ir Nicole" w:date="2026-06-19T10:17:00Z">
                <w:r w:rsidR="00042CD7" w:rsidRPr="00042CD7" w:rsidDel="00F30ABC">
                  <w:rPr>
                    <w:rFonts w:ascii="Times New Roman" w:eastAsia="Times New Roman" w:hAnsi="Times New Roman" w:cs="Times New Roman"/>
                    <w:sz w:val="24"/>
                    <w:szCs w:val="24"/>
                    <w:lang w:val="en-US" w:eastAsia="en-US"/>
                    <w:rPrChange w:id="2882" w:author="Compte Microsoft" w:date="2026-06-19T09:05:00Z">
                      <w:rPr>
                        <w:lang w:val="en-US" w:eastAsia="en-US"/>
                      </w:rPr>
                    </w:rPrChange>
                  </w:rPr>
                  <w:delText>I</w:delText>
                </w:r>
              </w:del>
            </w:ins>
          </w:p>
          <w:p w14:paraId="32D4C6B7" w14:textId="77777777" w:rsidR="00042CD7" w:rsidRPr="00042CD7" w:rsidRDefault="00042CD7">
            <w:pPr>
              <w:jc w:val="both"/>
              <w:rPr>
                <w:ins w:id="2883" w:author="Compte Microsoft" w:date="2026-06-19T08:08:00Z"/>
                <w:sz w:val="24"/>
                <w:szCs w:val="24"/>
                <w:rPrChange w:id="2884" w:author="Compte Microsoft" w:date="2026-06-19T09:05:00Z">
                  <w:rPr>
                    <w:ins w:id="2885" w:author="Compte Microsoft" w:date="2026-06-19T08:08:00Z"/>
                  </w:rPr>
                </w:rPrChange>
              </w:rPr>
              <w:pPrChange w:id="2886" w:author="Ir Nicole" w:date="2026-06-19T12:38:00Z">
                <w:pPr/>
              </w:pPrChange>
            </w:pPr>
          </w:p>
        </w:tc>
        <w:tc>
          <w:tcPr>
            <w:tcW w:w="1559" w:type="dxa"/>
            <w:tcPrChange w:id="2887" w:author="Ir Nicole" w:date="2026-06-19T10:34:00Z">
              <w:tcPr>
                <w:tcW w:w="1418" w:type="dxa"/>
                <w:gridSpan w:val="2"/>
              </w:tcPr>
            </w:tcPrChange>
          </w:tcPr>
          <w:p w14:paraId="030CDD22" w14:textId="77777777" w:rsidR="00042CD7" w:rsidRPr="00042CD7" w:rsidRDefault="00042CD7">
            <w:pPr>
              <w:ind w:left="360"/>
              <w:jc w:val="both"/>
              <w:rPr>
                <w:ins w:id="2888" w:author="Compte Microsoft" w:date="2026-06-19T08:11:00Z"/>
                <w:rFonts w:ascii="Times New Roman" w:eastAsia="Times New Roman" w:hAnsi="Times New Roman" w:cs="Times New Roman"/>
                <w:sz w:val="24"/>
                <w:szCs w:val="24"/>
                <w:lang w:val="en-US" w:eastAsia="en-US"/>
                <w:rPrChange w:id="2889" w:author="Compte Microsoft" w:date="2026-06-19T09:05:00Z">
                  <w:rPr>
                    <w:ins w:id="2890" w:author="Compte Microsoft" w:date="2026-06-19T08:11:00Z"/>
                    <w:lang w:val="en-US" w:eastAsia="en-US"/>
                  </w:rPr>
                </w:rPrChange>
              </w:rPr>
              <w:pPrChange w:id="2891" w:author="Ir Nicole" w:date="2026-06-19T12:38:00Z">
                <w:pPr/>
              </w:pPrChange>
            </w:pPr>
            <w:ins w:id="2892" w:author="Compte Microsoft" w:date="2026-06-19T08:11:00Z">
              <w:r w:rsidRPr="00042CD7">
                <w:rPr>
                  <w:rFonts w:ascii="Times New Roman" w:eastAsia="Times New Roman" w:hAnsi="Times New Roman" w:cs="Times New Roman"/>
                  <w:sz w:val="24"/>
                  <w:szCs w:val="24"/>
                  <w:lang w:val="en-US" w:eastAsia="en-US"/>
                  <w:rPrChange w:id="2893" w:author="Compte Microsoft" w:date="2026-06-19T09:05:00Z">
                    <w:rPr>
                      <w:lang w:val="en-US" w:eastAsia="en-US"/>
                    </w:rPr>
                  </w:rPrChange>
                </w:rPr>
                <w:t>C</w:t>
              </w:r>
            </w:ins>
          </w:p>
          <w:p w14:paraId="27D82F14" w14:textId="77777777" w:rsidR="00042CD7" w:rsidRPr="00042CD7" w:rsidRDefault="00042CD7">
            <w:pPr>
              <w:jc w:val="both"/>
              <w:rPr>
                <w:ins w:id="2894" w:author="Compte Microsoft" w:date="2026-06-19T08:08:00Z"/>
                <w:sz w:val="24"/>
                <w:szCs w:val="24"/>
                <w:rPrChange w:id="2895" w:author="Compte Microsoft" w:date="2026-06-19T09:05:00Z">
                  <w:rPr>
                    <w:ins w:id="2896" w:author="Compte Microsoft" w:date="2026-06-19T08:08:00Z"/>
                  </w:rPr>
                </w:rPrChange>
              </w:rPr>
              <w:pPrChange w:id="2897" w:author="Ir Nicole" w:date="2026-06-19T12:38:00Z">
                <w:pPr/>
              </w:pPrChange>
            </w:pPr>
          </w:p>
        </w:tc>
        <w:tc>
          <w:tcPr>
            <w:tcW w:w="1134" w:type="dxa"/>
            <w:tcPrChange w:id="2898" w:author="Ir Nicole" w:date="2026-06-19T10:34:00Z">
              <w:tcPr>
                <w:tcW w:w="708" w:type="dxa"/>
              </w:tcPr>
            </w:tcPrChange>
          </w:tcPr>
          <w:p w14:paraId="382B4A75" w14:textId="77777777" w:rsidR="00042CD7" w:rsidRPr="00042CD7" w:rsidRDefault="00042CD7">
            <w:pPr>
              <w:ind w:left="360"/>
              <w:jc w:val="both"/>
              <w:rPr>
                <w:ins w:id="2899" w:author="Compte Microsoft" w:date="2026-06-19T08:11:00Z"/>
                <w:rFonts w:ascii="Times New Roman" w:eastAsia="Times New Roman" w:hAnsi="Times New Roman" w:cs="Times New Roman"/>
                <w:sz w:val="24"/>
                <w:szCs w:val="24"/>
                <w:lang w:val="en-US" w:eastAsia="en-US"/>
                <w:rPrChange w:id="2900" w:author="Compte Microsoft" w:date="2026-06-19T09:05:00Z">
                  <w:rPr>
                    <w:ins w:id="2901" w:author="Compte Microsoft" w:date="2026-06-19T08:11:00Z"/>
                    <w:lang w:val="en-US" w:eastAsia="en-US"/>
                  </w:rPr>
                </w:rPrChange>
              </w:rPr>
              <w:pPrChange w:id="2902" w:author="Ir Nicole" w:date="2026-06-19T12:38:00Z">
                <w:pPr/>
              </w:pPrChange>
            </w:pPr>
            <w:ins w:id="2903" w:author="Compte Microsoft" w:date="2026-06-19T08:11:00Z">
              <w:r w:rsidRPr="00042CD7">
                <w:rPr>
                  <w:rFonts w:ascii="Times New Roman" w:eastAsia="Times New Roman" w:hAnsi="Times New Roman" w:cs="Times New Roman"/>
                  <w:sz w:val="24"/>
                  <w:szCs w:val="24"/>
                  <w:lang w:val="en-US" w:eastAsia="en-US"/>
                  <w:rPrChange w:id="2904" w:author="Compte Microsoft" w:date="2026-06-19T09:05:00Z">
                    <w:rPr>
                      <w:lang w:val="en-US" w:eastAsia="en-US"/>
                    </w:rPr>
                  </w:rPrChange>
                </w:rPr>
                <w:t>C</w:t>
              </w:r>
            </w:ins>
          </w:p>
          <w:p w14:paraId="2B92C884" w14:textId="77777777" w:rsidR="00042CD7" w:rsidRPr="00042CD7" w:rsidRDefault="00042CD7">
            <w:pPr>
              <w:jc w:val="both"/>
              <w:rPr>
                <w:ins w:id="2905" w:author="Compte Microsoft" w:date="2026-06-19T08:08:00Z"/>
                <w:sz w:val="24"/>
                <w:szCs w:val="24"/>
                <w:rPrChange w:id="2906" w:author="Compte Microsoft" w:date="2026-06-19T09:05:00Z">
                  <w:rPr>
                    <w:ins w:id="2907" w:author="Compte Microsoft" w:date="2026-06-19T08:08:00Z"/>
                  </w:rPr>
                </w:rPrChange>
              </w:rPr>
              <w:pPrChange w:id="2908" w:author="Ir Nicole" w:date="2026-06-19T12:38:00Z">
                <w:pPr/>
              </w:pPrChange>
            </w:pPr>
          </w:p>
        </w:tc>
        <w:tc>
          <w:tcPr>
            <w:tcW w:w="1276" w:type="dxa"/>
            <w:tcPrChange w:id="2909" w:author="Ir Nicole" w:date="2026-06-19T10:34:00Z">
              <w:tcPr>
                <w:tcW w:w="708" w:type="dxa"/>
                <w:gridSpan w:val="2"/>
              </w:tcPr>
            </w:tcPrChange>
          </w:tcPr>
          <w:p w14:paraId="497FD645" w14:textId="465B6E93" w:rsidR="00042CD7" w:rsidRPr="00042CD7" w:rsidRDefault="00141003">
            <w:pPr>
              <w:ind w:left="360"/>
              <w:jc w:val="both"/>
              <w:rPr>
                <w:ins w:id="2910" w:author="Compte Microsoft" w:date="2026-06-19T08:56:00Z"/>
                <w:rFonts w:ascii="Times New Roman" w:eastAsia="Times New Roman" w:hAnsi="Times New Roman" w:cs="Times New Roman"/>
                <w:sz w:val="24"/>
                <w:szCs w:val="24"/>
                <w:lang w:val="en-US" w:eastAsia="en-US"/>
                <w:rPrChange w:id="2911" w:author="Compte Microsoft" w:date="2026-06-19T09:05:00Z">
                  <w:rPr>
                    <w:ins w:id="2912" w:author="Compte Microsoft" w:date="2026-06-19T08:56:00Z"/>
                    <w:lang w:val="en-US" w:eastAsia="en-US"/>
                  </w:rPr>
                </w:rPrChange>
              </w:rPr>
              <w:pPrChange w:id="2913" w:author="Ir Nicole" w:date="2026-06-19T12:38:00Z">
                <w:pPr/>
              </w:pPrChange>
            </w:pPr>
            <w:ins w:id="2914" w:author="Ir Nicole" w:date="2026-06-19T10:08:00Z">
              <w:r>
                <w:rPr>
                  <w:rFonts w:ascii="Times New Roman" w:eastAsia="Times New Roman" w:hAnsi="Times New Roman" w:cs="Times New Roman"/>
                  <w:sz w:val="24"/>
                  <w:szCs w:val="24"/>
                  <w:lang w:val="en-US" w:eastAsia="en-US"/>
                </w:rPr>
                <w:t>C</w:t>
              </w:r>
            </w:ins>
          </w:p>
        </w:tc>
      </w:tr>
      <w:tr w:rsidR="00042CD7" w:rsidRPr="00042CD7" w14:paraId="505BC8AE" w14:textId="484BE132" w:rsidTr="00254426">
        <w:trPr>
          <w:ins w:id="2915" w:author="Compte Microsoft" w:date="2026-06-19T08:08:00Z"/>
          <w:trPrChange w:id="2916" w:author="Ir Nicole" w:date="2026-06-19T10:34:00Z">
            <w:trPr>
              <w:gridBefore w:val="1"/>
              <w:gridAfter w:val="0"/>
            </w:trPr>
          </w:trPrChange>
        </w:trPr>
        <w:tc>
          <w:tcPr>
            <w:tcW w:w="2269" w:type="dxa"/>
            <w:tcPrChange w:id="2917" w:author="Ir Nicole" w:date="2026-06-19T10:34:00Z">
              <w:tcPr>
                <w:tcW w:w="2269" w:type="dxa"/>
                <w:gridSpan w:val="2"/>
              </w:tcPr>
            </w:tcPrChange>
          </w:tcPr>
          <w:tbl>
            <w:tblPr>
              <w:tblW w:w="9165" w:type="dxa"/>
              <w:tblCellSpacing w:w="15" w:type="dxa"/>
              <w:tblLayout w:type="fixed"/>
              <w:tblCellMar>
                <w:top w:w="15" w:type="dxa"/>
                <w:left w:w="15" w:type="dxa"/>
                <w:bottom w:w="15" w:type="dxa"/>
                <w:right w:w="15" w:type="dxa"/>
              </w:tblCellMar>
              <w:tblLook w:val="04A0" w:firstRow="1" w:lastRow="0" w:firstColumn="1" w:lastColumn="0" w:noHBand="0" w:noVBand="1"/>
              <w:tblPrChange w:id="2918" w:author="Compte Microsoft" w:date="2026-06-19T08:25:00Z">
                <w:tblPr>
                  <w:tblW w:w="9165" w:type="dxa"/>
                  <w:tblCellSpacing w:w="15" w:type="dxa"/>
                  <w:tblCellMar>
                    <w:top w:w="15" w:type="dxa"/>
                    <w:left w:w="15" w:type="dxa"/>
                    <w:bottom w:w="15" w:type="dxa"/>
                    <w:right w:w="15" w:type="dxa"/>
                  </w:tblCellMar>
                  <w:tblLook w:val="04A0" w:firstRow="1" w:lastRow="0" w:firstColumn="1" w:lastColumn="0" w:noHBand="0" w:noVBand="1"/>
                </w:tblPr>
              </w:tblPrChange>
            </w:tblPr>
            <w:tblGrid>
              <w:gridCol w:w="5980"/>
              <w:gridCol w:w="143"/>
              <w:gridCol w:w="632"/>
              <w:gridCol w:w="377"/>
              <w:gridCol w:w="632"/>
              <w:gridCol w:w="632"/>
              <w:gridCol w:w="377"/>
              <w:gridCol w:w="392"/>
              <w:tblGridChange w:id="2919">
                <w:tblGrid>
                  <w:gridCol w:w="5980"/>
                  <w:gridCol w:w="143"/>
                  <w:gridCol w:w="632"/>
                  <w:gridCol w:w="377"/>
                  <w:gridCol w:w="632"/>
                  <w:gridCol w:w="632"/>
                  <w:gridCol w:w="377"/>
                  <w:gridCol w:w="392"/>
                </w:tblGrid>
              </w:tblGridChange>
            </w:tblGrid>
            <w:tr w:rsidR="00042CD7" w:rsidRPr="00042CD7" w14:paraId="437EEB2C" w14:textId="77777777" w:rsidTr="00063CC0">
              <w:trPr>
                <w:tblCellSpacing w:w="15" w:type="dxa"/>
                <w:ins w:id="2920" w:author="Compte Microsoft" w:date="2026-06-19T08:11:00Z"/>
                <w:trPrChange w:id="2921" w:author="Compte Microsoft" w:date="2026-06-19T08:25:00Z">
                  <w:trPr>
                    <w:tblCellSpacing w:w="15" w:type="dxa"/>
                  </w:trPr>
                </w:trPrChange>
              </w:trPr>
              <w:tc>
                <w:tcPr>
                  <w:tcW w:w="5935" w:type="dxa"/>
                  <w:vAlign w:val="center"/>
                  <w:hideMark/>
                  <w:tcPrChange w:id="2922" w:author="Compte Microsoft" w:date="2026-06-19T08:25:00Z">
                    <w:tcPr>
                      <w:tcW w:w="0" w:type="auto"/>
                      <w:vAlign w:val="center"/>
                      <w:hideMark/>
                    </w:tcPr>
                  </w:tcPrChange>
                </w:tcPr>
                <w:p w14:paraId="32FCB837" w14:textId="77777777" w:rsidR="00042CD7" w:rsidRPr="00042CD7" w:rsidRDefault="00042CD7">
                  <w:pPr>
                    <w:ind w:left="360"/>
                    <w:jc w:val="both"/>
                    <w:rPr>
                      <w:ins w:id="2923" w:author="Compte Microsoft" w:date="2026-06-19T08:11:00Z"/>
                      <w:rFonts w:ascii="Times New Roman" w:eastAsia="Times New Roman" w:hAnsi="Times New Roman" w:cs="Times New Roman"/>
                      <w:sz w:val="24"/>
                      <w:szCs w:val="24"/>
                      <w:lang w:val="en-US" w:eastAsia="en-US"/>
                      <w:rPrChange w:id="2924" w:author="Compte Microsoft" w:date="2026-06-19T09:05:00Z">
                        <w:rPr>
                          <w:ins w:id="2925" w:author="Compte Microsoft" w:date="2026-06-19T08:11:00Z"/>
                          <w:lang w:val="en-US" w:eastAsia="en-US"/>
                        </w:rPr>
                      </w:rPrChange>
                    </w:rPr>
                    <w:pPrChange w:id="2926" w:author="Ir Nicole" w:date="2026-06-19T12:38:00Z">
                      <w:pPr/>
                    </w:pPrChange>
                  </w:pPr>
                  <w:proofErr w:type="spellStart"/>
                  <w:ins w:id="2927" w:author="Compte Microsoft" w:date="2026-06-19T08:11:00Z">
                    <w:r w:rsidRPr="00042CD7">
                      <w:rPr>
                        <w:rFonts w:ascii="Times New Roman" w:eastAsia="Times New Roman" w:hAnsi="Times New Roman" w:cs="Times New Roman"/>
                        <w:sz w:val="24"/>
                        <w:szCs w:val="24"/>
                        <w:lang w:val="en-US" w:eastAsia="en-US"/>
                        <w:rPrChange w:id="2928" w:author="Compte Microsoft" w:date="2026-06-19T09:05:00Z">
                          <w:rPr>
                            <w:lang w:val="en-US" w:eastAsia="en-US"/>
                          </w:rPr>
                        </w:rPrChange>
                      </w:rPr>
                      <w:t>Étude</w:t>
                    </w:r>
                    <w:proofErr w:type="spellEnd"/>
                    <w:r w:rsidRPr="00042CD7">
                      <w:rPr>
                        <w:rFonts w:ascii="Times New Roman" w:eastAsia="Times New Roman" w:hAnsi="Times New Roman" w:cs="Times New Roman"/>
                        <w:sz w:val="24"/>
                        <w:szCs w:val="24"/>
                        <w:lang w:val="en-US" w:eastAsia="en-US"/>
                        <w:rPrChange w:id="2929" w:author="Compte Microsoft" w:date="2026-06-19T09:05:00Z">
                          <w:rPr>
                            <w:lang w:val="en-US" w:eastAsia="en-US"/>
                          </w:rPr>
                        </w:rPrChange>
                      </w:rPr>
                      <w:t xml:space="preserve"> de </w:t>
                    </w:r>
                    <w:proofErr w:type="spellStart"/>
                    <w:r w:rsidRPr="00042CD7">
                      <w:rPr>
                        <w:rFonts w:ascii="Times New Roman" w:eastAsia="Times New Roman" w:hAnsi="Times New Roman" w:cs="Times New Roman"/>
                        <w:sz w:val="24"/>
                        <w:szCs w:val="24"/>
                        <w:lang w:val="en-US" w:eastAsia="en-US"/>
                        <w:rPrChange w:id="2930" w:author="Compte Microsoft" w:date="2026-06-19T09:05:00Z">
                          <w:rPr>
                            <w:lang w:val="en-US" w:eastAsia="en-US"/>
                          </w:rPr>
                        </w:rPrChange>
                      </w:rPr>
                      <w:t>faisabilité</w:t>
                    </w:r>
                    <w:proofErr w:type="spellEnd"/>
                  </w:ins>
                </w:p>
              </w:tc>
              <w:tc>
                <w:tcPr>
                  <w:tcW w:w="113" w:type="dxa"/>
                  <w:vAlign w:val="center"/>
                  <w:hideMark/>
                  <w:tcPrChange w:id="2931" w:author="Compte Microsoft" w:date="2026-06-19T08:25:00Z">
                    <w:tcPr>
                      <w:tcW w:w="0" w:type="auto"/>
                      <w:vAlign w:val="center"/>
                      <w:hideMark/>
                    </w:tcPr>
                  </w:tcPrChange>
                </w:tcPr>
                <w:p w14:paraId="2433D825" w14:textId="7710CC53" w:rsidR="00042CD7" w:rsidRPr="00042CD7" w:rsidRDefault="00042CD7">
                  <w:pPr>
                    <w:ind w:left="360"/>
                    <w:jc w:val="both"/>
                    <w:rPr>
                      <w:ins w:id="2932" w:author="Compte Microsoft" w:date="2026-06-19T08:11:00Z"/>
                      <w:rFonts w:ascii="Times New Roman" w:eastAsia="Times New Roman" w:hAnsi="Times New Roman" w:cs="Times New Roman"/>
                      <w:sz w:val="24"/>
                      <w:szCs w:val="24"/>
                      <w:lang w:val="en-US" w:eastAsia="en-US"/>
                      <w:rPrChange w:id="2933" w:author="Compte Microsoft" w:date="2026-06-19T09:05:00Z">
                        <w:rPr>
                          <w:ins w:id="2934" w:author="Compte Microsoft" w:date="2026-06-19T08:11:00Z"/>
                          <w:lang w:val="en-US" w:eastAsia="en-US"/>
                        </w:rPr>
                      </w:rPrChange>
                    </w:rPr>
                    <w:pPrChange w:id="2935" w:author="Ir Nicole" w:date="2026-06-19T12:38:00Z">
                      <w:pPr/>
                    </w:pPrChange>
                  </w:pPr>
                </w:p>
              </w:tc>
              <w:tc>
                <w:tcPr>
                  <w:tcW w:w="602" w:type="dxa"/>
                  <w:vAlign w:val="center"/>
                  <w:hideMark/>
                  <w:tcPrChange w:id="2936" w:author="Compte Microsoft" w:date="2026-06-19T08:25:00Z">
                    <w:tcPr>
                      <w:tcW w:w="0" w:type="auto"/>
                      <w:vAlign w:val="center"/>
                      <w:hideMark/>
                    </w:tcPr>
                  </w:tcPrChange>
                </w:tcPr>
                <w:p w14:paraId="73F7C5D3" w14:textId="77777777" w:rsidR="00042CD7" w:rsidRPr="00042CD7" w:rsidRDefault="00042CD7">
                  <w:pPr>
                    <w:ind w:left="360"/>
                    <w:jc w:val="both"/>
                    <w:rPr>
                      <w:ins w:id="2937" w:author="Compte Microsoft" w:date="2026-06-19T08:11:00Z"/>
                      <w:rFonts w:ascii="Times New Roman" w:eastAsia="Times New Roman" w:hAnsi="Times New Roman" w:cs="Times New Roman"/>
                      <w:sz w:val="24"/>
                      <w:szCs w:val="24"/>
                      <w:lang w:val="en-US" w:eastAsia="en-US"/>
                      <w:rPrChange w:id="2938" w:author="Compte Microsoft" w:date="2026-06-19T09:05:00Z">
                        <w:rPr>
                          <w:ins w:id="2939" w:author="Compte Microsoft" w:date="2026-06-19T08:11:00Z"/>
                          <w:lang w:val="en-US" w:eastAsia="en-US"/>
                        </w:rPr>
                      </w:rPrChange>
                    </w:rPr>
                    <w:pPrChange w:id="2940" w:author="Ir Nicole" w:date="2026-06-19T12:38:00Z">
                      <w:pPr/>
                    </w:pPrChange>
                  </w:pPr>
                  <w:ins w:id="2941" w:author="Compte Microsoft" w:date="2026-06-19T08:11:00Z">
                    <w:r w:rsidRPr="00042CD7">
                      <w:rPr>
                        <w:rFonts w:ascii="Times New Roman" w:eastAsia="Times New Roman" w:hAnsi="Times New Roman" w:cs="Times New Roman"/>
                        <w:sz w:val="24"/>
                        <w:szCs w:val="24"/>
                        <w:lang w:val="en-US" w:eastAsia="en-US"/>
                        <w:rPrChange w:id="2942" w:author="Compte Microsoft" w:date="2026-06-19T09:05:00Z">
                          <w:rPr>
                            <w:lang w:val="en-US" w:eastAsia="en-US"/>
                          </w:rPr>
                        </w:rPrChange>
                      </w:rPr>
                      <w:t>R</w:t>
                    </w:r>
                  </w:ins>
                </w:p>
              </w:tc>
              <w:tc>
                <w:tcPr>
                  <w:tcW w:w="347" w:type="dxa"/>
                  <w:vAlign w:val="center"/>
                  <w:hideMark/>
                  <w:tcPrChange w:id="2943" w:author="Compte Microsoft" w:date="2026-06-19T08:25:00Z">
                    <w:tcPr>
                      <w:tcW w:w="0" w:type="auto"/>
                      <w:vAlign w:val="center"/>
                      <w:hideMark/>
                    </w:tcPr>
                  </w:tcPrChange>
                </w:tcPr>
                <w:p w14:paraId="036D2D50" w14:textId="77777777" w:rsidR="00042CD7" w:rsidRPr="00042CD7" w:rsidRDefault="00042CD7">
                  <w:pPr>
                    <w:ind w:left="360"/>
                    <w:jc w:val="both"/>
                    <w:rPr>
                      <w:ins w:id="2944" w:author="Compte Microsoft" w:date="2026-06-19T08:11:00Z"/>
                      <w:rFonts w:ascii="Times New Roman" w:eastAsia="Times New Roman" w:hAnsi="Times New Roman" w:cs="Times New Roman"/>
                      <w:sz w:val="24"/>
                      <w:szCs w:val="24"/>
                      <w:lang w:val="en-US" w:eastAsia="en-US"/>
                      <w:rPrChange w:id="2945" w:author="Compte Microsoft" w:date="2026-06-19T09:05:00Z">
                        <w:rPr>
                          <w:ins w:id="2946" w:author="Compte Microsoft" w:date="2026-06-19T08:11:00Z"/>
                          <w:lang w:val="en-US" w:eastAsia="en-US"/>
                        </w:rPr>
                      </w:rPrChange>
                    </w:rPr>
                    <w:pPrChange w:id="2947" w:author="Ir Nicole" w:date="2026-06-19T12:38:00Z">
                      <w:pPr/>
                    </w:pPrChange>
                  </w:pPr>
                  <w:ins w:id="2948" w:author="Compte Microsoft" w:date="2026-06-19T08:11:00Z">
                    <w:r w:rsidRPr="00042CD7">
                      <w:rPr>
                        <w:rFonts w:ascii="Times New Roman" w:eastAsia="Times New Roman" w:hAnsi="Times New Roman" w:cs="Times New Roman"/>
                        <w:sz w:val="24"/>
                        <w:szCs w:val="24"/>
                        <w:lang w:val="en-US" w:eastAsia="en-US"/>
                        <w:rPrChange w:id="2949" w:author="Compte Microsoft" w:date="2026-06-19T09:05:00Z">
                          <w:rPr>
                            <w:lang w:val="en-US" w:eastAsia="en-US"/>
                          </w:rPr>
                        </w:rPrChange>
                      </w:rPr>
                      <w:t>I</w:t>
                    </w:r>
                  </w:ins>
                </w:p>
              </w:tc>
              <w:tc>
                <w:tcPr>
                  <w:tcW w:w="602" w:type="dxa"/>
                  <w:vAlign w:val="center"/>
                  <w:hideMark/>
                  <w:tcPrChange w:id="2950" w:author="Compte Microsoft" w:date="2026-06-19T08:25:00Z">
                    <w:tcPr>
                      <w:tcW w:w="0" w:type="auto"/>
                      <w:vAlign w:val="center"/>
                      <w:hideMark/>
                    </w:tcPr>
                  </w:tcPrChange>
                </w:tcPr>
                <w:p w14:paraId="0E6FFAB5" w14:textId="77777777" w:rsidR="00042CD7" w:rsidRPr="00042CD7" w:rsidRDefault="00042CD7">
                  <w:pPr>
                    <w:ind w:left="360"/>
                    <w:jc w:val="both"/>
                    <w:rPr>
                      <w:ins w:id="2951" w:author="Compte Microsoft" w:date="2026-06-19T08:11:00Z"/>
                      <w:rFonts w:ascii="Times New Roman" w:eastAsia="Times New Roman" w:hAnsi="Times New Roman" w:cs="Times New Roman"/>
                      <w:sz w:val="24"/>
                      <w:szCs w:val="24"/>
                      <w:lang w:val="en-US" w:eastAsia="en-US"/>
                      <w:rPrChange w:id="2952" w:author="Compte Microsoft" w:date="2026-06-19T09:05:00Z">
                        <w:rPr>
                          <w:ins w:id="2953" w:author="Compte Microsoft" w:date="2026-06-19T08:11:00Z"/>
                          <w:lang w:val="en-US" w:eastAsia="en-US"/>
                        </w:rPr>
                      </w:rPrChange>
                    </w:rPr>
                    <w:pPrChange w:id="2954" w:author="Ir Nicole" w:date="2026-06-19T12:38:00Z">
                      <w:pPr/>
                    </w:pPrChange>
                  </w:pPr>
                  <w:ins w:id="2955" w:author="Compte Microsoft" w:date="2026-06-19T08:11:00Z">
                    <w:r w:rsidRPr="00042CD7">
                      <w:rPr>
                        <w:rFonts w:ascii="Times New Roman" w:eastAsia="Times New Roman" w:hAnsi="Times New Roman" w:cs="Times New Roman"/>
                        <w:sz w:val="24"/>
                        <w:szCs w:val="24"/>
                        <w:lang w:val="en-US" w:eastAsia="en-US"/>
                        <w:rPrChange w:id="2956" w:author="Compte Microsoft" w:date="2026-06-19T09:05:00Z">
                          <w:rPr>
                            <w:lang w:val="en-US" w:eastAsia="en-US"/>
                          </w:rPr>
                        </w:rPrChange>
                      </w:rPr>
                      <w:t>C</w:t>
                    </w:r>
                  </w:ins>
                </w:p>
              </w:tc>
              <w:tc>
                <w:tcPr>
                  <w:tcW w:w="602" w:type="dxa"/>
                  <w:vAlign w:val="center"/>
                  <w:hideMark/>
                  <w:tcPrChange w:id="2957" w:author="Compte Microsoft" w:date="2026-06-19T08:25:00Z">
                    <w:tcPr>
                      <w:tcW w:w="0" w:type="auto"/>
                      <w:vAlign w:val="center"/>
                      <w:hideMark/>
                    </w:tcPr>
                  </w:tcPrChange>
                </w:tcPr>
                <w:p w14:paraId="78F19E68" w14:textId="77777777" w:rsidR="00042CD7" w:rsidRPr="00042CD7" w:rsidRDefault="00042CD7">
                  <w:pPr>
                    <w:ind w:left="360"/>
                    <w:jc w:val="both"/>
                    <w:rPr>
                      <w:ins w:id="2958" w:author="Compte Microsoft" w:date="2026-06-19T08:11:00Z"/>
                      <w:rFonts w:ascii="Times New Roman" w:eastAsia="Times New Roman" w:hAnsi="Times New Roman" w:cs="Times New Roman"/>
                      <w:sz w:val="24"/>
                      <w:szCs w:val="24"/>
                      <w:lang w:val="en-US" w:eastAsia="en-US"/>
                      <w:rPrChange w:id="2959" w:author="Compte Microsoft" w:date="2026-06-19T09:05:00Z">
                        <w:rPr>
                          <w:ins w:id="2960" w:author="Compte Microsoft" w:date="2026-06-19T08:11:00Z"/>
                          <w:lang w:val="en-US" w:eastAsia="en-US"/>
                        </w:rPr>
                      </w:rPrChange>
                    </w:rPr>
                    <w:pPrChange w:id="2961" w:author="Ir Nicole" w:date="2026-06-19T12:38:00Z">
                      <w:pPr/>
                    </w:pPrChange>
                  </w:pPr>
                  <w:ins w:id="2962" w:author="Compte Microsoft" w:date="2026-06-19T08:11:00Z">
                    <w:r w:rsidRPr="00042CD7">
                      <w:rPr>
                        <w:rFonts w:ascii="Times New Roman" w:eastAsia="Times New Roman" w:hAnsi="Times New Roman" w:cs="Times New Roman"/>
                        <w:sz w:val="24"/>
                        <w:szCs w:val="24"/>
                        <w:lang w:val="en-US" w:eastAsia="en-US"/>
                        <w:rPrChange w:id="2963" w:author="Compte Microsoft" w:date="2026-06-19T09:05:00Z">
                          <w:rPr>
                            <w:lang w:val="en-US" w:eastAsia="en-US"/>
                          </w:rPr>
                        </w:rPrChange>
                      </w:rPr>
                      <w:t>C</w:t>
                    </w:r>
                  </w:ins>
                </w:p>
              </w:tc>
              <w:tc>
                <w:tcPr>
                  <w:tcW w:w="347" w:type="dxa"/>
                  <w:vAlign w:val="center"/>
                  <w:hideMark/>
                  <w:tcPrChange w:id="2964" w:author="Compte Microsoft" w:date="2026-06-19T08:25:00Z">
                    <w:tcPr>
                      <w:tcW w:w="0" w:type="auto"/>
                      <w:vAlign w:val="center"/>
                      <w:hideMark/>
                    </w:tcPr>
                  </w:tcPrChange>
                </w:tcPr>
                <w:p w14:paraId="685705DF" w14:textId="77777777" w:rsidR="00042CD7" w:rsidRPr="00042CD7" w:rsidRDefault="00042CD7">
                  <w:pPr>
                    <w:ind w:left="360"/>
                    <w:jc w:val="both"/>
                    <w:rPr>
                      <w:ins w:id="2965" w:author="Compte Microsoft" w:date="2026-06-19T08:11:00Z"/>
                      <w:rFonts w:ascii="Times New Roman" w:eastAsia="Times New Roman" w:hAnsi="Times New Roman" w:cs="Times New Roman"/>
                      <w:sz w:val="24"/>
                      <w:szCs w:val="24"/>
                      <w:lang w:val="en-US" w:eastAsia="en-US"/>
                      <w:rPrChange w:id="2966" w:author="Compte Microsoft" w:date="2026-06-19T09:05:00Z">
                        <w:rPr>
                          <w:ins w:id="2967" w:author="Compte Microsoft" w:date="2026-06-19T08:11:00Z"/>
                          <w:lang w:val="en-US" w:eastAsia="en-US"/>
                        </w:rPr>
                      </w:rPrChange>
                    </w:rPr>
                    <w:pPrChange w:id="2968" w:author="Ir Nicole" w:date="2026-06-19T12:38:00Z">
                      <w:pPr/>
                    </w:pPrChange>
                  </w:pPr>
                  <w:ins w:id="2969" w:author="Compte Microsoft" w:date="2026-06-19T08:11:00Z">
                    <w:r w:rsidRPr="00042CD7">
                      <w:rPr>
                        <w:rFonts w:ascii="Times New Roman" w:eastAsia="Times New Roman" w:hAnsi="Times New Roman" w:cs="Times New Roman"/>
                        <w:sz w:val="24"/>
                        <w:szCs w:val="24"/>
                        <w:lang w:val="en-US" w:eastAsia="en-US"/>
                        <w:rPrChange w:id="2970" w:author="Compte Microsoft" w:date="2026-06-19T09:05:00Z">
                          <w:rPr>
                            <w:lang w:val="en-US" w:eastAsia="en-US"/>
                          </w:rPr>
                        </w:rPrChange>
                      </w:rPr>
                      <w:t>I</w:t>
                    </w:r>
                  </w:ins>
                </w:p>
              </w:tc>
              <w:tc>
                <w:tcPr>
                  <w:tcW w:w="347" w:type="dxa"/>
                  <w:vAlign w:val="center"/>
                  <w:hideMark/>
                  <w:tcPrChange w:id="2971" w:author="Compte Microsoft" w:date="2026-06-19T08:25:00Z">
                    <w:tcPr>
                      <w:tcW w:w="0" w:type="auto"/>
                      <w:vAlign w:val="center"/>
                      <w:hideMark/>
                    </w:tcPr>
                  </w:tcPrChange>
                </w:tcPr>
                <w:p w14:paraId="6D893338" w14:textId="77777777" w:rsidR="00042CD7" w:rsidRPr="00042CD7" w:rsidRDefault="00042CD7">
                  <w:pPr>
                    <w:ind w:left="360"/>
                    <w:jc w:val="both"/>
                    <w:rPr>
                      <w:ins w:id="2972" w:author="Compte Microsoft" w:date="2026-06-19T08:11:00Z"/>
                      <w:rFonts w:ascii="Times New Roman" w:eastAsia="Times New Roman" w:hAnsi="Times New Roman" w:cs="Times New Roman"/>
                      <w:sz w:val="24"/>
                      <w:szCs w:val="24"/>
                      <w:lang w:val="en-US" w:eastAsia="en-US"/>
                      <w:rPrChange w:id="2973" w:author="Compte Microsoft" w:date="2026-06-19T09:05:00Z">
                        <w:rPr>
                          <w:ins w:id="2974" w:author="Compte Microsoft" w:date="2026-06-19T08:11:00Z"/>
                          <w:lang w:val="en-US" w:eastAsia="en-US"/>
                        </w:rPr>
                      </w:rPrChange>
                    </w:rPr>
                    <w:pPrChange w:id="2975" w:author="Ir Nicole" w:date="2026-06-19T12:38:00Z">
                      <w:pPr/>
                    </w:pPrChange>
                  </w:pPr>
                  <w:ins w:id="2976" w:author="Compte Microsoft" w:date="2026-06-19T08:11:00Z">
                    <w:r w:rsidRPr="00042CD7">
                      <w:rPr>
                        <w:rFonts w:ascii="Times New Roman" w:eastAsia="Times New Roman" w:hAnsi="Times New Roman" w:cs="Times New Roman"/>
                        <w:sz w:val="24"/>
                        <w:szCs w:val="24"/>
                        <w:lang w:val="en-US" w:eastAsia="en-US"/>
                        <w:rPrChange w:id="2977" w:author="Compte Microsoft" w:date="2026-06-19T09:05:00Z">
                          <w:rPr>
                            <w:lang w:val="en-US" w:eastAsia="en-US"/>
                          </w:rPr>
                        </w:rPrChange>
                      </w:rPr>
                      <w:t>I</w:t>
                    </w:r>
                  </w:ins>
                </w:p>
              </w:tc>
            </w:tr>
          </w:tbl>
          <w:p w14:paraId="7774CBF8" w14:textId="77777777" w:rsidR="00042CD7" w:rsidRPr="00042CD7" w:rsidRDefault="00042CD7">
            <w:pPr>
              <w:jc w:val="both"/>
              <w:rPr>
                <w:ins w:id="2978" w:author="Compte Microsoft" w:date="2026-06-19T08:08:00Z"/>
                <w:sz w:val="24"/>
                <w:szCs w:val="24"/>
                <w:rPrChange w:id="2979" w:author="Compte Microsoft" w:date="2026-06-19T09:05:00Z">
                  <w:rPr>
                    <w:ins w:id="2980" w:author="Compte Microsoft" w:date="2026-06-19T08:08:00Z"/>
                  </w:rPr>
                </w:rPrChange>
              </w:rPr>
              <w:pPrChange w:id="2981" w:author="Ir Nicole" w:date="2026-06-19T12:38:00Z">
                <w:pPr/>
              </w:pPrChange>
            </w:pPr>
          </w:p>
        </w:tc>
        <w:tc>
          <w:tcPr>
            <w:tcW w:w="1701" w:type="dxa"/>
            <w:tcPrChange w:id="2982" w:author="Ir Nicole" w:date="2026-06-19T10:34:00Z">
              <w:tcPr>
                <w:tcW w:w="1701" w:type="dxa"/>
                <w:gridSpan w:val="2"/>
              </w:tcPr>
            </w:tcPrChange>
          </w:tcPr>
          <w:p w14:paraId="56C1D238" w14:textId="09FF4D4A" w:rsidR="00042CD7" w:rsidRPr="00042CD7" w:rsidRDefault="007635E6">
            <w:pPr>
              <w:ind w:left="360"/>
              <w:jc w:val="both"/>
              <w:rPr>
                <w:ins w:id="2983" w:author="Compte Microsoft" w:date="2026-06-19T08:08:00Z"/>
                <w:sz w:val="24"/>
                <w:szCs w:val="24"/>
                <w:rPrChange w:id="2984" w:author="Compte Microsoft" w:date="2026-06-19T09:05:00Z">
                  <w:rPr>
                    <w:ins w:id="2985" w:author="Compte Microsoft" w:date="2026-06-19T08:08:00Z"/>
                  </w:rPr>
                </w:rPrChange>
              </w:rPr>
              <w:pPrChange w:id="2986" w:author="Ir Nicole" w:date="2026-06-19T12:38:00Z">
                <w:pPr/>
              </w:pPrChange>
            </w:pPr>
            <w:ins w:id="2987" w:author="Compte Microsoft" w:date="2026-06-19T09:05:00Z">
              <w:r>
                <w:rPr>
                  <w:sz w:val="24"/>
                  <w:szCs w:val="24"/>
                </w:rPr>
                <w:t>A</w:t>
              </w:r>
            </w:ins>
          </w:p>
        </w:tc>
        <w:tc>
          <w:tcPr>
            <w:tcW w:w="1701" w:type="dxa"/>
            <w:tcPrChange w:id="2988" w:author="Ir Nicole" w:date="2026-06-19T10:34:00Z">
              <w:tcPr>
                <w:tcW w:w="1559" w:type="dxa"/>
                <w:gridSpan w:val="2"/>
              </w:tcPr>
            </w:tcPrChange>
          </w:tcPr>
          <w:p w14:paraId="64AA8230" w14:textId="4AB23341" w:rsidR="00042CD7" w:rsidRPr="00042CD7" w:rsidRDefault="00042CD7">
            <w:pPr>
              <w:jc w:val="both"/>
              <w:rPr>
                <w:ins w:id="2989" w:author="Compte Microsoft" w:date="2026-06-19T08:08:00Z"/>
                <w:sz w:val="24"/>
                <w:szCs w:val="24"/>
                <w:rPrChange w:id="2990" w:author="Compte Microsoft" w:date="2026-06-19T09:05:00Z">
                  <w:rPr>
                    <w:ins w:id="2991" w:author="Compte Microsoft" w:date="2026-06-19T08:08:00Z"/>
                  </w:rPr>
                </w:rPrChange>
              </w:rPr>
              <w:pPrChange w:id="2992" w:author="Ir Nicole" w:date="2026-06-19T12:38:00Z">
                <w:pPr/>
              </w:pPrChange>
            </w:pPr>
            <w:ins w:id="2993" w:author="Compte Microsoft" w:date="2026-06-19T09:02:00Z">
              <w:r w:rsidRPr="00042CD7">
                <w:rPr>
                  <w:sz w:val="24"/>
                  <w:szCs w:val="24"/>
                  <w:rPrChange w:id="2994" w:author="Compte Microsoft" w:date="2026-06-19T09:05:00Z">
                    <w:rPr/>
                  </w:rPrChange>
                </w:rPr>
                <w:t>R</w:t>
              </w:r>
            </w:ins>
          </w:p>
        </w:tc>
        <w:tc>
          <w:tcPr>
            <w:tcW w:w="1276" w:type="dxa"/>
            <w:tcPrChange w:id="2995" w:author="Ir Nicole" w:date="2026-06-19T10:34:00Z">
              <w:tcPr>
                <w:tcW w:w="1276" w:type="dxa"/>
                <w:gridSpan w:val="2"/>
              </w:tcPr>
            </w:tcPrChange>
          </w:tcPr>
          <w:p w14:paraId="7C514F17" w14:textId="7635457A" w:rsidR="00042CD7" w:rsidRPr="00042CD7" w:rsidRDefault="00F30ABC">
            <w:pPr>
              <w:ind w:left="360"/>
              <w:jc w:val="both"/>
              <w:rPr>
                <w:ins w:id="2996" w:author="Compte Microsoft" w:date="2026-06-19T08:08:00Z"/>
                <w:sz w:val="24"/>
                <w:szCs w:val="24"/>
                <w:rPrChange w:id="2997" w:author="Compte Microsoft" w:date="2026-06-19T09:05:00Z">
                  <w:rPr>
                    <w:ins w:id="2998" w:author="Compte Microsoft" w:date="2026-06-19T08:08:00Z"/>
                  </w:rPr>
                </w:rPrChange>
              </w:rPr>
              <w:pPrChange w:id="2999" w:author="Ir Nicole" w:date="2026-06-19T12:38:00Z">
                <w:pPr/>
              </w:pPrChange>
            </w:pPr>
            <w:ins w:id="3000" w:author="Ir Nicole" w:date="2026-06-19T10:17:00Z">
              <w:r>
                <w:rPr>
                  <w:sz w:val="24"/>
                  <w:szCs w:val="24"/>
                </w:rPr>
                <w:t>A</w:t>
              </w:r>
            </w:ins>
          </w:p>
        </w:tc>
        <w:tc>
          <w:tcPr>
            <w:tcW w:w="1559" w:type="dxa"/>
            <w:tcPrChange w:id="3001" w:author="Ir Nicole" w:date="2026-06-19T10:34:00Z">
              <w:tcPr>
                <w:tcW w:w="1418" w:type="dxa"/>
                <w:gridSpan w:val="2"/>
              </w:tcPr>
            </w:tcPrChange>
          </w:tcPr>
          <w:p w14:paraId="56541586" w14:textId="412C3D4F" w:rsidR="00042CD7" w:rsidRPr="00042CD7" w:rsidRDefault="00F30ABC">
            <w:pPr>
              <w:ind w:left="360"/>
              <w:jc w:val="both"/>
              <w:rPr>
                <w:ins w:id="3002" w:author="Compte Microsoft" w:date="2026-06-19T08:08:00Z"/>
                <w:sz w:val="24"/>
                <w:szCs w:val="24"/>
                <w:rPrChange w:id="3003" w:author="Compte Microsoft" w:date="2026-06-19T09:05:00Z">
                  <w:rPr>
                    <w:ins w:id="3004" w:author="Compte Microsoft" w:date="2026-06-19T08:08:00Z"/>
                  </w:rPr>
                </w:rPrChange>
              </w:rPr>
              <w:pPrChange w:id="3005" w:author="Ir Nicole" w:date="2026-06-19T12:38:00Z">
                <w:pPr/>
              </w:pPrChange>
            </w:pPr>
            <w:ins w:id="3006" w:author="Ir Nicole" w:date="2026-06-19T10:21:00Z">
              <w:r>
                <w:rPr>
                  <w:sz w:val="24"/>
                  <w:szCs w:val="24"/>
                </w:rPr>
                <w:t>I</w:t>
              </w:r>
            </w:ins>
          </w:p>
        </w:tc>
        <w:tc>
          <w:tcPr>
            <w:tcW w:w="1134" w:type="dxa"/>
            <w:tcPrChange w:id="3007" w:author="Ir Nicole" w:date="2026-06-19T10:34:00Z">
              <w:tcPr>
                <w:tcW w:w="708" w:type="dxa"/>
              </w:tcPr>
            </w:tcPrChange>
          </w:tcPr>
          <w:p w14:paraId="72CA8C5E" w14:textId="6B6BEAC8" w:rsidR="00042CD7" w:rsidRPr="00042CD7" w:rsidRDefault="00F30ABC">
            <w:pPr>
              <w:ind w:left="360"/>
              <w:jc w:val="both"/>
              <w:rPr>
                <w:ins w:id="3008" w:author="Compte Microsoft" w:date="2026-06-19T08:08:00Z"/>
                <w:sz w:val="24"/>
                <w:szCs w:val="24"/>
                <w:rPrChange w:id="3009" w:author="Compte Microsoft" w:date="2026-06-19T09:05:00Z">
                  <w:rPr>
                    <w:ins w:id="3010" w:author="Compte Microsoft" w:date="2026-06-19T08:08:00Z"/>
                  </w:rPr>
                </w:rPrChange>
              </w:rPr>
              <w:pPrChange w:id="3011" w:author="Ir Nicole" w:date="2026-06-19T12:38:00Z">
                <w:pPr/>
              </w:pPrChange>
            </w:pPr>
            <w:ins w:id="3012" w:author="Ir Nicole" w:date="2026-06-19T10:22:00Z">
              <w:r>
                <w:rPr>
                  <w:sz w:val="24"/>
                  <w:szCs w:val="24"/>
                </w:rPr>
                <w:t>C/A</w:t>
              </w:r>
            </w:ins>
          </w:p>
        </w:tc>
        <w:tc>
          <w:tcPr>
            <w:tcW w:w="1276" w:type="dxa"/>
            <w:tcPrChange w:id="3013" w:author="Ir Nicole" w:date="2026-06-19T10:34:00Z">
              <w:tcPr>
                <w:tcW w:w="708" w:type="dxa"/>
                <w:gridSpan w:val="2"/>
              </w:tcPr>
            </w:tcPrChange>
          </w:tcPr>
          <w:p w14:paraId="220B039F" w14:textId="21040B78" w:rsidR="00042CD7" w:rsidRPr="00042CD7" w:rsidRDefault="00254426">
            <w:pPr>
              <w:ind w:left="360"/>
              <w:jc w:val="both"/>
              <w:rPr>
                <w:ins w:id="3014" w:author="Compte Microsoft" w:date="2026-06-19T08:56:00Z"/>
                <w:sz w:val="24"/>
                <w:szCs w:val="24"/>
                <w:rPrChange w:id="3015" w:author="Compte Microsoft" w:date="2026-06-19T09:05:00Z">
                  <w:rPr>
                    <w:ins w:id="3016" w:author="Compte Microsoft" w:date="2026-06-19T08:56:00Z"/>
                  </w:rPr>
                </w:rPrChange>
              </w:rPr>
              <w:pPrChange w:id="3017" w:author="Ir Nicole" w:date="2026-06-19T12:38:00Z">
                <w:pPr/>
              </w:pPrChange>
            </w:pPr>
            <w:ins w:id="3018" w:author="Ir Nicole" w:date="2026-06-19T10:32:00Z">
              <w:r>
                <w:rPr>
                  <w:sz w:val="24"/>
                  <w:szCs w:val="24"/>
                </w:rPr>
                <w:t>C</w:t>
              </w:r>
            </w:ins>
          </w:p>
        </w:tc>
      </w:tr>
      <w:tr w:rsidR="00042CD7" w:rsidRPr="00042CD7" w14:paraId="5AB78BE8" w14:textId="0777BD95" w:rsidTr="00254426">
        <w:trPr>
          <w:ins w:id="3019" w:author="Compte Microsoft" w:date="2026-06-19T08:08:00Z"/>
          <w:trPrChange w:id="3020" w:author="Ir Nicole" w:date="2026-06-19T10:34:00Z">
            <w:trPr>
              <w:gridBefore w:val="1"/>
              <w:gridAfter w:val="0"/>
            </w:trPr>
          </w:trPrChange>
        </w:trPr>
        <w:tc>
          <w:tcPr>
            <w:tcW w:w="2269" w:type="dxa"/>
            <w:tcPrChange w:id="3021" w:author="Ir Nicole" w:date="2026-06-19T10:34:00Z">
              <w:tcPr>
                <w:tcW w:w="2269" w:type="dxa"/>
                <w:gridSpan w:val="2"/>
              </w:tcPr>
            </w:tcPrChange>
          </w:tcPr>
          <w:p w14:paraId="78D9B5D9" w14:textId="5998A39A" w:rsidR="00042CD7" w:rsidRPr="00042CD7" w:rsidRDefault="00042CD7">
            <w:pPr>
              <w:ind w:left="360"/>
              <w:jc w:val="both"/>
              <w:rPr>
                <w:ins w:id="3022" w:author="Compte Microsoft" w:date="2026-06-19T08:08:00Z"/>
                <w:sz w:val="24"/>
                <w:szCs w:val="24"/>
                <w:rPrChange w:id="3023" w:author="Compte Microsoft" w:date="2026-06-19T09:05:00Z">
                  <w:rPr>
                    <w:ins w:id="3024" w:author="Compte Microsoft" w:date="2026-06-19T08:08:00Z"/>
                  </w:rPr>
                </w:rPrChange>
              </w:rPr>
              <w:pPrChange w:id="3025" w:author="Ir Nicole" w:date="2026-06-19T12:38:00Z">
                <w:pPr/>
              </w:pPrChange>
            </w:pPr>
            <w:ins w:id="3026" w:author="Compte Microsoft" w:date="2026-06-19T08:13:00Z">
              <w:r w:rsidRPr="00042CD7">
                <w:rPr>
                  <w:rFonts w:ascii="Times New Roman" w:eastAsia="Times New Roman" w:hAnsi="Times New Roman" w:cs="Times New Roman"/>
                  <w:sz w:val="24"/>
                  <w:szCs w:val="24"/>
                  <w:lang w:eastAsia="en-US"/>
                  <w:rPrChange w:id="3027" w:author="Compte Microsoft" w:date="2026-06-19T09:05:00Z">
                    <w:rPr>
                      <w:lang w:eastAsia="en-US"/>
                    </w:rPr>
                  </w:rPrChange>
                </w:rPr>
                <w:t xml:space="preserve">Conception </w:t>
              </w:r>
            </w:ins>
            <w:ins w:id="3028" w:author="Compte Microsoft" w:date="2026-06-19T08:42:00Z">
              <w:r w:rsidRPr="00042CD7">
                <w:rPr>
                  <w:rFonts w:ascii="Times New Roman" w:eastAsia="Times New Roman" w:hAnsi="Times New Roman" w:cs="Times New Roman"/>
                  <w:sz w:val="24"/>
                  <w:szCs w:val="24"/>
                  <w:lang w:eastAsia="en-US"/>
                  <w:rPrChange w:id="3029" w:author="Compte Microsoft" w:date="2026-06-19T09:05:00Z">
                    <w:rPr>
                      <w:lang w:eastAsia="en-US"/>
                    </w:rPr>
                  </w:rPrChange>
                </w:rPr>
                <w:t xml:space="preserve">(General et </w:t>
              </w:r>
              <w:del w:id="3030" w:author="Ir Nicole" w:date="2026-06-19T12:46:00Z">
                <w:r w:rsidRPr="00042CD7" w:rsidDel="0077156E">
                  <w:rPr>
                    <w:rFonts w:ascii="Times New Roman" w:eastAsia="Times New Roman" w:hAnsi="Times New Roman" w:cs="Times New Roman"/>
                    <w:sz w:val="24"/>
                    <w:szCs w:val="24"/>
                    <w:lang w:eastAsia="en-US"/>
                    <w:rPrChange w:id="3031" w:author="Compte Microsoft" w:date="2026-06-19T09:05:00Z">
                      <w:rPr>
                        <w:lang w:eastAsia="en-US"/>
                      </w:rPr>
                    </w:rPrChange>
                  </w:rPr>
                  <w:delText>detaille</w:delText>
                </w:r>
              </w:del>
            </w:ins>
            <w:ins w:id="3032" w:author="Ir Nicole" w:date="2026-06-19T12:46:00Z">
              <w:r w:rsidR="0077156E" w:rsidRPr="0077156E">
                <w:rPr>
                  <w:rFonts w:ascii="Times New Roman" w:eastAsia="Times New Roman" w:hAnsi="Times New Roman" w:cs="Times New Roman"/>
                  <w:sz w:val="24"/>
                  <w:szCs w:val="24"/>
                  <w:lang w:eastAsia="en-US"/>
                </w:rPr>
                <w:t>détaille</w:t>
              </w:r>
            </w:ins>
            <w:ins w:id="3033" w:author="Compte Microsoft" w:date="2026-06-19T08:42:00Z">
              <w:r w:rsidRPr="00042CD7">
                <w:rPr>
                  <w:rFonts w:ascii="Times New Roman" w:eastAsia="Times New Roman" w:hAnsi="Times New Roman" w:cs="Times New Roman"/>
                  <w:sz w:val="24"/>
                  <w:szCs w:val="24"/>
                  <w:lang w:eastAsia="en-US"/>
                  <w:rPrChange w:id="3034" w:author="Compte Microsoft" w:date="2026-06-19T09:05:00Z">
                    <w:rPr>
                      <w:lang w:eastAsia="en-US"/>
                    </w:rPr>
                  </w:rPrChange>
                </w:rPr>
                <w:t>)</w:t>
              </w:r>
            </w:ins>
          </w:p>
        </w:tc>
        <w:tc>
          <w:tcPr>
            <w:tcW w:w="1701" w:type="dxa"/>
            <w:tcPrChange w:id="3035" w:author="Ir Nicole" w:date="2026-06-19T10:34:00Z">
              <w:tcPr>
                <w:tcW w:w="1701" w:type="dxa"/>
                <w:gridSpan w:val="2"/>
              </w:tcPr>
            </w:tcPrChange>
          </w:tcPr>
          <w:p w14:paraId="532235D9" w14:textId="2244D545" w:rsidR="00042CD7" w:rsidRPr="00042CD7" w:rsidRDefault="007635E6">
            <w:pPr>
              <w:ind w:left="360"/>
              <w:jc w:val="both"/>
              <w:rPr>
                <w:ins w:id="3036" w:author="Compte Microsoft" w:date="2026-06-19T08:08:00Z"/>
                <w:sz w:val="24"/>
                <w:szCs w:val="24"/>
                <w:rPrChange w:id="3037" w:author="Compte Microsoft" w:date="2026-06-19T09:05:00Z">
                  <w:rPr>
                    <w:ins w:id="3038" w:author="Compte Microsoft" w:date="2026-06-19T08:08:00Z"/>
                  </w:rPr>
                </w:rPrChange>
              </w:rPr>
              <w:pPrChange w:id="3039" w:author="Ir Nicole" w:date="2026-06-19T12:38:00Z">
                <w:pPr/>
              </w:pPrChange>
            </w:pPr>
            <w:ins w:id="3040" w:author="Compte Microsoft" w:date="2026-06-19T09:05:00Z">
              <w:r>
                <w:rPr>
                  <w:sz w:val="24"/>
                  <w:szCs w:val="24"/>
                </w:rPr>
                <w:t>A</w:t>
              </w:r>
            </w:ins>
          </w:p>
        </w:tc>
        <w:tc>
          <w:tcPr>
            <w:tcW w:w="1701" w:type="dxa"/>
            <w:tcPrChange w:id="3041" w:author="Ir Nicole" w:date="2026-06-19T10:34:00Z">
              <w:tcPr>
                <w:tcW w:w="1559" w:type="dxa"/>
                <w:gridSpan w:val="2"/>
              </w:tcPr>
            </w:tcPrChange>
          </w:tcPr>
          <w:p w14:paraId="6278B4F3" w14:textId="2EBAE200" w:rsidR="00042CD7" w:rsidRPr="00042CD7" w:rsidRDefault="007635E6">
            <w:pPr>
              <w:ind w:left="360"/>
              <w:jc w:val="both"/>
              <w:rPr>
                <w:ins w:id="3042" w:author="Compte Microsoft" w:date="2026-06-19T08:08:00Z"/>
                <w:sz w:val="24"/>
                <w:szCs w:val="24"/>
                <w:rPrChange w:id="3043" w:author="Compte Microsoft" w:date="2026-06-19T09:05:00Z">
                  <w:rPr>
                    <w:ins w:id="3044" w:author="Compte Microsoft" w:date="2026-06-19T08:08:00Z"/>
                  </w:rPr>
                </w:rPrChange>
              </w:rPr>
              <w:pPrChange w:id="3045" w:author="Ir Nicole" w:date="2026-06-19T12:38:00Z">
                <w:pPr/>
              </w:pPrChange>
            </w:pPr>
            <w:ins w:id="3046" w:author="Compte Microsoft" w:date="2026-06-19T09:06:00Z">
              <w:r>
                <w:rPr>
                  <w:sz w:val="24"/>
                  <w:szCs w:val="24"/>
                </w:rPr>
                <w:t>R</w:t>
              </w:r>
            </w:ins>
          </w:p>
        </w:tc>
        <w:tc>
          <w:tcPr>
            <w:tcW w:w="1276" w:type="dxa"/>
            <w:tcPrChange w:id="3047" w:author="Ir Nicole" w:date="2026-06-19T10:34:00Z">
              <w:tcPr>
                <w:tcW w:w="1276" w:type="dxa"/>
                <w:gridSpan w:val="2"/>
              </w:tcPr>
            </w:tcPrChange>
          </w:tcPr>
          <w:p w14:paraId="4BC2B66D" w14:textId="2F716719" w:rsidR="00042CD7" w:rsidRPr="00042CD7" w:rsidRDefault="00F30ABC">
            <w:pPr>
              <w:ind w:left="360"/>
              <w:jc w:val="both"/>
              <w:rPr>
                <w:ins w:id="3048" w:author="Compte Microsoft" w:date="2026-06-19T08:08:00Z"/>
                <w:sz w:val="24"/>
                <w:szCs w:val="24"/>
                <w:rPrChange w:id="3049" w:author="Compte Microsoft" w:date="2026-06-19T09:05:00Z">
                  <w:rPr>
                    <w:ins w:id="3050" w:author="Compte Microsoft" w:date="2026-06-19T08:08:00Z"/>
                  </w:rPr>
                </w:rPrChange>
              </w:rPr>
              <w:pPrChange w:id="3051" w:author="Ir Nicole" w:date="2026-06-19T12:38:00Z">
                <w:pPr/>
              </w:pPrChange>
            </w:pPr>
            <w:ins w:id="3052" w:author="Ir Nicole" w:date="2026-06-19T10:18:00Z">
              <w:r>
                <w:rPr>
                  <w:sz w:val="24"/>
                  <w:szCs w:val="24"/>
                </w:rPr>
                <w:t>I</w:t>
              </w:r>
            </w:ins>
          </w:p>
        </w:tc>
        <w:tc>
          <w:tcPr>
            <w:tcW w:w="1559" w:type="dxa"/>
            <w:tcPrChange w:id="3053" w:author="Ir Nicole" w:date="2026-06-19T10:34:00Z">
              <w:tcPr>
                <w:tcW w:w="1418" w:type="dxa"/>
                <w:gridSpan w:val="2"/>
              </w:tcPr>
            </w:tcPrChange>
          </w:tcPr>
          <w:p w14:paraId="07DD5FDF" w14:textId="7E33112E" w:rsidR="00042CD7" w:rsidRPr="00042CD7" w:rsidRDefault="00F30ABC">
            <w:pPr>
              <w:ind w:left="360"/>
              <w:jc w:val="both"/>
              <w:rPr>
                <w:ins w:id="3054" w:author="Compte Microsoft" w:date="2026-06-19T08:08:00Z"/>
                <w:sz w:val="24"/>
                <w:szCs w:val="24"/>
                <w:rPrChange w:id="3055" w:author="Compte Microsoft" w:date="2026-06-19T09:05:00Z">
                  <w:rPr>
                    <w:ins w:id="3056" w:author="Compte Microsoft" w:date="2026-06-19T08:08:00Z"/>
                  </w:rPr>
                </w:rPrChange>
              </w:rPr>
              <w:pPrChange w:id="3057" w:author="Ir Nicole" w:date="2026-06-19T12:38:00Z">
                <w:pPr/>
              </w:pPrChange>
            </w:pPr>
            <w:ins w:id="3058" w:author="Ir Nicole" w:date="2026-06-19T10:21:00Z">
              <w:r>
                <w:rPr>
                  <w:sz w:val="24"/>
                  <w:szCs w:val="24"/>
                </w:rPr>
                <w:t>I</w:t>
              </w:r>
            </w:ins>
          </w:p>
        </w:tc>
        <w:tc>
          <w:tcPr>
            <w:tcW w:w="1134" w:type="dxa"/>
            <w:tcPrChange w:id="3059" w:author="Ir Nicole" w:date="2026-06-19T10:34:00Z">
              <w:tcPr>
                <w:tcW w:w="708" w:type="dxa"/>
              </w:tcPr>
            </w:tcPrChange>
          </w:tcPr>
          <w:p w14:paraId="52B3B38B" w14:textId="09FD2DB3" w:rsidR="00042CD7" w:rsidRPr="00042CD7" w:rsidRDefault="00F30ABC">
            <w:pPr>
              <w:ind w:left="360"/>
              <w:jc w:val="both"/>
              <w:rPr>
                <w:ins w:id="3060" w:author="Compte Microsoft" w:date="2026-06-19T08:08:00Z"/>
                <w:sz w:val="24"/>
                <w:szCs w:val="24"/>
                <w:rPrChange w:id="3061" w:author="Compte Microsoft" w:date="2026-06-19T09:05:00Z">
                  <w:rPr>
                    <w:ins w:id="3062" w:author="Compte Microsoft" w:date="2026-06-19T08:08:00Z"/>
                  </w:rPr>
                </w:rPrChange>
              </w:rPr>
              <w:pPrChange w:id="3063" w:author="Ir Nicole" w:date="2026-06-19T12:38:00Z">
                <w:pPr/>
              </w:pPrChange>
            </w:pPr>
            <w:ins w:id="3064" w:author="Ir Nicole" w:date="2026-06-19T10:23:00Z">
              <w:r>
                <w:rPr>
                  <w:sz w:val="24"/>
                  <w:szCs w:val="24"/>
                </w:rPr>
                <w:t>I</w:t>
              </w:r>
            </w:ins>
          </w:p>
        </w:tc>
        <w:tc>
          <w:tcPr>
            <w:tcW w:w="1276" w:type="dxa"/>
            <w:tcPrChange w:id="3065" w:author="Ir Nicole" w:date="2026-06-19T10:34:00Z">
              <w:tcPr>
                <w:tcW w:w="708" w:type="dxa"/>
                <w:gridSpan w:val="2"/>
              </w:tcPr>
            </w:tcPrChange>
          </w:tcPr>
          <w:p w14:paraId="17B0ADE9" w14:textId="2D3F1719" w:rsidR="00042CD7" w:rsidRPr="00042CD7" w:rsidRDefault="00141003">
            <w:pPr>
              <w:ind w:left="360"/>
              <w:jc w:val="both"/>
              <w:rPr>
                <w:ins w:id="3066" w:author="Compte Microsoft" w:date="2026-06-19T08:56:00Z"/>
                <w:sz w:val="24"/>
                <w:szCs w:val="24"/>
                <w:rPrChange w:id="3067" w:author="Compte Microsoft" w:date="2026-06-19T09:05:00Z">
                  <w:rPr>
                    <w:ins w:id="3068" w:author="Compte Microsoft" w:date="2026-06-19T08:56:00Z"/>
                  </w:rPr>
                </w:rPrChange>
              </w:rPr>
              <w:pPrChange w:id="3069" w:author="Ir Nicole" w:date="2026-06-19T12:38:00Z">
                <w:pPr/>
              </w:pPrChange>
            </w:pPr>
            <w:ins w:id="3070" w:author="Ir Nicole" w:date="2026-06-19T10:07:00Z">
              <w:r>
                <w:rPr>
                  <w:sz w:val="24"/>
                  <w:szCs w:val="24"/>
                </w:rPr>
                <w:t>-</w:t>
              </w:r>
            </w:ins>
          </w:p>
        </w:tc>
      </w:tr>
      <w:tr w:rsidR="00042CD7" w:rsidRPr="00042CD7" w14:paraId="24AC1C10" w14:textId="700C80A2" w:rsidTr="00254426">
        <w:trPr>
          <w:ins w:id="3071" w:author="Compte Microsoft" w:date="2026-06-19T08:08:00Z"/>
          <w:trPrChange w:id="3072" w:author="Ir Nicole" w:date="2026-06-19T10:34:00Z">
            <w:trPr>
              <w:gridBefore w:val="1"/>
              <w:gridAfter w:val="0"/>
            </w:trPr>
          </w:trPrChange>
        </w:trPr>
        <w:tc>
          <w:tcPr>
            <w:tcW w:w="2269" w:type="dxa"/>
            <w:tcPrChange w:id="3073" w:author="Ir Nicole" w:date="2026-06-19T10:34:00Z">
              <w:tcPr>
                <w:tcW w:w="2269" w:type="dxa"/>
                <w:gridSpan w:val="2"/>
              </w:tcPr>
            </w:tcPrChange>
          </w:tcPr>
          <w:p w14:paraId="15B48124" w14:textId="02CA8095" w:rsidR="00042CD7" w:rsidRPr="00042CD7" w:rsidRDefault="00042CD7">
            <w:pPr>
              <w:ind w:left="360"/>
              <w:jc w:val="both"/>
              <w:rPr>
                <w:ins w:id="3074" w:author="Compte Microsoft" w:date="2026-06-19T08:08:00Z"/>
                <w:sz w:val="24"/>
                <w:szCs w:val="24"/>
                <w:rPrChange w:id="3075" w:author="Compte Microsoft" w:date="2026-06-19T09:05:00Z">
                  <w:rPr>
                    <w:ins w:id="3076" w:author="Compte Microsoft" w:date="2026-06-19T08:08:00Z"/>
                  </w:rPr>
                </w:rPrChange>
              </w:rPr>
              <w:pPrChange w:id="3077" w:author="Ir Nicole" w:date="2026-06-19T12:38:00Z">
                <w:pPr/>
              </w:pPrChange>
            </w:pPr>
            <w:proofErr w:type="spellStart"/>
            <w:ins w:id="3078" w:author="Compte Microsoft" w:date="2026-06-19T08:44:00Z">
              <w:r w:rsidRPr="00042CD7">
                <w:rPr>
                  <w:sz w:val="24"/>
                  <w:szCs w:val="24"/>
                  <w:rPrChange w:id="3079" w:author="Compte Microsoft" w:date="2026-06-19T09:05:00Z">
                    <w:rPr/>
                  </w:rPrChange>
                </w:rPr>
                <w:t>Developpement</w:t>
              </w:r>
              <w:proofErr w:type="spellEnd"/>
              <w:r w:rsidRPr="00042CD7">
                <w:rPr>
                  <w:sz w:val="24"/>
                  <w:szCs w:val="24"/>
                  <w:rPrChange w:id="3080" w:author="Compte Microsoft" w:date="2026-06-19T09:05:00Z">
                    <w:rPr/>
                  </w:rPrChange>
                </w:rPr>
                <w:t xml:space="preserve">(test </w:t>
              </w:r>
            </w:ins>
            <w:ins w:id="3081" w:author="Compte Microsoft" w:date="2026-06-19T08:45:00Z">
              <w:r w:rsidRPr="00042CD7">
                <w:rPr>
                  <w:sz w:val="24"/>
                  <w:szCs w:val="24"/>
                  <w:rPrChange w:id="3082" w:author="Compte Microsoft" w:date="2026-06-19T09:05:00Z">
                    <w:rPr/>
                  </w:rPrChange>
                </w:rPr>
                <w:t>unitaire)</w:t>
              </w:r>
            </w:ins>
          </w:p>
        </w:tc>
        <w:tc>
          <w:tcPr>
            <w:tcW w:w="1701" w:type="dxa"/>
            <w:tcPrChange w:id="3083" w:author="Ir Nicole" w:date="2026-06-19T10:34:00Z">
              <w:tcPr>
                <w:tcW w:w="1701" w:type="dxa"/>
                <w:gridSpan w:val="2"/>
              </w:tcPr>
            </w:tcPrChange>
          </w:tcPr>
          <w:p w14:paraId="48CB0BF5" w14:textId="45B6732F" w:rsidR="00042CD7" w:rsidRPr="00042CD7" w:rsidRDefault="007635E6">
            <w:pPr>
              <w:ind w:left="360"/>
              <w:jc w:val="both"/>
              <w:rPr>
                <w:ins w:id="3084" w:author="Compte Microsoft" w:date="2026-06-19T08:08:00Z"/>
                <w:sz w:val="24"/>
                <w:szCs w:val="24"/>
                <w:rPrChange w:id="3085" w:author="Compte Microsoft" w:date="2026-06-19T09:05:00Z">
                  <w:rPr>
                    <w:ins w:id="3086" w:author="Compte Microsoft" w:date="2026-06-19T08:08:00Z"/>
                  </w:rPr>
                </w:rPrChange>
              </w:rPr>
              <w:pPrChange w:id="3087" w:author="Ir Nicole" w:date="2026-06-19T12:38:00Z">
                <w:pPr/>
              </w:pPrChange>
            </w:pPr>
            <w:ins w:id="3088" w:author="Compte Microsoft" w:date="2026-06-19T09:05:00Z">
              <w:r>
                <w:rPr>
                  <w:sz w:val="24"/>
                  <w:szCs w:val="24"/>
                </w:rPr>
                <w:t>A</w:t>
              </w:r>
            </w:ins>
          </w:p>
        </w:tc>
        <w:tc>
          <w:tcPr>
            <w:tcW w:w="1701" w:type="dxa"/>
            <w:tcPrChange w:id="3089" w:author="Ir Nicole" w:date="2026-06-19T10:34:00Z">
              <w:tcPr>
                <w:tcW w:w="1559" w:type="dxa"/>
                <w:gridSpan w:val="2"/>
              </w:tcPr>
            </w:tcPrChange>
          </w:tcPr>
          <w:p w14:paraId="30969397" w14:textId="5F642892" w:rsidR="00042CD7" w:rsidRPr="00042CD7" w:rsidRDefault="00141003">
            <w:pPr>
              <w:ind w:left="360"/>
              <w:jc w:val="both"/>
              <w:rPr>
                <w:ins w:id="3090" w:author="Compte Microsoft" w:date="2026-06-19T08:08:00Z"/>
                <w:sz w:val="24"/>
                <w:szCs w:val="24"/>
                <w:rPrChange w:id="3091" w:author="Compte Microsoft" w:date="2026-06-19T09:05:00Z">
                  <w:rPr>
                    <w:ins w:id="3092" w:author="Compte Microsoft" w:date="2026-06-19T08:08:00Z"/>
                  </w:rPr>
                </w:rPrChange>
              </w:rPr>
              <w:pPrChange w:id="3093" w:author="Ir Nicole" w:date="2026-06-19T12:38:00Z">
                <w:pPr/>
              </w:pPrChange>
            </w:pPr>
            <w:ins w:id="3094" w:author="Ir Nicole" w:date="2026-06-19T10:13:00Z">
              <w:r>
                <w:rPr>
                  <w:sz w:val="24"/>
                  <w:szCs w:val="24"/>
                </w:rPr>
                <w:t>R</w:t>
              </w:r>
            </w:ins>
          </w:p>
        </w:tc>
        <w:tc>
          <w:tcPr>
            <w:tcW w:w="1276" w:type="dxa"/>
            <w:tcPrChange w:id="3095" w:author="Ir Nicole" w:date="2026-06-19T10:34:00Z">
              <w:tcPr>
                <w:tcW w:w="1276" w:type="dxa"/>
                <w:gridSpan w:val="2"/>
              </w:tcPr>
            </w:tcPrChange>
          </w:tcPr>
          <w:p w14:paraId="1BA8DCAD" w14:textId="0B7FA77D" w:rsidR="00042CD7" w:rsidRPr="00042CD7" w:rsidRDefault="00F30ABC">
            <w:pPr>
              <w:ind w:left="360"/>
              <w:jc w:val="both"/>
              <w:rPr>
                <w:ins w:id="3096" w:author="Compte Microsoft" w:date="2026-06-19T08:08:00Z"/>
                <w:sz w:val="24"/>
                <w:szCs w:val="24"/>
                <w:rPrChange w:id="3097" w:author="Compte Microsoft" w:date="2026-06-19T09:05:00Z">
                  <w:rPr>
                    <w:ins w:id="3098" w:author="Compte Microsoft" w:date="2026-06-19T08:08:00Z"/>
                  </w:rPr>
                </w:rPrChange>
              </w:rPr>
              <w:pPrChange w:id="3099" w:author="Ir Nicole" w:date="2026-06-19T12:38:00Z">
                <w:pPr/>
              </w:pPrChange>
            </w:pPr>
            <w:ins w:id="3100" w:author="Ir Nicole" w:date="2026-06-19T10:19:00Z">
              <w:r>
                <w:rPr>
                  <w:sz w:val="24"/>
                  <w:szCs w:val="24"/>
                </w:rPr>
                <w:t>C/I/A</w:t>
              </w:r>
            </w:ins>
          </w:p>
        </w:tc>
        <w:tc>
          <w:tcPr>
            <w:tcW w:w="1559" w:type="dxa"/>
            <w:tcPrChange w:id="3101" w:author="Ir Nicole" w:date="2026-06-19T10:34:00Z">
              <w:tcPr>
                <w:tcW w:w="1418" w:type="dxa"/>
                <w:gridSpan w:val="2"/>
              </w:tcPr>
            </w:tcPrChange>
          </w:tcPr>
          <w:p w14:paraId="3826A400" w14:textId="5D7928E1" w:rsidR="00042CD7" w:rsidRPr="00042CD7" w:rsidRDefault="00F30ABC">
            <w:pPr>
              <w:ind w:left="360"/>
              <w:jc w:val="both"/>
              <w:rPr>
                <w:ins w:id="3102" w:author="Compte Microsoft" w:date="2026-06-19T08:08:00Z"/>
                <w:sz w:val="24"/>
                <w:szCs w:val="24"/>
                <w:rPrChange w:id="3103" w:author="Compte Microsoft" w:date="2026-06-19T09:05:00Z">
                  <w:rPr>
                    <w:ins w:id="3104" w:author="Compte Microsoft" w:date="2026-06-19T08:08:00Z"/>
                  </w:rPr>
                </w:rPrChange>
              </w:rPr>
              <w:pPrChange w:id="3105" w:author="Ir Nicole" w:date="2026-06-19T12:38:00Z">
                <w:pPr/>
              </w:pPrChange>
            </w:pPr>
            <w:ins w:id="3106" w:author="Ir Nicole" w:date="2026-06-19T10:21:00Z">
              <w:r>
                <w:rPr>
                  <w:sz w:val="24"/>
                  <w:szCs w:val="24"/>
                </w:rPr>
                <w:t>I</w:t>
              </w:r>
            </w:ins>
          </w:p>
        </w:tc>
        <w:tc>
          <w:tcPr>
            <w:tcW w:w="1134" w:type="dxa"/>
            <w:tcPrChange w:id="3107" w:author="Ir Nicole" w:date="2026-06-19T10:34:00Z">
              <w:tcPr>
                <w:tcW w:w="708" w:type="dxa"/>
              </w:tcPr>
            </w:tcPrChange>
          </w:tcPr>
          <w:p w14:paraId="3D6E74F5" w14:textId="759E99BF" w:rsidR="00042CD7" w:rsidRPr="00042CD7" w:rsidRDefault="00F30ABC">
            <w:pPr>
              <w:ind w:left="360"/>
              <w:jc w:val="both"/>
              <w:rPr>
                <w:ins w:id="3108" w:author="Compte Microsoft" w:date="2026-06-19T08:08:00Z"/>
                <w:sz w:val="24"/>
                <w:szCs w:val="24"/>
                <w:rPrChange w:id="3109" w:author="Compte Microsoft" w:date="2026-06-19T09:05:00Z">
                  <w:rPr>
                    <w:ins w:id="3110" w:author="Compte Microsoft" w:date="2026-06-19T08:08:00Z"/>
                  </w:rPr>
                </w:rPrChange>
              </w:rPr>
              <w:pPrChange w:id="3111" w:author="Ir Nicole" w:date="2026-06-19T12:38:00Z">
                <w:pPr/>
              </w:pPrChange>
            </w:pPr>
            <w:ins w:id="3112" w:author="Ir Nicole" w:date="2026-06-19T10:23:00Z">
              <w:r>
                <w:rPr>
                  <w:sz w:val="24"/>
                  <w:szCs w:val="24"/>
                </w:rPr>
                <w:t>I/A</w:t>
              </w:r>
            </w:ins>
          </w:p>
        </w:tc>
        <w:tc>
          <w:tcPr>
            <w:tcW w:w="1276" w:type="dxa"/>
            <w:tcPrChange w:id="3113" w:author="Ir Nicole" w:date="2026-06-19T10:34:00Z">
              <w:tcPr>
                <w:tcW w:w="708" w:type="dxa"/>
                <w:gridSpan w:val="2"/>
              </w:tcPr>
            </w:tcPrChange>
          </w:tcPr>
          <w:p w14:paraId="2AAFC183" w14:textId="4677C9F1" w:rsidR="00042CD7" w:rsidRPr="00042CD7" w:rsidRDefault="00254426">
            <w:pPr>
              <w:ind w:left="360"/>
              <w:jc w:val="both"/>
              <w:rPr>
                <w:ins w:id="3114" w:author="Compte Microsoft" w:date="2026-06-19T08:56:00Z"/>
                <w:sz w:val="24"/>
                <w:szCs w:val="24"/>
                <w:rPrChange w:id="3115" w:author="Compte Microsoft" w:date="2026-06-19T09:05:00Z">
                  <w:rPr>
                    <w:ins w:id="3116" w:author="Compte Microsoft" w:date="2026-06-19T08:56:00Z"/>
                  </w:rPr>
                </w:rPrChange>
              </w:rPr>
              <w:pPrChange w:id="3117" w:author="Ir Nicole" w:date="2026-06-19T12:38:00Z">
                <w:pPr/>
              </w:pPrChange>
            </w:pPr>
            <w:ins w:id="3118" w:author="Ir Nicole" w:date="2026-06-19T10:32:00Z">
              <w:r>
                <w:rPr>
                  <w:sz w:val="24"/>
                  <w:szCs w:val="24"/>
                </w:rPr>
                <w:t>-</w:t>
              </w:r>
            </w:ins>
          </w:p>
        </w:tc>
      </w:tr>
      <w:tr w:rsidR="00042CD7" w:rsidRPr="00042CD7" w14:paraId="3F1D695C" w14:textId="339F7F67" w:rsidTr="00254426">
        <w:trPr>
          <w:ins w:id="3119" w:author="Compte Microsoft" w:date="2026-06-19T08:08:00Z"/>
          <w:trPrChange w:id="3120" w:author="Ir Nicole" w:date="2026-06-19T10:34:00Z">
            <w:trPr>
              <w:gridBefore w:val="1"/>
              <w:gridAfter w:val="0"/>
            </w:trPr>
          </w:trPrChange>
        </w:trPr>
        <w:tc>
          <w:tcPr>
            <w:tcW w:w="2269" w:type="dxa"/>
            <w:tcPrChange w:id="3121" w:author="Ir Nicole" w:date="2026-06-19T10:34:00Z">
              <w:tcPr>
                <w:tcW w:w="2269" w:type="dxa"/>
                <w:gridSpan w:val="2"/>
              </w:tcPr>
            </w:tcPrChange>
          </w:tcPr>
          <w:p w14:paraId="15A6199B" w14:textId="38DF7D5A" w:rsidR="00042CD7" w:rsidRPr="00042CD7" w:rsidRDefault="00042CD7">
            <w:pPr>
              <w:ind w:left="360"/>
              <w:jc w:val="both"/>
              <w:rPr>
                <w:ins w:id="3122" w:author="Compte Microsoft" w:date="2026-06-19T08:08:00Z"/>
                <w:sz w:val="24"/>
                <w:szCs w:val="24"/>
                <w:rPrChange w:id="3123" w:author="Compte Microsoft" w:date="2026-06-19T09:05:00Z">
                  <w:rPr>
                    <w:ins w:id="3124" w:author="Compte Microsoft" w:date="2026-06-19T08:08:00Z"/>
                  </w:rPr>
                </w:rPrChange>
              </w:rPr>
              <w:pPrChange w:id="3125" w:author="Ir Nicole" w:date="2026-06-19T12:38:00Z">
                <w:pPr/>
              </w:pPrChange>
            </w:pPr>
            <w:ins w:id="3126" w:author="Compte Microsoft" w:date="2026-06-19T08:46:00Z">
              <w:r w:rsidRPr="00042CD7">
                <w:rPr>
                  <w:rFonts w:ascii="Times New Roman" w:eastAsia="Times New Roman" w:hAnsi="Times New Roman" w:cs="Times New Roman"/>
                  <w:sz w:val="24"/>
                  <w:szCs w:val="24"/>
                  <w:lang w:val="en-US" w:eastAsia="en-US"/>
                  <w:rPrChange w:id="3127" w:author="Compte Microsoft" w:date="2026-06-19T09:05:00Z">
                    <w:rPr>
                      <w:lang w:val="en-US" w:eastAsia="en-US"/>
                    </w:rPr>
                  </w:rPrChange>
                </w:rPr>
                <w:t>Integration (test integral)</w:t>
              </w:r>
            </w:ins>
          </w:p>
        </w:tc>
        <w:tc>
          <w:tcPr>
            <w:tcW w:w="1701" w:type="dxa"/>
            <w:tcPrChange w:id="3128" w:author="Ir Nicole" w:date="2026-06-19T10:34:00Z">
              <w:tcPr>
                <w:tcW w:w="1701" w:type="dxa"/>
                <w:gridSpan w:val="2"/>
              </w:tcPr>
            </w:tcPrChange>
          </w:tcPr>
          <w:p w14:paraId="20310B1B" w14:textId="036DB7FB" w:rsidR="00042CD7" w:rsidRPr="00042CD7" w:rsidRDefault="007635E6">
            <w:pPr>
              <w:ind w:left="360"/>
              <w:jc w:val="both"/>
              <w:rPr>
                <w:ins w:id="3129" w:author="Compte Microsoft" w:date="2026-06-19T08:08:00Z"/>
                <w:sz w:val="24"/>
                <w:szCs w:val="24"/>
                <w:rPrChange w:id="3130" w:author="Compte Microsoft" w:date="2026-06-19T09:05:00Z">
                  <w:rPr>
                    <w:ins w:id="3131" w:author="Compte Microsoft" w:date="2026-06-19T08:08:00Z"/>
                  </w:rPr>
                </w:rPrChange>
              </w:rPr>
              <w:pPrChange w:id="3132" w:author="Ir Nicole" w:date="2026-06-19T12:38:00Z">
                <w:pPr/>
              </w:pPrChange>
            </w:pPr>
            <w:ins w:id="3133" w:author="Compte Microsoft" w:date="2026-06-19T09:06:00Z">
              <w:r>
                <w:rPr>
                  <w:sz w:val="24"/>
                  <w:szCs w:val="24"/>
                </w:rPr>
                <w:t>A</w:t>
              </w:r>
            </w:ins>
          </w:p>
        </w:tc>
        <w:tc>
          <w:tcPr>
            <w:tcW w:w="1701" w:type="dxa"/>
            <w:tcPrChange w:id="3134" w:author="Ir Nicole" w:date="2026-06-19T10:34:00Z">
              <w:tcPr>
                <w:tcW w:w="1559" w:type="dxa"/>
                <w:gridSpan w:val="2"/>
              </w:tcPr>
            </w:tcPrChange>
          </w:tcPr>
          <w:p w14:paraId="1483BC57" w14:textId="45D54F65" w:rsidR="00042CD7" w:rsidRPr="00042CD7" w:rsidRDefault="00141003">
            <w:pPr>
              <w:ind w:left="360"/>
              <w:jc w:val="both"/>
              <w:rPr>
                <w:ins w:id="3135" w:author="Compte Microsoft" w:date="2026-06-19T08:08:00Z"/>
                <w:sz w:val="24"/>
                <w:szCs w:val="24"/>
                <w:rPrChange w:id="3136" w:author="Compte Microsoft" w:date="2026-06-19T09:05:00Z">
                  <w:rPr>
                    <w:ins w:id="3137" w:author="Compte Microsoft" w:date="2026-06-19T08:08:00Z"/>
                  </w:rPr>
                </w:rPrChange>
              </w:rPr>
              <w:pPrChange w:id="3138" w:author="Ir Nicole" w:date="2026-06-19T12:38:00Z">
                <w:pPr/>
              </w:pPrChange>
            </w:pPr>
            <w:ins w:id="3139" w:author="Ir Nicole" w:date="2026-06-19T10:14:00Z">
              <w:r>
                <w:rPr>
                  <w:sz w:val="24"/>
                  <w:szCs w:val="24"/>
                </w:rPr>
                <w:t>R</w:t>
              </w:r>
            </w:ins>
          </w:p>
        </w:tc>
        <w:tc>
          <w:tcPr>
            <w:tcW w:w="1276" w:type="dxa"/>
            <w:tcPrChange w:id="3140" w:author="Ir Nicole" w:date="2026-06-19T10:34:00Z">
              <w:tcPr>
                <w:tcW w:w="1276" w:type="dxa"/>
                <w:gridSpan w:val="2"/>
              </w:tcPr>
            </w:tcPrChange>
          </w:tcPr>
          <w:p w14:paraId="1CDD0B8E" w14:textId="70CEC32D" w:rsidR="00042CD7" w:rsidRPr="00042CD7" w:rsidRDefault="00F30ABC">
            <w:pPr>
              <w:ind w:left="360"/>
              <w:jc w:val="both"/>
              <w:rPr>
                <w:ins w:id="3141" w:author="Compte Microsoft" w:date="2026-06-19T08:08:00Z"/>
                <w:sz w:val="24"/>
                <w:szCs w:val="24"/>
                <w:rPrChange w:id="3142" w:author="Compte Microsoft" w:date="2026-06-19T09:05:00Z">
                  <w:rPr>
                    <w:ins w:id="3143" w:author="Compte Microsoft" w:date="2026-06-19T08:08:00Z"/>
                  </w:rPr>
                </w:rPrChange>
              </w:rPr>
              <w:pPrChange w:id="3144" w:author="Ir Nicole" w:date="2026-06-19T12:38:00Z">
                <w:pPr/>
              </w:pPrChange>
            </w:pPr>
            <w:ins w:id="3145" w:author="Ir Nicole" w:date="2026-06-19T10:20:00Z">
              <w:r>
                <w:rPr>
                  <w:sz w:val="24"/>
                  <w:szCs w:val="24"/>
                </w:rPr>
                <w:t>A</w:t>
              </w:r>
            </w:ins>
          </w:p>
        </w:tc>
        <w:tc>
          <w:tcPr>
            <w:tcW w:w="1559" w:type="dxa"/>
            <w:tcPrChange w:id="3146" w:author="Ir Nicole" w:date="2026-06-19T10:34:00Z">
              <w:tcPr>
                <w:tcW w:w="1418" w:type="dxa"/>
                <w:gridSpan w:val="2"/>
              </w:tcPr>
            </w:tcPrChange>
          </w:tcPr>
          <w:p w14:paraId="67111808" w14:textId="1ADB565E" w:rsidR="00042CD7" w:rsidRPr="00042CD7" w:rsidRDefault="00F30ABC">
            <w:pPr>
              <w:ind w:left="360"/>
              <w:jc w:val="both"/>
              <w:rPr>
                <w:ins w:id="3147" w:author="Compte Microsoft" w:date="2026-06-19T08:08:00Z"/>
                <w:sz w:val="24"/>
                <w:szCs w:val="24"/>
                <w:rPrChange w:id="3148" w:author="Compte Microsoft" w:date="2026-06-19T09:05:00Z">
                  <w:rPr>
                    <w:ins w:id="3149" w:author="Compte Microsoft" w:date="2026-06-19T08:08:00Z"/>
                  </w:rPr>
                </w:rPrChange>
              </w:rPr>
              <w:pPrChange w:id="3150" w:author="Ir Nicole" w:date="2026-06-19T12:38:00Z">
                <w:pPr/>
              </w:pPrChange>
            </w:pPr>
            <w:ins w:id="3151" w:author="Ir Nicole" w:date="2026-06-19T10:21:00Z">
              <w:r>
                <w:rPr>
                  <w:sz w:val="24"/>
                  <w:szCs w:val="24"/>
                </w:rPr>
                <w:t>I</w:t>
              </w:r>
            </w:ins>
            <w:ins w:id="3152" w:author="Ir Nicole" w:date="2026-06-19T10:22:00Z">
              <w:r>
                <w:rPr>
                  <w:sz w:val="24"/>
                  <w:szCs w:val="24"/>
                </w:rPr>
                <w:t>/A</w:t>
              </w:r>
            </w:ins>
          </w:p>
        </w:tc>
        <w:tc>
          <w:tcPr>
            <w:tcW w:w="1134" w:type="dxa"/>
            <w:tcPrChange w:id="3153" w:author="Ir Nicole" w:date="2026-06-19T10:34:00Z">
              <w:tcPr>
                <w:tcW w:w="708" w:type="dxa"/>
              </w:tcPr>
            </w:tcPrChange>
          </w:tcPr>
          <w:p w14:paraId="15D3D5C2" w14:textId="7BE8E1FB" w:rsidR="00042CD7" w:rsidRPr="00042CD7" w:rsidRDefault="00F30ABC">
            <w:pPr>
              <w:ind w:left="360"/>
              <w:jc w:val="both"/>
              <w:rPr>
                <w:ins w:id="3154" w:author="Compte Microsoft" w:date="2026-06-19T08:08:00Z"/>
                <w:sz w:val="24"/>
                <w:szCs w:val="24"/>
                <w:rPrChange w:id="3155" w:author="Compte Microsoft" w:date="2026-06-19T09:05:00Z">
                  <w:rPr>
                    <w:ins w:id="3156" w:author="Compte Microsoft" w:date="2026-06-19T08:08:00Z"/>
                  </w:rPr>
                </w:rPrChange>
              </w:rPr>
              <w:pPrChange w:id="3157" w:author="Ir Nicole" w:date="2026-06-19T12:38:00Z">
                <w:pPr/>
              </w:pPrChange>
            </w:pPr>
            <w:ins w:id="3158" w:author="Ir Nicole" w:date="2026-06-19T10:23:00Z">
              <w:r>
                <w:rPr>
                  <w:sz w:val="24"/>
                  <w:szCs w:val="24"/>
                </w:rPr>
                <w:t>I/A</w:t>
              </w:r>
            </w:ins>
          </w:p>
        </w:tc>
        <w:tc>
          <w:tcPr>
            <w:tcW w:w="1276" w:type="dxa"/>
            <w:tcPrChange w:id="3159" w:author="Ir Nicole" w:date="2026-06-19T10:34:00Z">
              <w:tcPr>
                <w:tcW w:w="708" w:type="dxa"/>
                <w:gridSpan w:val="2"/>
              </w:tcPr>
            </w:tcPrChange>
          </w:tcPr>
          <w:p w14:paraId="08E770D5" w14:textId="0E6E9674" w:rsidR="00042CD7" w:rsidRPr="00042CD7" w:rsidRDefault="00141003">
            <w:pPr>
              <w:ind w:left="360"/>
              <w:jc w:val="both"/>
              <w:rPr>
                <w:ins w:id="3160" w:author="Compte Microsoft" w:date="2026-06-19T08:56:00Z"/>
                <w:sz w:val="24"/>
                <w:szCs w:val="24"/>
                <w:rPrChange w:id="3161" w:author="Compte Microsoft" w:date="2026-06-19T09:05:00Z">
                  <w:rPr>
                    <w:ins w:id="3162" w:author="Compte Microsoft" w:date="2026-06-19T08:56:00Z"/>
                  </w:rPr>
                </w:rPrChange>
              </w:rPr>
              <w:pPrChange w:id="3163" w:author="Ir Nicole" w:date="2026-06-19T12:38:00Z">
                <w:pPr/>
              </w:pPrChange>
            </w:pPr>
            <w:ins w:id="3164" w:author="Ir Nicole" w:date="2026-06-19T10:08:00Z">
              <w:r>
                <w:rPr>
                  <w:sz w:val="24"/>
                  <w:szCs w:val="24"/>
                </w:rPr>
                <w:t>C</w:t>
              </w:r>
            </w:ins>
          </w:p>
        </w:tc>
      </w:tr>
      <w:tr w:rsidR="00042CD7" w:rsidRPr="00042CD7" w14:paraId="28EED3F8" w14:textId="31E049C3" w:rsidTr="00254426">
        <w:trPr>
          <w:ins w:id="3165" w:author="Compte Microsoft" w:date="2026-06-19T08:08:00Z"/>
          <w:trPrChange w:id="3166" w:author="Ir Nicole" w:date="2026-06-19T10:34:00Z">
            <w:trPr>
              <w:gridBefore w:val="1"/>
              <w:gridAfter w:val="0"/>
            </w:trPr>
          </w:trPrChange>
        </w:trPr>
        <w:tc>
          <w:tcPr>
            <w:tcW w:w="2269" w:type="dxa"/>
            <w:tcPrChange w:id="3167" w:author="Ir Nicole" w:date="2026-06-19T10:34:00Z">
              <w:tcPr>
                <w:tcW w:w="2269" w:type="dxa"/>
                <w:gridSpan w:val="2"/>
              </w:tcPr>
            </w:tcPrChange>
          </w:tcPr>
          <w:p w14:paraId="7A9D9EEE" w14:textId="5F8A4ADF" w:rsidR="00042CD7" w:rsidRPr="00042CD7" w:rsidRDefault="00042CD7">
            <w:pPr>
              <w:ind w:left="360"/>
              <w:jc w:val="both"/>
              <w:rPr>
                <w:ins w:id="3168" w:author="Compte Microsoft" w:date="2026-06-19T08:08:00Z"/>
                <w:sz w:val="24"/>
                <w:szCs w:val="24"/>
                <w:rPrChange w:id="3169" w:author="Compte Microsoft" w:date="2026-06-19T09:05:00Z">
                  <w:rPr>
                    <w:ins w:id="3170" w:author="Compte Microsoft" w:date="2026-06-19T08:08:00Z"/>
                  </w:rPr>
                </w:rPrChange>
              </w:rPr>
              <w:pPrChange w:id="3171" w:author="Ir Nicole" w:date="2026-06-19T12:38:00Z">
                <w:pPr/>
              </w:pPrChange>
            </w:pPr>
            <w:ins w:id="3172" w:author="Compte Microsoft" w:date="2026-06-19T08:47:00Z">
              <w:del w:id="3173" w:author="Ir Nicole" w:date="2026-06-19T12:46:00Z">
                <w:r w:rsidRPr="00042CD7" w:rsidDel="0077156E">
                  <w:rPr>
                    <w:rFonts w:ascii="Times New Roman" w:eastAsia="Times New Roman" w:hAnsi="Times New Roman" w:cs="Times New Roman"/>
                    <w:sz w:val="24"/>
                    <w:szCs w:val="24"/>
                    <w:lang w:val="en-US" w:eastAsia="en-US"/>
                    <w:rPrChange w:id="3174" w:author="Compte Microsoft" w:date="2026-06-19T09:05:00Z">
                      <w:rPr>
                        <w:lang w:val="en-US" w:eastAsia="en-US"/>
                      </w:rPr>
                    </w:rPrChange>
                  </w:rPr>
                  <w:delText>Maintenace</w:delText>
                </w:r>
              </w:del>
            </w:ins>
            <w:ins w:id="3175" w:author="Ir Nicole" w:date="2026-06-19T12:46:00Z">
              <w:r w:rsidR="0077156E" w:rsidRPr="0077156E">
                <w:rPr>
                  <w:rFonts w:ascii="Times New Roman" w:eastAsia="Times New Roman" w:hAnsi="Times New Roman" w:cs="Times New Roman"/>
                  <w:sz w:val="24"/>
                  <w:szCs w:val="24"/>
                  <w:lang w:val="en-US" w:eastAsia="en-US"/>
                </w:rPr>
                <w:t>Maintenance</w:t>
              </w:r>
            </w:ins>
            <w:ins w:id="3176" w:author="Compte Microsoft" w:date="2026-06-19T08:47:00Z">
              <w:r w:rsidRPr="00042CD7">
                <w:rPr>
                  <w:rFonts w:ascii="Times New Roman" w:eastAsia="Times New Roman" w:hAnsi="Times New Roman" w:cs="Times New Roman"/>
                  <w:sz w:val="24"/>
                  <w:szCs w:val="24"/>
                  <w:lang w:val="en-US" w:eastAsia="en-US"/>
                  <w:rPrChange w:id="3177" w:author="Compte Microsoft" w:date="2026-06-19T09:05:00Z">
                    <w:rPr>
                      <w:lang w:val="en-US" w:eastAsia="en-US"/>
                    </w:rPr>
                  </w:rPrChange>
                </w:rPr>
                <w:t xml:space="preserve">(corrective et </w:t>
              </w:r>
              <w:proofErr w:type="spellStart"/>
              <w:r w:rsidRPr="00042CD7">
                <w:rPr>
                  <w:rFonts w:ascii="Times New Roman" w:eastAsia="Times New Roman" w:hAnsi="Times New Roman" w:cs="Times New Roman"/>
                  <w:sz w:val="24"/>
                  <w:szCs w:val="24"/>
                  <w:lang w:val="en-US" w:eastAsia="en-US"/>
                  <w:rPrChange w:id="3178" w:author="Compte Microsoft" w:date="2026-06-19T09:05:00Z">
                    <w:rPr>
                      <w:lang w:val="en-US" w:eastAsia="en-US"/>
                    </w:rPr>
                  </w:rPrChange>
                </w:rPr>
                <w:t>adaptative</w:t>
              </w:r>
              <w:proofErr w:type="spellEnd"/>
              <w:r w:rsidRPr="00042CD7">
                <w:rPr>
                  <w:rFonts w:ascii="Times New Roman" w:eastAsia="Times New Roman" w:hAnsi="Times New Roman" w:cs="Times New Roman"/>
                  <w:sz w:val="24"/>
                  <w:szCs w:val="24"/>
                  <w:lang w:val="en-US" w:eastAsia="en-US"/>
                  <w:rPrChange w:id="3179" w:author="Compte Microsoft" w:date="2026-06-19T09:05:00Z">
                    <w:rPr>
                      <w:lang w:val="en-US" w:eastAsia="en-US"/>
                    </w:rPr>
                  </w:rPrChange>
                </w:rPr>
                <w:t>)</w:t>
              </w:r>
            </w:ins>
          </w:p>
        </w:tc>
        <w:tc>
          <w:tcPr>
            <w:tcW w:w="1701" w:type="dxa"/>
            <w:tcPrChange w:id="3180" w:author="Ir Nicole" w:date="2026-06-19T10:34:00Z">
              <w:tcPr>
                <w:tcW w:w="1701" w:type="dxa"/>
                <w:gridSpan w:val="2"/>
              </w:tcPr>
            </w:tcPrChange>
          </w:tcPr>
          <w:p w14:paraId="0BE7141D" w14:textId="2337CCDC" w:rsidR="00042CD7" w:rsidRPr="00042CD7" w:rsidRDefault="007635E6">
            <w:pPr>
              <w:ind w:left="360"/>
              <w:jc w:val="both"/>
              <w:rPr>
                <w:ins w:id="3181" w:author="Compte Microsoft" w:date="2026-06-19T08:08:00Z"/>
                <w:sz w:val="24"/>
                <w:szCs w:val="24"/>
                <w:rPrChange w:id="3182" w:author="Compte Microsoft" w:date="2026-06-19T09:05:00Z">
                  <w:rPr>
                    <w:ins w:id="3183" w:author="Compte Microsoft" w:date="2026-06-19T08:08:00Z"/>
                  </w:rPr>
                </w:rPrChange>
              </w:rPr>
              <w:pPrChange w:id="3184" w:author="Ir Nicole" w:date="2026-06-19T12:38:00Z">
                <w:pPr/>
              </w:pPrChange>
            </w:pPr>
            <w:ins w:id="3185" w:author="Compte Microsoft" w:date="2026-06-19T09:06:00Z">
              <w:r>
                <w:rPr>
                  <w:sz w:val="24"/>
                  <w:szCs w:val="24"/>
                </w:rPr>
                <w:t>A</w:t>
              </w:r>
            </w:ins>
          </w:p>
        </w:tc>
        <w:tc>
          <w:tcPr>
            <w:tcW w:w="1701" w:type="dxa"/>
            <w:tcPrChange w:id="3186" w:author="Ir Nicole" w:date="2026-06-19T10:34:00Z">
              <w:tcPr>
                <w:tcW w:w="1559" w:type="dxa"/>
                <w:gridSpan w:val="2"/>
              </w:tcPr>
            </w:tcPrChange>
          </w:tcPr>
          <w:p w14:paraId="3AFB558E" w14:textId="607EEC6B" w:rsidR="00042CD7" w:rsidRPr="00042CD7" w:rsidRDefault="00141003">
            <w:pPr>
              <w:ind w:left="360"/>
              <w:jc w:val="both"/>
              <w:rPr>
                <w:ins w:id="3187" w:author="Compte Microsoft" w:date="2026-06-19T08:08:00Z"/>
                <w:sz w:val="24"/>
                <w:szCs w:val="24"/>
                <w:rPrChange w:id="3188" w:author="Compte Microsoft" w:date="2026-06-19T09:05:00Z">
                  <w:rPr>
                    <w:ins w:id="3189" w:author="Compte Microsoft" w:date="2026-06-19T08:08:00Z"/>
                  </w:rPr>
                </w:rPrChange>
              </w:rPr>
              <w:pPrChange w:id="3190" w:author="Ir Nicole" w:date="2026-06-19T12:38:00Z">
                <w:pPr/>
              </w:pPrChange>
            </w:pPr>
            <w:ins w:id="3191" w:author="Ir Nicole" w:date="2026-06-19T10:14:00Z">
              <w:r>
                <w:rPr>
                  <w:sz w:val="24"/>
                  <w:szCs w:val="24"/>
                </w:rPr>
                <w:t>R</w:t>
              </w:r>
            </w:ins>
            <w:ins w:id="3192" w:author="Ir Nicole" w:date="2026-06-19T10:16:00Z">
              <w:r w:rsidR="00F30ABC">
                <w:rPr>
                  <w:sz w:val="24"/>
                  <w:szCs w:val="24"/>
                </w:rPr>
                <w:t xml:space="preserve"> </w:t>
              </w:r>
            </w:ins>
            <w:ins w:id="3193" w:author="Ir Nicole" w:date="2026-06-19T10:14:00Z">
              <w:r>
                <w:rPr>
                  <w:sz w:val="24"/>
                  <w:szCs w:val="24"/>
                </w:rPr>
                <w:t>/C</w:t>
              </w:r>
            </w:ins>
            <w:ins w:id="3194" w:author="Ir Nicole" w:date="2026-06-19T10:15:00Z">
              <w:r w:rsidR="00F30ABC">
                <w:rPr>
                  <w:sz w:val="24"/>
                  <w:szCs w:val="24"/>
                </w:rPr>
                <w:t> </w:t>
              </w:r>
            </w:ins>
            <w:ins w:id="3195" w:author="Ir Nicole" w:date="2026-06-19T10:16:00Z">
              <w:r w:rsidR="00F30ABC">
                <w:rPr>
                  <w:sz w:val="24"/>
                  <w:szCs w:val="24"/>
                </w:rPr>
                <w:t>/</w:t>
              </w:r>
            </w:ins>
            <w:ins w:id="3196" w:author="Ir Nicole" w:date="2026-06-19T10:14:00Z">
              <w:r w:rsidR="00F30ABC">
                <w:rPr>
                  <w:sz w:val="24"/>
                  <w:szCs w:val="24"/>
                </w:rPr>
                <w:t>I</w:t>
              </w:r>
            </w:ins>
          </w:p>
        </w:tc>
        <w:tc>
          <w:tcPr>
            <w:tcW w:w="1276" w:type="dxa"/>
            <w:tcPrChange w:id="3197" w:author="Ir Nicole" w:date="2026-06-19T10:34:00Z">
              <w:tcPr>
                <w:tcW w:w="1276" w:type="dxa"/>
                <w:gridSpan w:val="2"/>
              </w:tcPr>
            </w:tcPrChange>
          </w:tcPr>
          <w:p w14:paraId="570E0B31" w14:textId="7D01A90B" w:rsidR="00042CD7" w:rsidRPr="00042CD7" w:rsidRDefault="00F30ABC">
            <w:pPr>
              <w:ind w:left="360"/>
              <w:jc w:val="both"/>
              <w:rPr>
                <w:ins w:id="3198" w:author="Compte Microsoft" w:date="2026-06-19T08:08:00Z"/>
                <w:sz w:val="24"/>
                <w:szCs w:val="24"/>
                <w:rPrChange w:id="3199" w:author="Compte Microsoft" w:date="2026-06-19T09:05:00Z">
                  <w:rPr>
                    <w:ins w:id="3200" w:author="Compte Microsoft" w:date="2026-06-19T08:08:00Z"/>
                  </w:rPr>
                </w:rPrChange>
              </w:rPr>
              <w:pPrChange w:id="3201" w:author="Ir Nicole" w:date="2026-06-19T12:38:00Z">
                <w:pPr/>
              </w:pPrChange>
            </w:pPr>
            <w:ins w:id="3202" w:author="Ir Nicole" w:date="2026-06-19T10:20:00Z">
              <w:r>
                <w:rPr>
                  <w:sz w:val="24"/>
                  <w:szCs w:val="24"/>
                </w:rPr>
                <w:t>C/I/A</w:t>
              </w:r>
            </w:ins>
          </w:p>
        </w:tc>
        <w:tc>
          <w:tcPr>
            <w:tcW w:w="1559" w:type="dxa"/>
            <w:tcPrChange w:id="3203" w:author="Ir Nicole" w:date="2026-06-19T10:34:00Z">
              <w:tcPr>
                <w:tcW w:w="1418" w:type="dxa"/>
                <w:gridSpan w:val="2"/>
              </w:tcPr>
            </w:tcPrChange>
          </w:tcPr>
          <w:p w14:paraId="50D03223" w14:textId="0398A9DB" w:rsidR="00042CD7" w:rsidRPr="00042CD7" w:rsidRDefault="00F30ABC">
            <w:pPr>
              <w:ind w:left="360"/>
              <w:jc w:val="both"/>
              <w:rPr>
                <w:ins w:id="3204" w:author="Compte Microsoft" w:date="2026-06-19T08:08:00Z"/>
                <w:sz w:val="24"/>
                <w:szCs w:val="24"/>
                <w:rPrChange w:id="3205" w:author="Compte Microsoft" w:date="2026-06-19T09:05:00Z">
                  <w:rPr>
                    <w:ins w:id="3206" w:author="Compte Microsoft" w:date="2026-06-19T08:08:00Z"/>
                  </w:rPr>
                </w:rPrChange>
              </w:rPr>
              <w:pPrChange w:id="3207" w:author="Ir Nicole" w:date="2026-06-19T12:38:00Z">
                <w:pPr/>
              </w:pPrChange>
            </w:pPr>
            <w:ins w:id="3208" w:author="Ir Nicole" w:date="2026-06-19T10:22:00Z">
              <w:r>
                <w:rPr>
                  <w:sz w:val="24"/>
                  <w:szCs w:val="24"/>
                </w:rPr>
                <w:t>C</w:t>
              </w:r>
            </w:ins>
          </w:p>
        </w:tc>
        <w:tc>
          <w:tcPr>
            <w:tcW w:w="1134" w:type="dxa"/>
            <w:tcPrChange w:id="3209" w:author="Ir Nicole" w:date="2026-06-19T10:34:00Z">
              <w:tcPr>
                <w:tcW w:w="708" w:type="dxa"/>
              </w:tcPr>
            </w:tcPrChange>
          </w:tcPr>
          <w:p w14:paraId="5E2052A9" w14:textId="1FDFDA2E" w:rsidR="00042CD7" w:rsidRPr="00042CD7" w:rsidRDefault="00F30ABC">
            <w:pPr>
              <w:ind w:left="360"/>
              <w:jc w:val="both"/>
              <w:rPr>
                <w:ins w:id="3210" w:author="Compte Microsoft" w:date="2026-06-19T08:08:00Z"/>
                <w:sz w:val="24"/>
                <w:szCs w:val="24"/>
                <w:rPrChange w:id="3211" w:author="Compte Microsoft" w:date="2026-06-19T09:05:00Z">
                  <w:rPr>
                    <w:ins w:id="3212" w:author="Compte Microsoft" w:date="2026-06-19T08:08:00Z"/>
                  </w:rPr>
                </w:rPrChange>
              </w:rPr>
              <w:pPrChange w:id="3213" w:author="Ir Nicole" w:date="2026-06-19T12:38:00Z">
                <w:pPr/>
              </w:pPrChange>
            </w:pPr>
            <w:ins w:id="3214" w:author="Ir Nicole" w:date="2026-06-19T10:23:00Z">
              <w:r>
                <w:rPr>
                  <w:sz w:val="24"/>
                  <w:szCs w:val="24"/>
                </w:rPr>
                <w:t>I/A</w:t>
              </w:r>
            </w:ins>
          </w:p>
        </w:tc>
        <w:tc>
          <w:tcPr>
            <w:tcW w:w="1276" w:type="dxa"/>
            <w:tcPrChange w:id="3215" w:author="Ir Nicole" w:date="2026-06-19T10:34:00Z">
              <w:tcPr>
                <w:tcW w:w="708" w:type="dxa"/>
                <w:gridSpan w:val="2"/>
              </w:tcPr>
            </w:tcPrChange>
          </w:tcPr>
          <w:p w14:paraId="047A8207" w14:textId="47BA0AC9" w:rsidR="00042CD7" w:rsidRPr="00042CD7" w:rsidRDefault="00141003">
            <w:pPr>
              <w:ind w:left="360"/>
              <w:jc w:val="both"/>
              <w:rPr>
                <w:ins w:id="3216" w:author="Compte Microsoft" w:date="2026-06-19T08:56:00Z"/>
                <w:sz w:val="24"/>
                <w:szCs w:val="24"/>
                <w:rPrChange w:id="3217" w:author="Compte Microsoft" w:date="2026-06-19T09:05:00Z">
                  <w:rPr>
                    <w:ins w:id="3218" w:author="Compte Microsoft" w:date="2026-06-19T08:56:00Z"/>
                  </w:rPr>
                </w:rPrChange>
              </w:rPr>
              <w:pPrChange w:id="3219" w:author="Ir Nicole" w:date="2026-06-19T12:38:00Z">
                <w:pPr/>
              </w:pPrChange>
            </w:pPr>
            <w:ins w:id="3220" w:author="Ir Nicole" w:date="2026-06-19T10:08:00Z">
              <w:r>
                <w:rPr>
                  <w:sz w:val="24"/>
                  <w:szCs w:val="24"/>
                </w:rPr>
                <w:t>C</w:t>
              </w:r>
            </w:ins>
          </w:p>
        </w:tc>
      </w:tr>
      <w:tr w:rsidR="00042CD7" w:rsidRPr="00042CD7" w:rsidDel="00063CC0" w14:paraId="72032F97" w14:textId="77777777" w:rsidTr="00254426">
        <w:tblPrEx>
          <w:tblPrExChange w:id="3221" w:author="Ir Nicole" w:date="2026-06-19T10:34:00Z">
            <w:tblPrEx>
              <w:tblW w:w="10916" w:type="dxa"/>
            </w:tblPrEx>
          </w:tblPrExChange>
        </w:tblPrEx>
        <w:trPr>
          <w:del w:id="3222" w:author="Compte Microsoft" w:date="2026-06-19T08:26:00Z"/>
        </w:trPr>
        <w:tc>
          <w:tcPr>
            <w:tcW w:w="2269" w:type="dxa"/>
            <w:tcPrChange w:id="3223" w:author="Ir Nicole" w:date="2026-06-19T10:34:00Z">
              <w:tcPr>
                <w:tcW w:w="2269" w:type="dxa"/>
                <w:gridSpan w:val="2"/>
              </w:tcPr>
            </w:tcPrChange>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224"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155"/>
              <w:tblGridChange w:id="3225">
                <w:tblGrid>
                  <w:gridCol w:w="2037"/>
                </w:tblGrid>
              </w:tblGridChange>
            </w:tblGrid>
            <w:tr w:rsidR="00042CD7" w:rsidRPr="00042CD7" w:rsidDel="00063CC0" w14:paraId="337BB328" w14:textId="7D6FAFD2" w:rsidTr="00063CC0">
              <w:trPr>
                <w:tblCellSpacing w:w="15" w:type="dxa"/>
                <w:ins w:id="3226" w:author="Ir Nicole" w:date="2026-06-19T07:59:00Z"/>
                <w:del w:id="3227" w:author="Compte Microsoft" w:date="2026-06-19T08:26:00Z"/>
                <w:trPrChange w:id="3228" w:author="Compte Microsoft" w:date="2026-06-19T08:25:00Z">
                  <w:trPr>
                    <w:tblCellSpacing w:w="15" w:type="dxa"/>
                  </w:trPr>
                </w:trPrChange>
              </w:trPr>
              <w:tc>
                <w:tcPr>
                  <w:tcW w:w="2095" w:type="dxa"/>
                  <w:vAlign w:val="center"/>
                  <w:hideMark/>
                  <w:tcPrChange w:id="3229" w:author="Compte Microsoft" w:date="2026-06-19T08:25:00Z">
                    <w:tcPr>
                      <w:tcW w:w="0" w:type="auto"/>
                      <w:vAlign w:val="center"/>
                      <w:hideMark/>
                    </w:tcPr>
                  </w:tcPrChange>
                </w:tcPr>
                <w:p w14:paraId="4D1ED91B" w14:textId="0553DDC6" w:rsidR="00042CD7" w:rsidRPr="00042CD7" w:rsidDel="00063CC0" w:rsidRDefault="00042CD7">
                  <w:pPr>
                    <w:ind w:left="360"/>
                    <w:jc w:val="both"/>
                    <w:rPr>
                      <w:ins w:id="3230" w:author="Ir Nicole" w:date="2026-06-19T07:59:00Z"/>
                      <w:del w:id="3231" w:author="Compte Microsoft" w:date="2026-06-19T08:26:00Z"/>
                      <w:rFonts w:ascii="Times New Roman" w:eastAsia="Times New Roman" w:hAnsi="Times New Roman" w:cs="Times New Roman"/>
                      <w:sz w:val="24"/>
                      <w:szCs w:val="24"/>
                      <w:lang w:eastAsia="en-US"/>
                      <w:rPrChange w:id="3232" w:author="Compte Microsoft" w:date="2026-06-19T09:04:00Z">
                        <w:rPr>
                          <w:ins w:id="3233" w:author="Ir Nicole" w:date="2026-06-19T07:59:00Z"/>
                          <w:del w:id="3234" w:author="Compte Microsoft" w:date="2026-06-19T08:26:00Z"/>
                          <w:rFonts w:ascii="Times New Roman" w:eastAsia="Times New Roman" w:hAnsi="Times New Roman" w:cs="Times New Roman"/>
                          <w:sz w:val="24"/>
                          <w:szCs w:val="24"/>
                          <w:lang w:val="en-US" w:eastAsia="en-US"/>
                        </w:rPr>
                      </w:rPrChange>
                    </w:rPr>
                    <w:pPrChange w:id="3235" w:author="Ir Nicole" w:date="2026-06-19T12:38:00Z">
                      <w:pPr/>
                    </w:pPrChange>
                  </w:pPr>
                  <w:ins w:id="3236" w:author="Ir Nicole" w:date="2026-06-19T07:59:00Z">
                    <w:del w:id="3237" w:author="Compte Microsoft" w:date="2026-06-19T08:09:00Z">
                      <w:r w:rsidRPr="00042CD7" w:rsidDel="00245B6C">
                        <w:rPr>
                          <w:rFonts w:ascii="Times New Roman" w:eastAsia="Times New Roman" w:hAnsi="Times New Roman" w:cs="Times New Roman"/>
                          <w:sz w:val="24"/>
                          <w:szCs w:val="24"/>
                          <w:lang w:eastAsia="en-US"/>
                          <w:rPrChange w:id="3238" w:author="Compte Microsoft" w:date="2026-06-19T09:04:00Z">
                            <w:rPr>
                              <w:rFonts w:ascii="Times New Roman" w:eastAsia="Times New Roman" w:hAnsi="Times New Roman" w:cs="Times New Roman"/>
                              <w:sz w:val="24"/>
                              <w:szCs w:val="24"/>
                              <w:lang w:val="en-US" w:eastAsia="en-US"/>
                            </w:rPr>
                          </w:rPrChange>
                        </w:rPr>
                        <w:delText>Analyse des besoins</w:delText>
                      </w:r>
                    </w:del>
                  </w:ins>
                </w:p>
              </w:tc>
            </w:tr>
          </w:tbl>
          <w:p w14:paraId="1521DBE8" w14:textId="40B902A6" w:rsidR="00042CD7" w:rsidRPr="00042CD7" w:rsidDel="00063CC0" w:rsidRDefault="00042CD7">
            <w:pPr>
              <w:jc w:val="both"/>
              <w:rPr>
                <w:del w:id="3239" w:author="Compte Microsoft" w:date="2026-06-19T08:26:00Z"/>
                <w:sz w:val="24"/>
                <w:szCs w:val="24"/>
                <w:rPrChange w:id="3240" w:author="Compte Microsoft" w:date="2026-06-19T09:04:00Z">
                  <w:rPr>
                    <w:del w:id="3241" w:author="Compte Microsoft" w:date="2026-06-19T08:26:00Z"/>
                  </w:rPr>
                </w:rPrChange>
              </w:rPr>
              <w:pPrChange w:id="3242" w:author="Ir Nicole" w:date="2026-06-19T12:38:00Z">
                <w:pPr/>
              </w:pPrChange>
            </w:pPr>
          </w:p>
        </w:tc>
        <w:tc>
          <w:tcPr>
            <w:tcW w:w="1701" w:type="dxa"/>
            <w:tcPrChange w:id="3243" w:author="Ir Nicole" w:date="2026-06-19T10:34:00Z">
              <w:tcPr>
                <w:tcW w:w="1701" w:type="dxa"/>
                <w:gridSpan w:val="2"/>
              </w:tcPr>
            </w:tcPrChange>
          </w:tcPr>
          <w:p w14:paraId="4EFE08DB" w14:textId="14A781C9" w:rsidR="00042CD7" w:rsidRPr="00042CD7" w:rsidDel="00063CC0" w:rsidRDefault="00042CD7">
            <w:pPr>
              <w:jc w:val="both"/>
              <w:rPr>
                <w:del w:id="3244" w:author="Compte Microsoft" w:date="2026-06-19T08:26:00Z"/>
                <w:sz w:val="24"/>
                <w:szCs w:val="24"/>
                <w:rPrChange w:id="3245" w:author="Compte Microsoft" w:date="2026-06-19T09:04:00Z">
                  <w:rPr>
                    <w:del w:id="3246" w:author="Compte Microsoft" w:date="2026-06-19T08:26:00Z"/>
                  </w:rPr>
                </w:rPrChange>
              </w:rPr>
              <w:pPrChange w:id="3247" w:author="Ir Nicole" w:date="2026-06-19T12:38:00Z">
                <w:pPr/>
              </w:pPrChange>
            </w:pPr>
          </w:p>
        </w:tc>
        <w:tc>
          <w:tcPr>
            <w:tcW w:w="1701" w:type="dxa"/>
            <w:tcPrChange w:id="3248" w:author="Ir Nicole" w:date="2026-06-19T10:34:00Z">
              <w:tcPr>
                <w:tcW w:w="1701" w:type="dxa"/>
                <w:gridSpan w:val="2"/>
              </w:tcPr>
            </w:tcPrChange>
          </w:tcPr>
          <w:p w14:paraId="02A68E88" w14:textId="792AA993" w:rsidR="00042CD7" w:rsidRPr="00042CD7" w:rsidDel="00063CC0" w:rsidRDefault="00042CD7">
            <w:pPr>
              <w:jc w:val="both"/>
              <w:rPr>
                <w:del w:id="3249" w:author="Compte Microsoft" w:date="2026-06-19T08:26:00Z"/>
                <w:sz w:val="24"/>
                <w:szCs w:val="24"/>
                <w:rPrChange w:id="3250" w:author="Compte Microsoft" w:date="2026-06-19T09:04:00Z">
                  <w:rPr>
                    <w:del w:id="3251" w:author="Compte Microsoft" w:date="2026-06-19T08:26:00Z"/>
                  </w:rPr>
                </w:rPrChange>
              </w:rPr>
              <w:pPrChange w:id="3252" w:author="Ir Nicole" w:date="2026-06-19T12:38:00Z">
                <w:pPr/>
              </w:pPrChange>
            </w:pPr>
          </w:p>
        </w:tc>
        <w:tc>
          <w:tcPr>
            <w:tcW w:w="1276" w:type="dxa"/>
            <w:tcPrChange w:id="3253" w:author="Ir Nicole" w:date="2026-06-19T10:34:00Z">
              <w:tcPr>
                <w:tcW w:w="1134" w:type="dxa"/>
                <w:gridSpan w:val="2"/>
              </w:tcPr>
            </w:tcPrChange>
          </w:tcPr>
          <w:p w14:paraId="4AB6AA22" w14:textId="74B85706" w:rsidR="00042CD7" w:rsidRPr="00042CD7" w:rsidDel="00063CC0" w:rsidRDefault="00042CD7">
            <w:pPr>
              <w:jc w:val="both"/>
              <w:rPr>
                <w:del w:id="3254" w:author="Compte Microsoft" w:date="2026-06-19T08:26:00Z"/>
                <w:sz w:val="24"/>
                <w:szCs w:val="24"/>
                <w:rPrChange w:id="3255" w:author="Compte Microsoft" w:date="2026-06-19T09:04:00Z">
                  <w:rPr>
                    <w:del w:id="3256" w:author="Compte Microsoft" w:date="2026-06-19T08:26:00Z"/>
                  </w:rPr>
                </w:rPrChange>
              </w:rPr>
              <w:pPrChange w:id="3257" w:author="Ir Nicole" w:date="2026-06-19T12:38:00Z">
                <w:pPr/>
              </w:pPrChange>
            </w:pPr>
          </w:p>
        </w:tc>
        <w:tc>
          <w:tcPr>
            <w:tcW w:w="1559" w:type="dxa"/>
            <w:tcPrChange w:id="3258" w:author="Ir Nicole" w:date="2026-06-19T10:34:00Z">
              <w:tcPr>
                <w:tcW w:w="1701" w:type="dxa"/>
                <w:gridSpan w:val="2"/>
              </w:tcPr>
            </w:tcPrChange>
          </w:tcPr>
          <w:p w14:paraId="5CA9B311" w14:textId="5EEF6D4D" w:rsidR="00042CD7" w:rsidRPr="00042CD7" w:rsidDel="00063CC0" w:rsidRDefault="00042CD7">
            <w:pPr>
              <w:jc w:val="both"/>
              <w:rPr>
                <w:del w:id="3259" w:author="Compte Microsoft" w:date="2026-06-19T08:26:00Z"/>
                <w:sz w:val="24"/>
                <w:szCs w:val="24"/>
                <w:rPrChange w:id="3260" w:author="Compte Microsoft" w:date="2026-06-19T09:04:00Z">
                  <w:rPr>
                    <w:del w:id="3261" w:author="Compte Microsoft" w:date="2026-06-19T08:26:00Z"/>
                  </w:rPr>
                </w:rPrChange>
              </w:rPr>
              <w:pPrChange w:id="3262" w:author="Ir Nicole" w:date="2026-06-19T12:38:00Z">
                <w:pPr/>
              </w:pPrChange>
            </w:pPr>
          </w:p>
        </w:tc>
        <w:tc>
          <w:tcPr>
            <w:tcW w:w="1134" w:type="dxa"/>
            <w:tcPrChange w:id="3263" w:author="Ir Nicole" w:date="2026-06-19T10:34:00Z">
              <w:tcPr>
                <w:tcW w:w="1134" w:type="dxa"/>
                <w:gridSpan w:val="3"/>
              </w:tcPr>
            </w:tcPrChange>
          </w:tcPr>
          <w:p w14:paraId="7547866A" w14:textId="22410103" w:rsidR="00042CD7" w:rsidRPr="00042CD7" w:rsidDel="00063CC0" w:rsidRDefault="00042CD7">
            <w:pPr>
              <w:jc w:val="both"/>
              <w:rPr>
                <w:del w:id="3264" w:author="Compte Microsoft" w:date="2026-06-19T08:26:00Z"/>
                <w:sz w:val="24"/>
                <w:szCs w:val="24"/>
                <w:rPrChange w:id="3265" w:author="Compte Microsoft" w:date="2026-06-19T09:04:00Z">
                  <w:rPr>
                    <w:del w:id="3266" w:author="Compte Microsoft" w:date="2026-06-19T08:26:00Z"/>
                  </w:rPr>
                </w:rPrChange>
              </w:rPr>
              <w:pPrChange w:id="3267" w:author="Ir Nicole" w:date="2026-06-19T12:38:00Z">
                <w:pPr/>
              </w:pPrChange>
            </w:pPr>
          </w:p>
        </w:tc>
        <w:tc>
          <w:tcPr>
            <w:tcW w:w="1276" w:type="dxa"/>
            <w:tcPrChange w:id="3268" w:author="Ir Nicole" w:date="2026-06-19T10:34:00Z">
              <w:tcPr>
                <w:tcW w:w="1276" w:type="dxa"/>
                <w:gridSpan w:val="2"/>
              </w:tcPr>
            </w:tcPrChange>
          </w:tcPr>
          <w:p w14:paraId="6F659016" w14:textId="77777777" w:rsidR="00042CD7" w:rsidRPr="00042CD7" w:rsidDel="00063CC0" w:rsidRDefault="00042CD7">
            <w:pPr>
              <w:jc w:val="both"/>
              <w:rPr>
                <w:sz w:val="24"/>
                <w:szCs w:val="24"/>
                <w:rPrChange w:id="3269" w:author="Compte Microsoft" w:date="2026-06-19T09:04:00Z">
                  <w:rPr/>
                </w:rPrChange>
              </w:rPr>
              <w:pPrChange w:id="3270" w:author="Ir Nicole" w:date="2026-06-19T12:38:00Z">
                <w:pPr/>
              </w:pPrChange>
            </w:pPr>
          </w:p>
        </w:tc>
      </w:tr>
      <w:tr w:rsidR="00042CD7" w:rsidRPr="00042CD7" w:rsidDel="00B64623" w14:paraId="2848B57E" w14:textId="77777777" w:rsidTr="00254426">
        <w:trPr>
          <w:hidden/>
          <w:del w:id="3271" w:author="Compte Microsoft" w:date="2026-06-19T08:25:00Z"/>
          <w:trPrChange w:id="3272" w:author="Ir Nicole" w:date="2026-06-19T10:34:00Z">
            <w:trPr>
              <w:gridBefore w:val="1"/>
              <w:gridAfter w:val="0"/>
              <w:hidden/>
            </w:trPr>
          </w:trPrChange>
        </w:trPr>
        <w:tc>
          <w:tcPr>
            <w:tcW w:w="2269" w:type="dxa"/>
            <w:tcPrChange w:id="3273" w:author="Ir Nicole" w:date="2026-06-19T10:34:00Z">
              <w:tcPr>
                <w:tcW w:w="2269" w:type="dxa"/>
                <w:gridSpan w:val="2"/>
              </w:tcPr>
            </w:tcPrChange>
          </w:tcPr>
          <w:p w14:paraId="7C664A55" w14:textId="2BC3E516" w:rsidR="00042CD7" w:rsidRPr="00042CD7" w:rsidDel="00B64623" w:rsidRDefault="00042CD7">
            <w:pPr>
              <w:jc w:val="both"/>
              <w:rPr>
                <w:ins w:id="3274" w:author="Ir Nicole" w:date="2026-06-18T18:29:00Z"/>
                <w:del w:id="3275" w:author="Compte Microsoft" w:date="2026-06-19T08:25:00Z"/>
                <w:rFonts w:ascii="Times New Roman" w:eastAsia="Times New Roman" w:hAnsi="Times New Roman" w:cs="Times New Roman"/>
                <w:vanish/>
                <w:sz w:val="24"/>
                <w:szCs w:val="24"/>
                <w:lang w:eastAsia="en-US"/>
                <w:rPrChange w:id="3276" w:author="Compte Microsoft" w:date="2026-06-19T09:04:00Z">
                  <w:rPr>
                    <w:ins w:id="3277" w:author="Ir Nicole" w:date="2026-06-18T18:29:00Z"/>
                    <w:del w:id="3278" w:author="Compte Microsoft" w:date="2026-06-19T08:25:00Z"/>
                    <w:rFonts w:ascii="Times New Roman" w:eastAsia="Times New Roman" w:hAnsi="Times New Roman" w:cs="Times New Roman"/>
                    <w:vanish/>
                    <w:sz w:val="24"/>
                    <w:szCs w:val="24"/>
                    <w:lang w:val="en-US" w:eastAsia="en-US"/>
                  </w:rPr>
                </w:rPrChange>
              </w:rPr>
              <w:pPrChange w:id="3279" w:author="Ir Nicole" w:date="2026-06-19T12:38:00Z">
                <w:pPr/>
              </w:pPrChange>
            </w:pPr>
          </w:p>
          <w:p w14:paraId="44A13F5F" w14:textId="15384EAB" w:rsidR="00042CD7" w:rsidRPr="00042CD7" w:rsidDel="00B64623" w:rsidRDefault="00042CD7">
            <w:pPr>
              <w:jc w:val="both"/>
              <w:rPr>
                <w:ins w:id="3280" w:author="Ir Nicole" w:date="2026-06-18T18:29:00Z"/>
                <w:del w:id="3281" w:author="Compte Microsoft" w:date="2026-06-19T08:25:00Z"/>
                <w:rFonts w:ascii="Times New Roman" w:eastAsia="Times New Roman" w:hAnsi="Times New Roman" w:cs="Times New Roman"/>
                <w:vanish/>
                <w:sz w:val="24"/>
                <w:szCs w:val="24"/>
                <w:lang w:eastAsia="en-US"/>
                <w:rPrChange w:id="3282" w:author="Compte Microsoft" w:date="2026-06-19T09:04:00Z">
                  <w:rPr>
                    <w:ins w:id="3283" w:author="Ir Nicole" w:date="2026-06-18T18:29:00Z"/>
                    <w:del w:id="3284" w:author="Compte Microsoft" w:date="2026-06-19T08:25:00Z"/>
                    <w:rFonts w:ascii="Times New Roman" w:eastAsia="Times New Roman" w:hAnsi="Times New Roman" w:cs="Times New Roman"/>
                    <w:vanish/>
                    <w:sz w:val="24"/>
                    <w:szCs w:val="24"/>
                    <w:lang w:val="en-US" w:eastAsia="en-US"/>
                  </w:rPr>
                </w:rPrChange>
              </w:rPr>
              <w:pPrChange w:id="3285" w:author="Ir Nicole" w:date="2026-06-19T12:38:00Z">
                <w:pPr/>
              </w:pPrChange>
            </w:pPr>
          </w:p>
          <w:tbl>
            <w:tblPr>
              <w:tblW w:w="9165" w:type="dxa"/>
              <w:tblBorders>
                <w:top w:val="single" w:sz="4" w:space="0" w:color="auto"/>
              </w:tblBorders>
              <w:tblLayout w:type="fixed"/>
              <w:tblCellMar>
                <w:left w:w="70" w:type="dxa"/>
                <w:right w:w="70" w:type="dxa"/>
              </w:tblCellMar>
              <w:tblLook w:val="0000" w:firstRow="0" w:lastRow="0" w:firstColumn="0" w:lastColumn="0" w:noHBand="0" w:noVBand="0"/>
              <w:tblPrChange w:id="3286" w:author="Compte Microsoft" w:date="2026-06-19T08:25:00Z">
                <w:tblPr>
                  <w:tblW w:w="9165" w:type="dxa"/>
                  <w:tblBorders>
                    <w:top w:val="single" w:sz="4" w:space="0" w:color="auto"/>
                  </w:tblBorders>
                  <w:tblCellMar>
                    <w:left w:w="70" w:type="dxa"/>
                    <w:right w:w="70" w:type="dxa"/>
                  </w:tblCellMar>
                  <w:tblLook w:val="0000" w:firstRow="0" w:lastRow="0" w:firstColumn="0" w:lastColumn="0" w:noHBand="0" w:noVBand="0"/>
                </w:tblPr>
              </w:tblPrChange>
            </w:tblPr>
            <w:tblGrid>
              <w:gridCol w:w="1857"/>
              <w:gridCol w:w="176"/>
              <w:gridCol w:w="163"/>
              <w:gridCol w:w="81"/>
              <w:gridCol w:w="163"/>
              <w:gridCol w:w="163"/>
              <w:gridCol w:w="81"/>
              <w:gridCol w:w="66"/>
              <w:gridCol w:w="6415"/>
              <w:tblGridChange w:id="3287">
                <w:tblGrid>
                  <w:gridCol w:w="1902"/>
                  <w:gridCol w:w="206"/>
                  <w:gridCol w:w="193"/>
                  <w:gridCol w:w="111"/>
                  <w:gridCol w:w="193"/>
                  <w:gridCol w:w="193"/>
                  <w:gridCol w:w="111"/>
                  <w:gridCol w:w="111"/>
                  <w:gridCol w:w="6145"/>
                </w:tblGrid>
              </w:tblGridChange>
            </w:tblGrid>
            <w:tr w:rsidR="00042CD7" w:rsidRPr="00042CD7" w:rsidDel="00B64623" w14:paraId="4B7A4132" w14:textId="151BE508" w:rsidTr="00063CC0">
              <w:trPr>
                <w:trHeight w:val="100"/>
                <w:del w:id="3288" w:author="Compte Microsoft" w:date="2026-06-19T08:25:00Z"/>
                <w:trPrChange w:id="3289" w:author="Compte Microsoft" w:date="2026-06-19T08:25:00Z">
                  <w:trPr>
                    <w:trHeight w:val="100"/>
                  </w:trPr>
                </w:trPrChange>
              </w:trPr>
              <w:tc>
                <w:tcPr>
                  <w:tcW w:w="9165" w:type="dxa"/>
                  <w:gridSpan w:val="9"/>
                  <w:tcPrChange w:id="3290" w:author="Compte Microsoft" w:date="2026-06-19T08:25:00Z">
                    <w:tcPr>
                      <w:tcW w:w="9165" w:type="dxa"/>
                      <w:gridSpan w:val="9"/>
                    </w:tcPr>
                  </w:tcPrChange>
                </w:tcPr>
                <w:p w14:paraId="7CF12DE2" w14:textId="2C2EA926" w:rsidR="00042CD7" w:rsidRPr="00042CD7" w:rsidDel="00B64623" w:rsidRDefault="00042CD7">
                  <w:pPr>
                    <w:jc w:val="both"/>
                    <w:rPr>
                      <w:del w:id="3291" w:author="Compte Microsoft" w:date="2026-06-19T08:25:00Z"/>
                      <w:rFonts w:ascii="Times New Roman" w:eastAsia="Times New Roman" w:hAnsi="Times New Roman" w:cs="Times New Roman"/>
                      <w:sz w:val="24"/>
                      <w:szCs w:val="24"/>
                      <w:lang w:eastAsia="en-US"/>
                      <w:rPrChange w:id="3292" w:author="Compte Microsoft" w:date="2026-06-19T09:04:00Z">
                        <w:rPr>
                          <w:del w:id="3293" w:author="Compte Microsoft" w:date="2026-06-19T08:25:00Z"/>
                          <w:rFonts w:ascii="Times New Roman" w:eastAsia="Times New Roman" w:hAnsi="Times New Roman" w:cs="Times New Roman"/>
                          <w:sz w:val="24"/>
                          <w:szCs w:val="24"/>
                          <w:lang w:val="en-US" w:eastAsia="en-US"/>
                        </w:rPr>
                      </w:rPrChange>
                    </w:rPr>
                    <w:pPrChange w:id="3294" w:author="Ir Nicole" w:date="2026-06-19T12:38:00Z">
                      <w:pPr/>
                    </w:pPrChange>
                  </w:pPr>
                </w:p>
              </w:tc>
            </w:tr>
            <w:tr w:rsidR="00042CD7" w:rsidRPr="00042CD7" w:rsidDel="00B64623" w14:paraId="6492B8A3" w14:textId="70B90F7F" w:rsidTr="00063CC0">
              <w:tblPrEx>
                <w:tblCellSpacing w:w="15" w:type="dxa"/>
                <w:tblBorders>
                  <w:top w:val="none" w:sz="0" w:space="0" w:color="auto"/>
                </w:tblBorders>
                <w:tblCellMar>
                  <w:top w:w="15" w:type="dxa"/>
                  <w:left w:w="15" w:type="dxa"/>
                  <w:bottom w:w="15" w:type="dxa"/>
                  <w:right w:w="15" w:type="dxa"/>
                </w:tblCellMar>
                <w:tblLook w:val="04A0" w:firstRow="1" w:lastRow="0" w:firstColumn="1" w:lastColumn="0" w:noHBand="0" w:noVBand="1"/>
                <w:tblPrExChange w:id="3295" w:author="Compte Microsoft" w:date="2026-06-19T08:25:00Z">
                  <w:tblPrEx>
                    <w:tblCellSpacing w:w="15" w:type="dxa"/>
                    <w:tblBorders>
                      <w:top w:val="none" w:sz="0" w:space="0" w:color="auto"/>
                    </w:tblBorders>
                    <w:tblCellMar>
                      <w:top w:w="15" w:type="dxa"/>
                      <w:left w:w="15" w:type="dxa"/>
                      <w:bottom w:w="15" w:type="dxa"/>
                      <w:right w:w="15" w:type="dxa"/>
                    </w:tblCellMar>
                    <w:tblLook w:val="04A0" w:firstRow="1" w:lastRow="0" w:firstColumn="1" w:lastColumn="0" w:noHBand="0" w:noVBand="1"/>
                  </w:tblPrEx>
                </w:tblPrExChange>
              </w:tblPrEx>
              <w:trPr>
                <w:gridAfter w:val="1"/>
                <w:wAfter w:w="6084" w:type="dxa"/>
                <w:tblCellSpacing w:w="15" w:type="dxa"/>
                <w:ins w:id="3296" w:author="Ir Nicole" w:date="2026-06-18T18:29:00Z"/>
                <w:del w:id="3297" w:author="Compte Microsoft" w:date="2026-06-19T08:25:00Z"/>
                <w:trPrChange w:id="3298" w:author="Compte Microsoft" w:date="2026-06-19T08:25:00Z">
                  <w:trPr>
                    <w:gridAfter w:val="1"/>
                    <w:wAfter w:w="6084" w:type="dxa"/>
                    <w:tblCellSpacing w:w="15" w:type="dxa"/>
                  </w:trPr>
                </w:trPrChange>
              </w:trPr>
              <w:tc>
                <w:tcPr>
                  <w:tcW w:w="1857" w:type="dxa"/>
                  <w:vAlign w:val="center"/>
                  <w:tcPrChange w:id="3299" w:author="Compte Microsoft" w:date="2026-06-19T08:25:00Z">
                    <w:tcPr>
                      <w:tcW w:w="0" w:type="auto"/>
                      <w:vAlign w:val="center"/>
                    </w:tcPr>
                  </w:tcPrChange>
                </w:tcPr>
                <w:p w14:paraId="7908FFCB" w14:textId="6A2E2FA8" w:rsidR="00042CD7" w:rsidRPr="00042CD7" w:rsidDel="00B64623" w:rsidRDefault="00042CD7">
                  <w:pPr>
                    <w:jc w:val="both"/>
                    <w:rPr>
                      <w:ins w:id="3300" w:author="Ir Nicole" w:date="2026-06-18T18:29:00Z"/>
                      <w:del w:id="3301" w:author="Compte Microsoft" w:date="2026-06-19T08:25:00Z"/>
                      <w:rFonts w:ascii="Times New Roman" w:eastAsia="Times New Roman" w:hAnsi="Times New Roman" w:cs="Times New Roman"/>
                      <w:sz w:val="24"/>
                      <w:szCs w:val="24"/>
                      <w:lang w:eastAsia="en-US"/>
                      <w:rPrChange w:id="3302" w:author="Compte Microsoft" w:date="2026-06-19T09:04:00Z">
                        <w:rPr>
                          <w:ins w:id="3303" w:author="Ir Nicole" w:date="2026-06-18T18:29:00Z"/>
                          <w:del w:id="3304" w:author="Compte Microsoft" w:date="2026-06-19T08:25:00Z"/>
                          <w:rFonts w:ascii="Times New Roman" w:eastAsia="Times New Roman" w:hAnsi="Times New Roman" w:cs="Times New Roman"/>
                          <w:sz w:val="24"/>
                          <w:szCs w:val="24"/>
                          <w:lang w:val="en-US" w:eastAsia="en-US"/>
                        </w:rPr>
                      </w:rPrChange>
                    </w:rPr>
                    <w:pPrChange w:id="3305" w:author="Ir Nicole" w:date="2026-06-19T12:38:00Z">
                      <w:pPr/>
                    </w:pPrChange>
                  </w:pPr>
                  <w:ins w:id="3306" w:author="Ir Nicole" w:date="2026-06-18T18:29:00Z">
                    <w:del w:id="3307" w:author="Compte Microsoft" w:date="2026-06-19T08:11:00Z">
                      <w:r w:rsidRPr="00042CD7" w:rsidDel="00245B6C">
                        <w:rPr>
                          <w:rFonts w:ascii="Times New Roman" w:eastAsia="Times New Roman" w:hAnsi="Times New Roman" w:cs="Times New Roman"/>
                          <w:sz w:val="24"/>
                          <w:szCs w:val="24"/>
                          <w:lang w:eastAsia="en-US"/>
                          <w:rPrChange w:id="3308" w:author="Compte Microsoft" w:date="2026-06-19T09:04:00Z">
                            <w:rPr>
                              <w:rFonts w:ascii="Times New Roman" w:eastAsia="Times New Roman" w:hAnsi="Times New Roman" w:cs="Times New Roman"/>
                              <w:sz w:val="24"/>
                              <w:szCs w:val="24"/>
                              <w:lang w:val="en-US" w:eastAsia="en-US"/>
                            </w:rPr>
                          </w:rPrChange>
                        </w:rPr>
                        <w:delText>Étude de faisabilité</w:delText>
                      </w:r>
                    </w:del>
                  </w:ins>
                </w:p>
              </w:tc>
              <w:tc>
                <w:tcPr>
                  <w:tcW w:w="176" w:type="dxa"/>
                  <w:vAlign w:val="center"/>
                  <w:tcPrChange w:id="3309" w:author="Compte Microsoft" w:date="2026-06-19T08:25:00Z">
                    <w:tcPr>
                      <w:tcW w:w="0" w:type="auto"/>
                      <w:vAlign w:val="center"/>
                    </w:tcPr>
                  </w:tcPrChange>
                </w:tcPr>
                <w:p w14:paraId="6949F83E" w14:textId="08E73260" w:rsidR="00042CD7" w:rsidRPr="00042CD7" w:rsidDel="00B64623" w:rsidRDefault="00042CD7">
                  <w:pPr>
                    <w:jc w:val="both"/>
                    <w:rPr>
                      <w:ins w:id="3310" w:author="Ir Nicole" w:date="2026-06-18T18:29:00Z"/>
                      <w:del w:id="3311" w:author="Compte Microsoft" w:date="2026-06-19T08:25:00Z"/>
                      <w:rFonts w:ascii="Times New Roman" w:eastAsia="Times New Roman" w:hAnsi="Times New Roman" w:cs="Times New Roman"/>
                      <w:sz w:val="24"/>
                      <w:szCs w:val="24"/>
                      <w:lang w:eastAsia="en-US"/>
                      <w:rPrChange w:id="3312" w:author="Compte Microsoft" w:date="2026-06-19T09:04:00Z">
                        <w:rPr>
                          <w:ins w:id="3313" w:author="Ir Nicole" w:date="2026-06-18T18:29:00Z"/>
                          <w:del w:id="3314" w:author="Compte Microsoft" w:date="2026-06-19T08:25:00Z"/>
                          <w:rFonts w:ascii="Times New Roman" w:eastAsia="Times New Roman" w:hAnsi="Times New Roman" w:cs="Times New Roman"/>
                          <w:sz w:val="24"/>
                          <w:szCs w:val="24"/>
                          <w:lang w:val="en-US" w:eastAsia="en-US"/>
                        </w:rPr>
                      </w:rPrChange>
                    </w:rPr>
                    <w:pPrChange w:id="3315" w:author="Ir Nicole" w:date="2026-06-19T12:38:00Z">
                      <w:pPr/>
                    </w:pPrChange>
                  </w:pPr>
                  <w:ins w:id="3316" w:author="Ir Nicole" w:date="2026-06-18T18:29:00Z">
                    <w:del w:id="3317" w:author="Compte Microsoft" w:date="2026-06-19T08:11:00Z">
                      <w:r w:rsidRPr="00042CD7" w:rsidDel="00245B6C">
                        <w:rPr>
                          <w:rFonts w:ascii="Times New Roman" w:eastAsia="Times New Roman" w:hAnsi="Times New Roman" w:cs="Times New Roman"/>
                          <w:sz w:val="24"/>
                          <w:szCs w:val="24"/>
                          <w:lang w:eastAsia="en-US"/>
                          <w:rPrChange w:id="3318" w:author="Compte Microsoft" w:date="2026-06-19T09:04:00Z">
                            <w:rPr>
                              <w:rFonts w:ascii="Times New Roman" w:eastAsia="Times New Roman" w:hAnsi="Times New Roman" w:cs="Times New Roman"/>
                              <w:sz w:val="24"/>
                              <w:szCs w:val="24"/>
                              <w:lang w:val="en-US" w:eastAsia="en-US"/>
                            </w:rPr>
                          </w:rPrChange>
                        </w:rPr>
                        <w:delText>A</w:delText>
                      </w:r>
                    </w:del>
                  </w:ins>
                </w:p>
              </w:tc>
              <w:tc>
                <w:tcPr>
                  <w:tcW w:w="163" w:type="dxa"/>
                  <w:vAlign w:val="center"/>
                  <w:tcPrChange w:id="3319" w:author="Compte Microsoft" w:date="2026-06-19T08:25:00Z">
                    <w:tcPr>
                      <w:tcW w:w="0" w:type="auto"/>
                      <w:vAlign w:val="center"/>
                    </w:tcPr>
                  </w:tcPrChange>
                </w:tcPr>
                <w:p w14:paraId="55C55922" w14:textId="28844765" w:rsidR="00042CD7" w:rsidRPr="00042CD7" w:rsidDel="00B64623" w:rsidRDefault="00042CD7">
                  <w:pPr>
                    <w:jc w:val="both"/>
                    <w:rPr>
                      <w:ins w:id="3320" w:author="Ir Nicole" w:date="2026-06-18T18:29:00Z"/>
                      <w:del w:id="3321" w:author="Compte Microsoft" w:date="2026-06-19T08:25:00Z"/>
                      <w:rFonts w:ascii="Times New Roman" w:eastAsia="Times New Roman" w:hAnsi="Times New Roman" w:cs="Times New Roman"/>
                      <w:sz w:val="24"/>
                      <w:szCs w:val="24"/>
                      <w:lang w:eastAsia="en-US"/>
                      <w:rPrChange w:id="3322" w:author="Compte Microsoft" w:date="2026-06-19T09:04:00Z">
                        <w:rPr>
                          <w:ins w:id="3323" w:author="Ir Nicole" w:date="2026-06-18T18:29:00Z"/>
                          <w:del w:id="3324" w:author="Compte Microsoft" w:date="2026-06-19T08:25:00Z"/>
                          <w:rFonts w:ascii="Times New Roman" w:eastAsia="Times New Roman" w:hAnsi="Times New Roman" w:cs="Times New Roman"/>
                          <w:sz w:val="24"/>
                          <w:szCs w:val="24"/>
                          <w:lang w:val="en-US" w:eastAsia="en-US"/>
                        </w:rPr>
                      </w:rPrChange>
                    </w:rPr>
                    <w:pPrChange w:id="3325" w:author="Ir Nicole" w:date="2026-06-19T12:38:00Z">
                      <w:pPr/>
                    </w:pPrChange>
                  </w:pPr>
                  <w:ins w:id="3326" w:author="Ir Nicole" w:date="2026-06-18T18:29:00Z">
                    <w:del w:id="3327" w:author="Compte Microsoft" w:date="2026-06-19T08:11:00Z">
                      <w:r w:rsidRPr="00042CD7" w:rsidDel="00245B6C">
                        <w:rPr>
                          <w:rFonts w:ascii="Times New Roman" w:eastAsia="Times New Roman" w:hAnsi="Times New Roman" w:cs="Times New Roman"/>
                          <w:sz w:val="24"/>
                          <w:szCs w:val="24"/>
                          <w:lang w:eastAsia="en-US"/>
                          <w:rPrChange w:id="3328" w:author="Compte Microsoft" w:date="2026-06-19T09:04:00Z">
                            <w:rPr>
                              <w:rFonts w:ascii="Times New Roman" w:eastAsia="Times New Roman" w:hAnsi="Times New Roman" w:cs="Times New Roman"/>
                              <w:sz w:val="24"/>
                              <w:szCs w:val="24"/>
                              <w:lang w:val="en-US" w:eastAsia="en-US"/>
                            </w:rPr>
                          </w:rPrChange>
                        </w:rPr>
                        <w:delText>R</w:delText>
                      </w:r>
                    </w:del>
                  </w:ins>
                </w:p>
              </w:tc>
              <w:tc>
                <w:tcPr>
                  <w:tcW w:w="81" w:type="dxa"/>
                  <w:vAlign w:val="center"/>
                  <w:tcPrChange w:id="3329" w:author="Compte Microsoft" w:date="2026-06-19T08:25:00Z">
                    <w:tcPr>
                      <w:tcW w:w="0" w:type="auto"/>
                      <w:vAlign w:val="center"/>
                    </w:tcPr>
                  </w:tcPrChange>
                </w:tcPr>
                <w:p w14:paraId="0EF95BCD" w14:textId="75B3C235" w:rsidR="00042CD7" w:rsidRPr="00042CD7" w:rsidDel="00B64623" w:rsidRDefault="00042CD7">
                  <w:pPr>
                    <w:jc w:val="both"/>
                    <w:rPr>
                      <w:ins w:id="3330" w:author="Ir Nicole" w:date="2026-06-18T18:29:00Z"/>
                      <w:del w:id="3331" w:author="Compte Microsoft" w:date="2026-06-19T08:25:00Z"/>
                      <w:rFonts w:ascii="Times New Roman" w:eastAsia="Times New Roman" w:hAnsi="Times New Roman" w:cs="Times New Roman"/>
                      <w:sz w:val="24"/>
                      <w:szCs w:val="24"/>
                      <w:lang w:eastAsia="en-US"/>
                      <w:rPrChange w:id="3332" w:author="Compte Microsoft" w:date="2026-06-19T09:04:00Z">
                        <w:rPr>
                          <w:ins w:id="3333" w:author="Ir Nicole" w:date="2026-06-18T18:29:00Z"/>
                          <w:del w:id="3334" w:author="Compte Microsoft" w:date="2026-06-19T08:25:00Z"/>
                          <w:rFonts w:ascii="Times New Roman" w:eastAsia="Times New Roman" w:hAnsi="Times New Roman" w:cs="Times New Roman"/>
                          <w:sz w:val="24"/>
                          <w:szCs w:val="24"/>
                          <w:lang w:val="en-US" w:eastAsia="en-US"/>
                        </w:rPr>
                      </w:rPrChange>
                    </w:rPr>
                    <w:pPrChange w:id="3335" w:author="Ir Nicole" w:date="2026-06-19T12:38:00Z">
                      <w:pPr/>
                    </w:pPrChange>
                  </w:pPr>
                  <w:ins w:id="3336" w:author="Ir Nicole" w:date="2026-06-18T18:29:00Z">
                    <w:del w:id="3337" w:author="Compte Microsoft" w:date="2026-06-19T08:11:00Z">
                      <w:r w:rsidRPr="00042CD7" w:rsidDel="00245B6C">
                        <w:rPr>
                          <w:rFonts w:ascii="Times New Roman" w:eastAsia="Times New Roman" w:hAnsi="Times New Roman" w:cs="Times New Roman"/>
                          <w:sz w:val="24"/>
                          <w:szCs w:val="24"/>
                          <w:lang w:eastAsia="en-US"/>
                          <w:rPrChange w:id="3338" w:author="Compte Microsoft" w:date="2026-06-19T09:04:00Z">
                            <w:rPr>
                              <w:rFonts w:ascii="Times New Roman" w:eastAsia="Times New Roman" w:hAnsi="Times New Roman" w:cs="Times New Roman"/>
                              <w:sz w:val="24"/>
                              <w:szCs w:val="24"/>
                              <w:lang w:val="en-US" w:eastAsia="en-US"/>
                            </w:rPr>
                          </w:rPrChange>
                        </w:rPr>
                        <w:delText>I</w:delText>
                      </w:r>
                    </w:del>
                  </w:ins>
                </w:p>
              </w:tc>
              <w:tc>
                <w:tcPr>
                  <w:tcW w:w="163" w:type="dxa"/>
                  <w:vAlign w:val="center"/>
                  <w:tcPrChange w:id="3339" w:author="Compte Microsoft" w:date="2026-06-19T08:25:00Z">
                    <w:tcPr>
                      <w:tcW w:w="0" w:type="auto"/>
                      <w:vAlign w:val="center"/>
                    </w:tcPr>
                  </w:tcPrChange>
                </w:tcPr>
                <w:p w14:paraId="0F4370E9" w14:textId="0C2E6744" w:rsidR="00042CD7" w:rsidRPr="00042CD7" w:rsidDel="00B64623" w:rsidRDefault="00042CD7">
                  <w:pPr>
                    <w:jc w:val="both"/>
                    <w:rPr>
                      <w:ins w:id="3340" w:author="Ir Nicole" w:date="2026-06-18T18:29:00Z"/>
                      <w:del w:id="3341" w:author="Compte Microsoft" w:date="2026-06-19T08:25:00Z"/>
                      <w:rFonts w:ascii="Times New Roman" w:eastAsia="Times New Roman" w:hAnsi="Times New Roman" w:cs="Times New Roman"/>
                      <w:sz w:val="24"/>
                      <w:szCs w:val="24"/>
                      <w:lang w:eastAsia="en-US"/>
                      <w:rPrChange w:id="3342" w:author="Compte Microsoft" w:date="2026-06-19T09:04:00Z">
                        <w:rPr>
                          <w:ins w:id="3343" w:author="Ir Nicole" w:date="2026-06-18T18:29:00Z"/>
                          <w:del w:id="3344" w:author="Compte Microsoft" w:date="2026-06-19T08:25:00Z"/>
                          <w:rFonts w:ascii="Times New Roman" w:eastAsia="Times New Roman" w:hAnsi="Times New Roman" w:cs="Times New Roman"/>
                          <w:sz w:val="24"/>
                          <w:szCs w:val="24"/>
                          <w:lang w:val="en-US" w:eastAsia="en-US"/>
                        </w:rPr>
                      </w:rPrChange>
                    </w:rPr>
                    <w:pPrChange w:id="3345" w:author="Ir Nicole" w:date="2026-06-19T12:38:00Z">
                      <w:pPr/>
                    </w:pPrChange>
                  </w:pPr>
                  <w:ins w:id="3346" w:author="Ir Nicole" w:date="2026-06-18T18:29:00Z">
                    <w:del w:id="3347" w:author="Compte Microsoft" w:date="2026-06-19T08:11:00Z">
                      <w:r w:rsidRPr="00042CD7" w:rsidDel="00245B6C">
                        <w:rPr>
                          <w:rFonts w:ascii="Times New Roman" w:eastAsia="Times New Roman" w:hAnsi="Times New Roman" w:cs="Times New Roman"/>
                          <w:sz w:val="24"/>
                          <w:szCs w:val="24"/>
                          <w:lang w:eastAsia="en-US"/>
                          <w:rPrChange w:id="3348" w:author="Compte Microsoft" w:date="2026-06-19T09:04:00Z">
                            <w:rPr>
                              <w:rFonts w:ascii="Times New Roman" w:eastAsia="Times New Roman" w:hAnsi="Times New Roman" w:cs="Times New Roman"/>
                              <w:sz w:val="24"/>
                              <w:szCs w:val="24"/>
                              <w:lang w:val="en-US" w:eastAsia="en-US"/>
                            </w:rPr>
                          </w:rPrChange>
                        </w:rPr>
                        <w:delText>C</w:delText>
                      </w:r>
                    </w:del>
                  </w:ins>
                </w:p>
              </w:tc>
              <w:tc>
                <w:tcPr>
                  <w:tcW w:w="163" w:type="dxa"/>
                  <w:vAlign w:val="center"/>
                  <w:tcPrChange w:id="3349" w:author="Compte Microsoft" w:date="2026-06-19T08:25:00Z">
                    <w:tcPr>
                      <w:tcW w:w="0" w:type="auto"/>
                      <w:vAlign w:val="center"/>
                    </w:tcPr>
                  </w:tcPrChange>
                </w:tcPr>
                <w:p w14:paraId="294F5F48" w14:textId="6B3C407E" w:rsidR="00042CD7" w:rsidRPr="00042CD7" w:rsidDel="00B64623" w:rsidRDefault="00042CD7">
                  <w:pPr>
                    <w:jc w:val="both"/>
                    <w:rPr>
                      <w:ins w:id="3350" w:author="Ir Nicole" w:date="2026-06-18T18:29:00Z"/>
                      <w:del w:id="3351" w:author="Compte Microsoft" w:date="2026-06-19T08:25:00Z"/>
                      <w:rFonts w:ascii="Times New Roman" w:eastAsia="Times New Roman" w:hAnsi="Times New Roman" w:cs="Times New Roman"/>
                      <w:sz w:val="24"/>
                      <w:szCs w:val="24"/>
                      <w:lang w:eastAsia="en-US"/>
                      <w:rPrChange w:id="3352" w:author="Compte Microsoft" w:date="2026-06-19T09:04:00Z">
                        <w:rPr>
                          <w:ins w:id="3353" w:author="Ir Nicole" w:date="2026-06-18T18:29:00Z"/>
                          <w:del w:id="3354" w:author="Compte Microsoft" w:date="2026-06-19T08:25:00Z"/>
                          <w:rFonts w:ascii="Times New Roman" w:eastAsia="Times New Roman" w:hAnsi="Times New Roman" w:cs="Times New Roman"/>
                          <w:sz w:val="24"/>
                          <w:szCs w:val="24"/>
                          <w:lang w:val="en-US" w:eastAsia="en-US"/>
                        </w:rPr>
                      </w:rPrChange>
                    </w:rPr>
                    <w:pPrChange w:id="3355" w:author="Ir Nicole" w:date="2026-06-19T12:38:00Z">
                      <w:pPr/>
                    </w:pPrChange>
                  </w:pPr>
                  <w:ins w:id="3356" w:author="Ir Nicole" w:date="2026-06-18T18:29:00Z">
                    <w:del w:id="3357" w:author="Compte Microsoft" w:date="2026-06-19T08:11:00Z">
                      <w:r w:rsidRPr="00042CD7" w:rsidDel="00245B6C">
                        <w:rPr>
                          <w:rFonts w:ascii="Times New Roman" w:eastAsia="Times New Roman" w:hAnsi="Times New Roman" w:cs="Times New Roman"/>
                          <w:sz w:val="24"/>
                          <w:szCs w:val="24"/>
                          <w:lang w:eastAsia="en-US"/>
                          <w:rPrChange w:id="3358" w:author="Compte Microsoft" w:date="2026-06-19T09:04:00Z">
                            <w:rPr>
                              <w:rFonts w:ascii="Times New Roman" w:eastAsia="Times New Roman" w:hAnsi="Times New Roman" w:cs="Times New Roman"/>
                              <w:sz w:val="24"/>
                              <w:szCs w:val="24"/>
                              <w:lang w:val="en-US" w:eastAsia="en-US"/>
                            </w:rPr>
                          </w:rPrChange>
                        </w:rPr>
                        <w:delText>C</w:delText>
                      </w:r>
                    </w:del>
                  </w:ins>
                </w:p>
              </w:tc>
              <w:tc>
                <w:tcPr>
                  <w:tcW w:w="81" w:type="dxa"/>
                  <w:vAlign w:val="center"/>
                  <w:tcPrChange w:id="3359" w:author="Compte Microsoft" w:date="2026-06-19T08:25:00Z">
                    <w:tcPr>
                      <w:tcW w:w="0" w:type="auto"/>
                      <w:vAlign w:val="center"/>
                    </w:tcPr>
                  </w:tcPrChange>
                </w:tcPr>
                <w:p w14:paraId="65070F51" w14:textId="018302BC" w:rsidR="00042CD7" w:rsidRPr="00042CD7" w:rsidDel="00B64623" w:rsidRDefault="00042CD7">
                  <w:pPr>
                    <w:jc w:val="both"/>
                    <w:rPr>
                      <w:ins w:id="3360" w:author="Ir Nicole" w:date="2026-06-18T18:29:00Z"/>
                      <w:del w:id="3361" w:author="Compte Microsoft" w:date="2026-06-19T08:25:00Z"/>
                      <w:rFonts w:ascii="Times New Roman" w:eastAsia="Times New Roman" w:hAnsi="Times New Roman" w:cs="Times New Roman"/>
                      <w:sz w:val="24"/>
                      <w:szCs w:val="24"/>
                      <w:lang w:eastAsia="en-US"/>
                      <w:rPrChange w:id="3362" w:author="Compte Microsoft" w:date="2026-06-19T09:04:00Z">
                        <w:rPr>
                          <w:ins w:id="3363" w:author="Ir Nicole" w:date="2026-06-18T18:29:00Z"/>
                          <w:del w:id="3364" w:author="Compte Microsoft" w:date="2026-06-19T08:25:00Z"/>
                          <w:rFonts w:ascii="Times New Roman" w:eastAsia="Times New Roman" w:hAnsi="Times New Roman" w:cs="Times New Roman"/>
                          <w:sz w:val="24"/>
                          <w:szCs w:val="24"/>
                          <w:lang w:val="en-US" w:eastAsia="en-US"/>
                        </w:rPr>
                      </w:rPrChange>
                    </w:rPr>
                    <w:pPrChange w:id="3365" w:author="Ir Nicole" w:date="2026-06-19T12:38:00Z">
                      <w:pPr/>
                    </w:pPrChange>
                  </w:pPr>
                  <w:ins w:id="3366" w:author="Ir Nicole" w:date="2026-06-18T18:29:00Z">
                    <w:del w:id="3367" w:author="Compte Microsoft" w:date="2026-06-19T08:11:00Z">
                      <w:r w:rsidRPr="00042CD7" w:rsidDel="00245B6C">
                        <w:rPr>
                          <w:rFonts w:ascii="Times New Roman" w:eastAsia="Times New Roman" w:hAnsi="Times New Roman" w:cs="Times New Roman"/>
                          <w:sz w:val="24"/>
                          <w:szCs w:val="24"/>
                          <w:lang w:eastAsia="en-US"/>
                          <w:rPrChange w:id="3368" w:author="Compte Microsoft" w:date="2026-06-19T09:04:00Z">
                            <w:rPr>
                              <w:rFonts w:ascii="Times New Roman" w:eastAsia="Times New Roman" w:hAnsi="Times New Roman" w:cs="Times New Roman"/>
                              <w:sz w:val="24"/>
                              <w:szCs w:val="24"/>
                              <w:lang w:val="en-US" w:eastAsia="en-US"/>
                            </w:rPr>
                          </w:rPrChange>
                        </w:rPr>
                        <w:delText>I</w:delText>
                      </w:r>
                    </w:del>
                  </w:ins>
                </w:p>
              </w:tc>
              <w:tc>
                <w:tcPr>
                  <w:tcW w:w="66" w:type="dxa"/>
                  <w:vAlign w:val="center"/>
                  <w:tcPrChange w:id="3369" w:author="Compte Microsoft" w:date="2026-06-19T08:25:00Z">
                    <w:tcPr>
                      <w:tcW w:w="0" w:type="auto"/>
                      <w:vAlign w:val="center"/>
                    </w:tcPr>
                  </w:tcPrChange>
                </w:tcPr>
                <w:p w14:paraId="5AE37F2D" w14:textId="1A0C9B93" w:rsidR="00042CD7" w:rsidRPr="00042CD7" w:rsidDel="00B64623" w:rsidRDefault="00042CD7">
                  <w:pPr>
                    <w:jc w:val="both"/>
                    <w:rPr>
                      <w:ins w:id="3370" w:author="Ir Nicole" w:date="2026-06-18T18:29:00Z"/>
                      <w:del w:id="3371" w:author="Compte Microsoft" w:date="2026-06-19T08:25:00Z"/>
                      <w:rFonts w:ascii="Times New Roman" w:eastAsia="Times New Roman" w:hAnsi="Times New Roman" w:cs="Times New Roman"/>
                      <w:sz w:val="24"/>
                      <w:szCs w:val="24"/>
                      <w:lang w:eastAsia="en-US"/>
                      <w:rPrChange w:id="3372" w:author="Compte Microsoft" w:date="2026-06-19T09:04:00Z">
                        <w:rPr>
                          <w:ins w:id="3373" w:author="Ir Nicole" w:date="2026-06-18T18:29:00Z"/>
                          <w:del w:id="3374" w:author="Compte Microsoft" w:date="2026-06-19T08:25:00Z"/>
                          <w:rFonts w:ascii="Times New Roman" w:eastAsia="Times New Roman" w:hAnsi="Times New Roman" w:cs="Times New Roman"/>
                          <w:sz w:val="24"/>
                          <w:szCs w:val="24"/>
                          <w:lang w:val="en-US" w:eastAsia="en-US"/>
                        </w:rPr>
                      </w:rPrChange>
                    </w:rPr>
                    <w:pPrChange w:id="3375" w:author="Ir Nicole" w:date="2026-06-19T12:38:00Z">
                      <w:pPr/>
                    </w:pPrChange>
                  </w:pPr>
                  <w:ins w:id="3376" w:author="Ir Nicole" w:date="2026-06-18T18:29:00Z">
                    <w:del w:id="3377" w:author="Compte Microsoft" w:date="2026-06-19T08:11:00Z">
                      <w:r w:rsidRPr="00042CD7" w:rsidDel="00245B6C">
                        <w:rPr>
                          <w:rFonts w:ascii="Times New Roman" w:eastAsia="Times New Roman" w:hAnsi="Times New Roman" w:cs="Times New Roman"/>
                          <w:sz w:val="24"/>
                          <w:szCs w:val="24"/>
                          <w:lang w:eastAsia="en-US"/>
                          <w:rPrChange w:id="3378"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6BC23681" w14:textId="06947037" w:rsidR="00042CD7" w:rsidRPr="00042CD7" w:rsidDel="00B64623" w:rsidRDefault="00042CD7">
            <w:pPr>
              <w:jc w:val="both"/>
              <w:rPr>
                <w:ins w:id="3379" w:author="Ir Nicole" w:date="2026-06-18T18:29:00Z"/>
                <w:del w:id="3380" w:author="Compte Microsoft" w:date="2026-06-19T08:25:00Z"/>
                <w:rFonts w:ascii="Times New Roman" w:eastAsia="Times New Roman" w:hAnsi="Times New Roman" w:cs="Times New Roman"/>
                <w:vanish/>
                <w:sz w:val="24"/>
                <w:szCs w:val="24"/>
                <w:lang w:eastAsia="en-US"/>
                <w:rPrChange w:id="3381" w:author="Compte Microsoft" w:date="2026-06-19T09:04:00Z">
                  <w:rPr>
                    <w:ins w:id="3382" w:author="Ir Nicole" w:date="2026-06-18T18:29:00Z"/>
                    <w:del w:id="3383" w:author="Compte Microsoft" w:date="2026-06-19T08:25:00Z"/>
                    <w:rFonts w:ascii="Times New Roman" w:eastAsia="Times New Roman" w:hAnsi="Times New Roman" w:cs="Times New Roman"/>
                    <w:vanish/>
                    <w:sz w:val="24"/>
                    <w:szCs w:val="24"/>
                    <w:lang w:val="en-US" w:eastAsia="en-US"/>
                  </w:rPr>
                </w:rPrChange>
              </w:rPr>
              <w:pPrChange w:id="3384"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385"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552"/>
              <w:gridCol w:w="234"/>
              <w:gridCol w:w="221"/>
              <w:gridCol w:w="140"/>
              <w:gridCol w:w="221"/>
              <w:gridCol w:w="221"/>
              <w:gridCol w:w="140"/>
              <w:gridCol w:w="155"/>
              <w:tblGridChange w:id="3386">
                <w:tblGrid>
                  <w:gridCol w:w="4552"/>
                  <w:gridCol w:w="234"/>
                  <w:gridCol w:w="221"/>
                  <w:gridCol w:w="140"/>
                  <w:gridCol w:w="221"/>
                  <w:gridCol w:w="221"/>
                  <w:gridCol w:w="140"/>
                  <w:gridCol w:w="155"/>
                </w:tblGrid>
              </w:tblGridChange>
            </w:tblGrid>
            <w:tr w:rsidR="00042CD7" w:rsidRPr="00042CD7" w:rsidDel="00B64623" w14:paraId="6F3E7C50" w14:textId="52627241" w:rsidTr="00063CC0">
              <w:trPr>
                <w:tblCellSpacing w:w="15" w:type="dxa"/>
                <w:ins w:id="3387" w:author="Ir Nicole" w:date="2026-06-18T18:29:00Z"/>
                <w:del w:id="3388" w:author="Compte Microsoft" w:date="2026-06-19T08:25:00Z"/>
                <w:trPrChange w:id="3389" w:author="Compte Microsoft" w:date="2026-06-19T08:25:00Z">
                  <w:trPr>
                    <w:tblCellSpacing w:w="15" w:type="dxa"/>
                  </w:trPr>
                </w:trPrChange>
              </w:trPr>
              <w:tc>
                <w:tcPr>
                  <w:tcW w:w="4507" w:type="dxa"/>
                  <w:vAlign w:val="center"/>
                  <w:hideMark/>
                  <w:tcPrChange w:id="3390" w:author="Compte Microsoft" w:date="2026-06-19T08:25:00Z">
                    <w:tcPr>
                      <w:tcW w:w="0" w:type="auto"/>
                      <w:vAlign w:val="center"/>
                      <w:hideMark/>
                    </w:tcPr>
                  </w:tcPrChange>
                </w:tcPr>
                <w:p w14:paraId="14B1E548" w14:textId="07A1AD99" w:rsidR="00042CD7" w:rsidRPr="00042CD7" w:rsidDel="00B64623" w:rsidRDefault="00042CD7">
                  <w:pPr>
                    <w:jc w:val="both"/>
                    <w:rPr>
                      <w:ins w:id="3391" w:author="Ir Nicole" w:date="2026-06-18T18:29:00Z"/>
                      <w:del w:id="3392" w:author="Compte Microsoft" w:date="2026-06-19T08:25:00Z"/>
                      <w:rFonts w:ascii="Times New Roman" w:eastAsia="Times New Roman" w:hAnsi="Times New Roman" w:cs="Times New Roman"/>
                      <w:sz w:val="24"/>
                      <w:szCs w:val="24"/>
                      <w:lang w:eastAsia="en-US"/>
                      <w:rPrChange w:id="3393" w:author="Compte Microsoft" w:date="2026-06-19T09:04:00Z">
                        <w:rPr>
                          <w:ins w:id="3394" w:author="Ir Nicole" w:date="2026-06-18T18:29:00Z"/>
                          <w:del w:id="3395" w:author="Compte Microsoft" w:date="2026-06-19T08:25:00Z"/>
                          <w:rFonts w:ascii="Times New Roman" w:eastAsia="Times New Roman" w:hAnsi="Times New Roman" w:cs="Times New Roman"/>
                          <w:sz w:val="24"/>
                          <w:szCs w:val="24"/>
                          <w:lang w:val="en-US" w:eastAsia="en-US"/>
                        </w:rPr>
                      </w:rPrChange>
                    </w:rPr>
                    <w:pPrChange w:id="3396" w:author="Ir Nicole" w:date="2026-06-19T12:38:00Z">
                      <w:pPr/>
                    </w:pPrChange>
                  </w:pPr>
                  <w:ins w:id="3397" w:author="Ir Nicole" w:date="2026-06-18T18:29:00Z">
                    <w:del w:id="3398" w:author="Compte Microsoft" w:date="2026-06-19T08:12:00Z">
                      <w:r w:rsidRPr="00042CD7" w:rsidDel="00245B6C">
                        <w:rPr>
                          <w:rFonts w:ascii="Times New Roman" w:eastAsia="Times New Roman" w:hAnsi="Times New Roman" w:cs="Times New Roman"/>
                          <w:sz w:val="24"/>
                          <w:szCs w:val="24"/>
                          <w:lang w:eastAsia="en-US"/>
                          <w:rPrChange w:id="3399" w:author="Compte Microsoft" w:date="2026-06-19T09:04:00Z">
                            <w:rPr>
                              <w:rFonts w:ascii="Times New Roman" w:eastAsia="Times New Roman" w:hAnsi="Times New Roman" w:cs="Times New Roman"/>
                              <w:sz w:val="24"/>
                              <w:szCs w:val="24"/>
                              <w:lang w:val="en-US" w:eastAsia="en-US"/>
                            </w:rPr>
                          </w:rPrChange>
                        </w:rPr>
                        <w:delText>Analyse des risques et conformité réglementaire (AIPD)</w:delText>
                      </w:r>
                    </w:del>
                  </w:ins>
                </w:p>
              </w:tc>
              <w:tc>
                <w:tcPr>
                  <w:tcW w:w="204" w:type="dxa"/>
                  <w:vAlign w:val="center"/>
                  <w:hideMark/>
                  <w:tcPrChange w:id="3400" w:author="Compte Microsoft" w:date="2026-06-19T08:25:00Z">
                    <w:tcPr>
                      <w:tcW w:w="0" w:type="auto"/>
                      <w:vAlign w:val="center"/>
                      <w:hideMark/>
                    </w:tcPr>
                  </w:tcPrChange>
                </w:tcPr>
                <w:p w14:paraId="07B5BCB9" w14:textId="608D8239" w:rsidR="00042CD7" w:rsidRPr="00042CD7" w:rsidDel="00B64623" w:rsidRDefault="00042CD7">
                  <w:pPr>
                    <w:jc w:val="both"/>
                    <w:rPr>
                      <w:ins w:id="3401" w:author="Ir Nicole" w:date="2026-06-18T18:29:00Z"/>
                      <w:del w:id="3402" w:author="Compte Microsoft" w:date="2026-06-19T08:25:00Z"/>
                      <w:rFonts w:ascii="Times New Roman" w:eastAsia="Times New Roman" w:hAnsi="Times New Roman" w:cs="Times New Roman"/>
                      <w:sz w:val="24"/>
                      <w:szCs w:val="24"/>
                      <w:lang w:eastAsia="en-US"/>
                      <w:rPrChange w:id="3403" w:author="Compte Microsoft" w:date="2026-06-19T09:04:00Z">
                        <w:rPr>
                          <w:ins w:id="3404" w:author="Ir Nicole" w:date="2026-06-18T18:29:00Z"/>
                          <w:del w:id="3405" w:author="Compte Microsoft" w:date="2026-06-19T08:25:00Z"/>
                          <w:rFonts w:ascii="Times New Roman" w:eastAsia="Times New Roman" w:hAnsi="Times New Roman" w:cs="Times New Roman"/>
                          <w:sz w:val="24"/>
                          <w:szCs w:val="24"/>
                          <w:lang w:val="en-US" w:eastAsia="en-US"/>
                        </w:rPr>
                      </w:rPrChange>
                    </w:rPr>
                    <w:pPrChange w:id="3406" w:author="Ir Nicole" w:date="2026-06-19T12:38:00Z">
                      <w:pPr/>
                    </w:pPrChange>
                  </w:pPr>
                  <w:ins w:id="3407" w:author="Ir Nicole" w:date="2026-06-18T18:29:00Z">
                    <w:del w:id="3408" w:author="Compte Microsoft" w:date="2026-06-19T08:25:00Z">
                      <w:r w:rsidRPr="00042CD7" w:rsidDel="00B64623">
                        <w:rPr>
                          <w:rFonts w:ascii="Times New Roman" w:eastAsia="Times New Roman" w:hAnsi="Times New Roman" w:cs="Times New Roman"/>
                          <w:sz w:val="24"/>
                          <w:szCs w:val="24"/>
                          <w:lang w:eastAsia="en-US"/>
                          <w:rPrChange w:id="3409"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410" w:author="Compte Microsoft" w:date="2026-06-19T08:25:00Z">
                    <w:tcPr>
                      <w:tcW w:w="0" w:type="auto"/>
                      <w:vAlign w:val="center"/>
                      <w:hideMark/>
                    </w:tcPr>
                  </w:tcPrChange>
                </w:tcPr>
                <w:p w14:paraId="6215B635" w14:textId="2FC9B507" w:rsidR="00042CD7" w:rsidRPr="00042CD7" w:rsidDel="00B64623" w:rsidRDefault="00042CD7">
                  <w:pPr>
                    <w:jc w:val="both"/>
                    <w:rPr>
                      <w:ins w:id="3411" w:author="Ir Nicole" w:date="2026-06-18T18:29:00Z"/>
                      <w:del w:id="3412" w:author="Compte Microsoft" w:date="2026-06-19T08:25:00Z"/>
                      <w:rFonts w:ascii="Times New Roman" w:eastAsia="Times New Roman" w:hAnsi="Times New Roman" w:cs="Times New Roman"/>
                      <w:sz w:val="24"/>
                      <w:szCs w:val="24"/>
                      <w:lang w:eastAsia="en-US"/>
                      <w:rPrChange w:id="3413" w:author="Compte Microsoft" w:date="2026-06-19T09:04:00Z">
                        <w:rPr>
                          <w:ins w:id="3414" w:author="Ir Nicole" w:date="2026-06-18T18:29:00Z"/>
                          <w:del w:id="3415" w:author="Compte Microsoft" w:date="2026-06-19T08:25:00Z"/>
                          <w:rFonts w:ascii="Times New Roman" w:eastAsia="Times New Roman" w:hAnsi="Times New Roman" w:cs="Times New Roman"/>
                          <w:sz w:val="24"/>
                          <w:szCs w:val="24"/>
                          <w:lang w:val="en-US" w:eastAsia="en-US"/>
                        </w:rPr>
                      </w:rPrChange>
                    </w:rPr>
                    <w:pPrChange w:id="3416" w:author="Ir Nicole" w:date="2026-06-19T12:38:00Z">
                      <w:pPr/>
                    </w:pPrChange>
                  </w:pPr>
                  <w:ins w:id="3417" w:author="Ir Nicole" w:date="2026-06-18T18:29:00Z">
                    <w:del w:id="3418" w:author="Compte Microsoft" w:date="2026-06-19T08:25:00Z">
                      <w:r w:rsidRPr="00042CD7" w:rsidDel="00B64623">
                        <w:rPr>
                          <w:rFonts w:ascii="Times New Roman" w:eastAsia="Times New Roman" w:hAnsi="Times New Roman" w:cs="Times New Roman"/>
                          <w:sz w:val="24"/>
                          <w:szCs w:val="24"/>
                          <w:lang w:eastAsia="en-US"/>
                          <w:rPrChange w:id="3419"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3420" w:author="Compte Microsoft" w:date="2026-06-19T08:25:00Z">
                    <w:tcPr>
                      <w:tcW w:w="0" w:type="auto"/>
                      <w:vAlign w:val="center"/>
                      <w:hideMark/>
                    </w:tcPr>
                  </w:tcPrChange>
                </w:tcPr>
                <w:p w14:paraId="75FC0783" w14:textId="68328BBB" w:rsidR="00042CD7" w:rsidRPr="00042CD7" w:rsidDel="00B64623" w:rsidRDefault="00042CD7">
                  <w:pPr>
                    <w:jc w:val="both"/>
                    <w:rPr>
                      <w:ins w:id="3421" w:author="Ir Nicole" w:date="2026-06-18T18:29:00Z"/>
                      <w:del w:id="3422" w:author="Compte Microsoft" w:date="2026-06-19T08:25:00Z"/>
                      <w:rFonts w:ascii="Times New Roman" w:eastAsia="Times New Roman" w:hAnsi="Times New Roman" w:cs="Times New Roman"/>
                      <w:sz w:val="24"/>
                      <w:szCs w:val="24"/>
                      <w:lang w:eastAsia="en-US"/>
                      <w:rPrChange w:id="3423" w:author="Compte Microsoft" w:date="2026-06-19T09:04:00Z">
                        <w:rPr>
                          <w:ins w:id="3424" w:author="Ir Nicole" w:date="2026-06-18T18:29:00Z"/>
                          <w:del w:id="3425" w:author="Compte Microsoft" w:date="2026-06-19T08:25:00Z"/>
                          <w:rFonts w:ascii="Times New Roman" w:eastAsia="Times New Roman" w:hAnsi="Times New Roman" w:cs="Times New Roman"/>
                          <w:sz w:val="24"/>
                          <w:szCs w:val="24"/>
                          <w:lang w:val="en-US" w:eastAsia="en-US"/>
                        </w:rPr>
                      </w:rPrChange>
                    </w:rPr>
                    <w:pPrChange w:id="3426" w:author="Ir Nicole" w:date="2026-06-19T12:38:00Z">
                      <w:pPr/>
                    </w:pPrChange>
                  </w:pPr>
                  <w:ins w:id="3427" w:author="Ir Nicole" w:date="2026-06-18T18:29:00Z">
                    <w:del w:id="3428" w:author="Compte Microsoft" w:date="2026-06-19T08:25:00Z">
                      <w:r w:rsidRPr="00042CD7" w:rsidDel="00B64623">
                        <w:rPr>
                          <w:rFonts w:ascii="Times New Roman" w:eastAsia="Times New Roman" w:hAnsi="Times New Roman" w:cs="Times New Roman"/>
                          <w:sz w:val="24"/>
                          <w:szCs w:val="24"/>
                          <w:lang w:eastAsia="en-US"/>
                          <w:rPrChange w:id="3429"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3430" w:author="Compte Microsoft" w:date="2026-06-19T08:25:00Z">
                    <w:tcPr>
                      <w:tcW w:w="0" w:type="auto"/>
                      <w:vAlign w:val="center"/>
                      <w:hideMark/>
                    </w:tcPr>
                  </w:tcPrChange>
                </w:tcPr>
                <w:p w14:paraId="60B91AE2" w14:textId="76277BFE" w:rsidR="00042CD7" w:rsidRPr="00042CD7" w:rsidDel="00B64623" w:rsidRDefault="00042CD7">
                  <w:pPr>
                    <w:jc w:val="both"/>
                    <w:rPr>
                      <w:ins w:id="3431" w:author="Ir Nicole" w:date="2026-06-18T18:29:00Z"/>
                      <w:del w:id="3432" w:author="Compte Microsoft" w:date="2026-06-19T08:25:00Z"/>
                      <w:rFonts w:ascii="Times New Roman" w:eastAsia="Times New Roman" w:hAnsi="Times New Roman" w:cs="Times New Roman"/>
                      <w:sz w:val="24"/>
                      <w:szCs w:val="24"/>
                      <w:lang w:eastAsia="en-US"/>
                      <w:rPrChange w:id="3433" w:author="Compte Microsoft" w:date="2026-06-19T09:04:00Z">
                        <w:rPr>
                          <w:ins w:id="3434" w:author="Ir Nicole" w:date="2026-06-18T18:29:00Z"/>
                          <w:del w:id="3435" w:author="Compte Microsoft" w:date="2026-06-19T08:25:00Z"/>
                          <w:rFonts w:ascii="Times New Roman" w:eastAsia="Times New Roman" w:hAnsi="Times New Roman" w:cs="Times New Roman"/>
                          <w:sz w:val="24"/>
                          <w:szCs w:val="24"/>
                          <w:lang w:val="en-US" w:eastAsia="en-US"/>
                        </w:rPr>
                      </w:rPrChange>
                    </w:rPr>
                    <w:pPrChange w:id="3436" w:author="Ir Nicole" w:date="2026-06-19T12:38:00Z">
                      <w:pPr/>
                    </w:pPrChange>
                  </w:pPr>
                  <w:ins w:id="3437" w:author="Ir Nicole" w:date="2026-06-18T18:29:00Z">
                    <w:del w:id="3438" w:author="Compte Microsoft" w:date="2026-06-19T08:25:00Z">
                      <w:r w:rsidRPr="00042CD7" w:rsidDel="00B64623">
                        <w:rPr>
                          <w:rFonts w:ascii="Times New Roman" w:eastAsia="Times New Roman" w:hAnsi="Times New Roman" w:cs="Times New Roman"/>
                          <w:sz w:val="24"/>
                          <w:szCs w:val="24"/>
                          <w:lang w:eastAsia="en-US"/>
                          <w:rPrChange w:id="3439"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3440" w:author="Compte Microsoft" w:date="2026-06-19T08:25:00Z">
                    <w:tcPr>
                      <w:tcW w:w="0" w:type="auto"/>
                      <w:vAlign w:val="center"/>
                      <w:hideMark/>
                    </w:tcPr>
                  </w:tcPrChange>
                </w:tcPr>
                <w:p w14:paraId="38493854" w14:textId="63CCB12A" w:rsidR="00042CD7" w:rsidRPr="00042CD7" w:rsidDel="00B64623" w:rsidRDefault="00042CD7">
                  <w:pPr>
                    <w:jc w:val="both"/>
                    <w:rPr>
                      <w:ins w:id="3441" w:author="Ir Nicole" w:date="2026-06-18T18:29:00Z"/>
                      <w:del w:id="3442" w:author="Compte Microsoft" w:date="2026-06-19T08:25:00Z"/>
                      <w:rFonts w:ascii="Times New Roman" w:eastAsia="Times New Roman" w:hAnsi="Times New Roman" w:cs="Times New Roman"/>
                      <w:sz w:val="24"/>
                      <w:szCs w:val="24"/>
                      <w:lang w:eastAsia="en-US"/>
                      <w:rPrChange w:id="3443" w:author="Compte Microsoft" w:date="2026-06-19T09:04:00Z">
                        <w:rPr>
                          <w:ins w:id="3444" w:author="Ir Nicole" w:date="2026-06-18T18:29:00Z"/>
                          <w:del w:id="3445" w:author="Compte Microsoft" w:date="2026-06-19T08:25:00Z"/>
                          <w:rFonts w:ascii="Times New Roman" w:eastAsia="Times New Roman" w:hAnsi="Times New Roman" w:cs="Times New Roman"/>
                          <w:sz w:val="24"/>
                          <w:szCs w:val="24"/>
                          <w:lang w:val="en-US" w:eastAsia="en-US"/>
                        </w:rPr>
                      </w:rPrChange>
                    </w:rPr>
                    <w:pPrChange w:id="3446" w:author="Ir Nicole" w:date="2026-06-19T12:38:00Z">
                      <w:pPr/>
                    </w:pPrChange>
                  </w:pPr>
                  <w:ins w:id="3447" w:author="Ir Nicole" w:date="2026-06-18T18:29:00Z">
                    <w:del w:id="3448" w:author="Compte Microsoft" w:date="2026-06-19T08:25:00Z">
                      <w:r w:rsidRPr="00042CD7" w:rsidDel="00B64623">
                        <w:rPr>
                          <w:rFonts w:ascii="Times New Roman" w:eastAsia="Times New Roman" w:hAnsi="Times New Roman" w:cs="Times New Roman"/>
                          <w:sz w:val="24"/>
                          <w:szCs w:val="24"/>
                          <w:lang w:eastAsia="en-US"/>
                          <w:rPrChange w:id="3449"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450" w:author="Compte Microsoft" w:date="2026-06-19T08:25:00Z">
                    <w:tcPr>
                      <w:tcW w:w="0" w:type="auto"/>
                      <w:vAlign w:val="center"/>
                      <w:hideMark/>
                    </w:tcPr>
                  </w:tcPrChange>
                </w:tcPr>
                <w:p w14:paraId="6C02BB64" w14:textId="3EB575B2" w:rsidR="00042CD7" w:rsidRPr="00042CD7" w:rsidDel="00B64623" w:rsidRDefault="00042CD7">
                  <w:pPr>
                    <w:jc w:val="both"/>
                    <w:rPr>
                      <w:ins w:id="3451" w:author="Ir Nicole" w:date="2026-06-18T18:29:00Z"/>
                      <w:del w:id="3452" w:author="Compte Microsoft" w:date="2026-06-19T08:25:00Z"/>
                      <w:rFonts w:ascii="Times New Roman" w:eastAsia="Times New Roman" w:hAnsi="Times New Roman" w:cs="Times New Roman"/>
                      <w:sz w:val="24"/>
                      <w:szCs w:val="24"/>
                      <w:lang w:eastAsia="en-US"/>
                      <w:rPrChange w:id="3453" w:author="Compte Microsoft" w:date="2026-06-19T09:04:00Z">
                        <w:rPr>
                          <w:ins w:id="3454" w:author="Ir Nicole" w:date="2026-06-18T18:29:00Z"/>
                          <w:del w:id="3455" w:author="Compte Microsoft" w:date="2026-06-19T08:25:00Z"/>
                          <w:rFonts w:ascii="Times New Roman" w:eastAsia="Times New Roman" w:hAnsi="Times New Roman" w:cs="Times New Roman"/>
                          <w:sz w:val="24"/>
                          <w:szCs w:val="24"/>
                          <w:lang w:val="en-US" w:eastAsia="en-US"/>
                        </w:rPr>
                      </w:rPrChange>
                    </w:rPr>
                    <w:pPrChange w:id="3456" w:author="Ir Nicole" w:date="2026-06-19T12:38:00Z">
                      <w:pPr/>
                    </w:pPrChange>
                  </w:pPr>
                  <w:ins w:id="3457" w:author="Ir Nicole" w:date="2026-06-18T18:29:00Z">
                    <w:del w:id="3458" w:author="Compte Microsoft" w:date="2026-06-19T08:25:00Z">
                      <w:r w:rsidRPr="00042CD7" w:rsidDel="00B64623">
                        <w:rPr>
                          <w:rFonts w:ascii="Times New Roman" w:eastAsia="Times New Roman" w:hAnsi="Times New Roman" w:cs="Times New Roman"/>
                          <w:sz w:val="24"/>
                          <w:szCs w:val="24"/>
                          <w:lang w:eastAsia="en-US"/>
                          <w:rPrChange w:id="3459"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460" w:author="Compte Microsoft" w:date="2026-06-19T08:25:00Z">
                    <w:tcPr>
                      <w:tcW w:w="0" w:type="auto"/>
                      <w:vAlign w:val="center"/>
                      <w:hideMark/>
                    </w:tcPr>
                  </w:tcPrChange>
                </w:tcPr>
                <w:p w14:paraId="3FDBD31B" w14:textId="5270F48C" w:rsidR="00042CD7" w:rsidRPr="00042CD7" w:rsidDel="00B64623" w:rsidRDefault="00042CD7">
                  <w:pPr>
                    <w:jc w:val="both"/>
                    <w:rPr>
                      <w:ins w:id="3461" w:author="Ir Nicole" w:date="2026-06-18T18:29:00Z"/>
                      <w:del w:id="3462" w:author="Compte Microsoft" w:date="2026-06-19T08:25:00Z"/>
                      <w:rFonts w:ascii="Times New Roman" w:eastAsia="Times New Roman" w:hAnsi="Times New Roman" w:cs="Times New Roman"/>
                      <w:sz w:val="24"/>
                      <w:szCs w:val="24"/>
                      <w:lang w:eastAsia="en-US"/>
                      <w:rPrChange w:id="3463" w:author="Compte Microsoft" w:date="2026-06-19T09:04:00Z">
                        <w:rPr>
                          <w:ins w:id="3464" w:author="Ir Nicole" w:date="2026-06-18T18:29:00Z"/>
                          <w:del w:id="3465" w:author="Compte Microsoft" w:date="2026-06-19T08:25:00Z"/>
                          <w:rFonts w:ascii="Times New Roman" w:eastAsia="Times New Roman" w:hAnsi="Times New Roman" w:cs="Times New Roman"/>
                          <w:sz w:val="24"/>
                          <w:szCs w:val="24"/>
                          <w:lang w:val="en-US" w:eastAsia="en-US"/>
                        </w:rPr>
                      </w:rPrChange>
                    </w:rPr>
                    <w:pPrChange w:id="3466" w:author="Ir Nicole" w:date="2026-06-19T12:38:00Z">
                      <w:pPr/>
                    </w:pPrChange>
                  </w:pPr>
                  <w:ins w:id="3467" w:author="Ir Nicole" w:date="2026-06-18T18:29:00Z">
                    <w:del w:id="3468" w:author="Compte Microsoft" w:date="2026-06-19T08:25:00Z">
                      <w:r w:rsidRPr="00042CD7" w:rsidDel="00B64623">
                        <w:rPr>
                          <w:rFonts w:ascii="Times New Roman" w:eastAsia="Times New Roman" w:hAnsi="Times New Roman" w:cs="Times New Roman"/>
                          <w:sz w:val="24"/>
                          <w:szCs w:val="24"/>
                          <w:lang w:eastAsia="en-US"/>
                          <w:rPrChange w:id="3469"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4B33EA2B" w14:textId="25C607D3" w:rsidR="00042CD7" w:rsidRPr="00042CD7" w:rsidDel="00B64623" w:rsidRDefault="00042CD7">
            <w:pPr>
              <w:jc w:val="both"/>
              <w:rPr>
                <w:ins w:id="3470" w:author="Ir Nicole" w:date="2026-06-18T18:29:00Z"/>
                <w:del w:id="3471" w:author="Compte Microsoft" w:date="2026-06-19T08:25:00Z"/>
                <w:rFonts w:ascii="Times New Roman" w:eastAsia="Times New Roman" w:hAnsi="Times New Roman" w:cs="Times New Roman"/>
                <w:vanish/>
                <w:sz w:val="24"/>
                <w:szCs w:val="24"/>
                <w:lang w:eastAsia="en-US"/>
                <w:rPrChange w:id="3472" w:author="Compte Microsoft" w:date="2026-06-19T09:04:00Z">
                  <w:rPr>
                    <w:ins w:id="3473" w:author="Ir Nicole" w:date="2026-06-18T18:29:00Z"/>
                    <w:del w:id="3474" w:author="Compte Microsoft" w:date="2026-06-19T08:25:00Z"/>
                    <w:rFonts w:ascii="Times New Roman" w:eastAsia="Times New Roman" w:hAnsi="Times New Roman" w:cs="Times New Roman"/>
                    <w:vanish/>
                    <w:sz w:val="24"/>
                    <w:szCs w:val="24"/>
                    <w:lang w:val="en-US" w:eastAsia="en-US"/>
                  </w:rPr>
                </w:rPrChange>
              </w:rPr>
              <w:pPrChange w:id="3475"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476"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633"/>
              <w:gridCol w:w="234"/>
              <w:gridCol w:w="221"/>
              <w:gridCol w:w="221"/>
              <w:gridCol w:w="140"/>
              <w:gridCol w:w="140"/>
              <w:gridCol w:w="140"/>
              <w:gridCol w:w="155"/>
              <w:tblGridChange w:id="3477">
                <w:tblGrid>
                  <w:gridCol w:w="4633"/>
                  <w:gridCol w:w="234"/>
                  <w:gridCol w:w="221"/>
                  <w:gridCol w:w="221"/>
                  <w:gridCol w:w="140"/>
                  <w:gridCol w:w="140"/>
                  <w:gridCol w:w="140"/>
                  <w:gridCol w:w="155"/>
                </w:tblGrid>
              </w:tblGridChange>
            </w:tblGrid>
            <w:tr w:rsidR="00042CD7" w:rsidRPr="00042CD7" w:rsidDel="00B64623" w14:paraId="27A2C196" w14:textId="13A0CEBB" w:rsidTr="00063CC0">
              <w:trPr>
                <w:tblCellSpacing w:w="15" w:type="dxa"/>
                <w:ins w:id="3478" w:author="Ir Nicole" w:date="2026-06-18T18:29:00Z"/>
                <w:del w:id="3479" w:author="Compte Microsoft" w:date="2026-06-19T08:25:00Z"/>
                <w:trPrChange w:id="3480" w:author="Compte Microsoft" w:date="2026-06-19T08:25:00Z">
                  <w:trPr>
                    <w:tblCellSpacing w:w="15" w:type="dxa"/>
                  </w:trPr>
                </w:trPrChange>
              </w:trPr>
              <w:tc>
                <w:tcPr>
                  <w:tcW w:w="4588" w:type="dxa"/>
                  <w:vAlign w:val="center"/>
                  <w:hideMark/>
                  <w:tcPrChange w:id="3481" w:author="Compte Microsoft" w:date="2026-06-19T08:25:00Z">
                    <w:tcPr>
                      <w:tcW w:w="0" w:type="auto"/>
                      <w:vAlign w:val="center"/>
                      <w:hideMark/>
                    </w:tcPr>
                  </w:tcPrChange>
                </w:tcPr>
                <w:p w14:paraId="21AB5D0C" w14:textId="3926E5D2" w:rsidR="00042CD7" w:rsidRPr="00042CD7" w:rsidDel="00B64623" w:rsidRDefault="00042CD7">
                  <w:pPr>
                    <w:jc w:val="both"/>
                    <w:rPr>
                      <w:ins w:id="3482" w:author="Ir Nicole" w:date="2026-06-18T18:29:00Z"/>
                      <w:del w:id="3483" w:author="Compte Microsoft" w:date="2026-06-19T08:25:00Z"/>
                      <w:rFonts w:ascii="Times New Roman" w:eastAsia="Times New Roman" w:hAnsi="Times New Roman" w:cs="Times New Roman"/>
                      <w:sz w:val="24"/>
                      <w:szCs w:val="24"/>
                      <w:lang w:eastAsia="en-US"/>
                      <w:rPrChange w:id="3484" w:author="Compte Microsoft" w:date="2026-06-19T09:04:00Z">
                        <w:rPr>
                          <w:ins w:id="3485" w:author="Ir Nicole" w:date="2026-06-18T18:29:00Z"/>
                          <w:del w:id="3486" w:author="Compte Microsoft" w:date="2026-06-19T08:25:00Z"/>
                          <w:rFonts w:ascii="Times New Roman" w:eastAsia="Times New Roman" w:hAnsi="Times New Roman" w:cs="Times New Roman"/>
                          <w:sz w:val="24"/>
                          <w:szCs w:val="24"/>
                          <w:lang w:val="en-US" w:eastAsia="en-US"/>
                        </w:rPr>
                      </w:rPrChange>
                    </w:rPr>
                    <w:pPrChange w:id="3487" w:author="Ir Nicole" w:date="2026-06-19T12:38:00Z">
                      <w:pPr/>
                    </w:pPrChange>
                  </w:pPr>
                  <w:ins w:id="3488" w:author="Ir Nicole" w:date="2026-06-18T18:29:00Z">
                    <w:del w:id="3489" w:author="Compte Microsoft" w:date="2026-06-19T08:13:00Z">
                      <w:r w:rsidRPr="00042CD7" w:rsidDel="00245B6C">
                        <w:rPr>
                          <w:rFonts w:ascii="Times New Roman" w:eastAsia="Times New Roman" w:hAnsi="Times New Roman" w:cs="Times New Roman"/>
                          <w:sz w:val="24"/>
                          <w:szCs w:val="24"/>
                          <w:lang w:eastAsia="en-US"/>
                          <w:rPrChange w:id="3490" w:author="Compte Microsoft" w:date="2026-06-19T09:04:00Z">
                            <w:rPr>
                              <w:rFonts w:ascii="Times New Roman" w:eastAsia="Times New Roman" w:hAnsi="Times New Roman" w:cs="Times New Roman"/>
                              <w:sz w:val="24"/>
                              <w:szCs w:val="24"/>
                              <w:lang w:val="en-US" w:eastAsia="en-US"/>
                            </w:rPr>
                          </w:rPrChange>
                        </w:rPr>
                        <w:delText>Conception de l'architecture logicielle et matérielle</w:delText>
                      </w:r>
                    </w:del>
                  </w:ins>
                </w:p>
              </w:tc>
              <w:tc>
                <w:tcPr>
                  <w:tcW w:w="204" w:type="dxa"/>
                  <w:vAlign w:val="center"/>
                  <w:hideMark/>
                  <w:tcPrChange w:id="3491" w:author="Compte Microsoft" w:date="2026-06-19T08:25:00Z">
                    <w:tcPr>
                      <w:tcW w:w="0" w:type="auto"/>
                      <w:vAlign w:val="center"/>
                      <w:hideMark/>
                    </w:tcPr>
                  </w:tcPrChange>
                </w:tcPr>
                <w:p w14:paraId="461D5EA4" w14:textId="244B7DA9" w:rsidR="00042CD7" w:rsidRPr="00042CD7" w:rsidDel="00B64623" w:rsidRDefault="00042CD7">
                  <w:pPr>
                    <w:jc w:val="both"/>
                    <w:rPr>
                      <w:ins w:id="3492" w:author="Ir Nicole" w:date="2026-06-18T18:29:00Z"/>
                      <w:del w:id="3493" w:author="Compte Microsoft" w:date="2026-06-19T08:25:00Z"/>
                      <w:rFonts w:ascii="Times New Roman" w:eastAsia="Times New Roman" w:hAnsi="Times New Roman" w:cs="Times New Roman"/>
                      <w:sz w:val="24"/>
                      <w:szCs w:val="24"/>
                      <w:lang w:eastAsia="en-US"/>
                      <w:rPrChange w:id="3494" w:author="Compte Microsoft" w:date="2026-06-19T09:04:00Z">
                        <w:rPr>
                          <w:ins w:id="3495" w:author="Ir Nicole" w:date="2026-06-18T18:29:00Z"/>
                          <w:del w:id="3496" w:author="Compte Microsoft" w:date="2026-06-19T08:25:00Z"/>
                          <w:rFonts w:ascii="Times New Roman" w:eastAsia="Times New Roman" w:hAnsi="Times New Roman" w:cs="Times New Roman"/>
                          <w:sz w:val="24"/>
                          <w:szCs w:val="24"/>
                          <w:lang w:val="en-US" w:eastAsia="en-US"/>
                        </w:rPr>
                      </w:rPrChange>
                    </w:rPr>
                    <w:pPrChange w:id="3497" w:author="Ir Nicole" w:date="2026-06-19T12:38:00Z">
                      <w:pPr/>
                    </w:pPrChange>
                  </w:pPr>
                  <w:ins w:id="3498" w:author="Ir Nicole" w:date="2026-06-18T18:29:00Z">
                    <w:del w:id="3499" w:author="Compte Microsoft" w:date="2026-06-19T08:25:00Z">
                      <w:r w:rsidRPr="00042CD7" w:rsidDel="00B64623">
                        <w:rPr>
                          <w:rFonts w:ascii="Times New Roman" w:eastAsia="Times New Roman" w:hAnsi="Times New Roman" w:cs="Times New Roman"/>
                          <w:sz w:val="24"/>
                          <w:szCs w:val="24"/>
                          <w:lang w:eastAsia="en-US"/>
                          <w:rPrChange w:id="3500"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501" w:author="Compte Microsoft" w:date="2026-06-19T08:25:00Z">
                    <w:tcPr>
                      <w:tcW w:w="0" w:type="auto"/>
                      <w:vAlign w:val="center"/>
                      <w:hideMark/>
                    </w:tcPr>
                  </w:tcPrChange>
                </w:tcPr>
                <w:p w14:paraId="6FC485C7" w14:textId="7F208419" w:rsidR="00042CD7" w:rsidRPr="00042CD7" w:rsidDel="00B64623" w:rsidRDefault="00042CD7">
                  <w:pPr>
                    <w:jc w:val="both"/>
                    <w:rPr>
                      <w:ins w:id="3502" w:author="Ir Nicole" w:date="2026-06-18T18:29:00Z"/>
                      <w:del w:id="3503" w:author="Compte Microsoft" w:date="2026-06-19T08:25:00Z"/>
                      <w:rFonts w:ascii="Times New Roman" w:eastAsia="Times New Roman" w:hAnsi="Times New Roman" w:cs="Times New Roman"/>
                      <w:sz w:val="24"/>
                      <w:szCs w:val="24"/>
                      <w:lang w:eastAsia="en-US"/>
                      <w:rPrChange w:id="3504" w:author="Compte Microsoft" w:date="2026-06-19T09:04:00Z">
                        <w:rPr>
                          <w:ins w:id="3505" w:author="Ir Nicole" w:date="2026-06-18T18:29:00Z"/>
                          <w:del w:id="3506" w:author="Compte Microsoft" w:date="2026-06-19T08:25:00Z"/>
                          <w:rFonts w:ascii="Times New Roman" w:eastAsia="Times New Roman" w:hAnsi="Times New Roman" w:cs="Times New Roman"/>
                          <w:sz w:val="24"/>
                          <w:szCs w:val="24"/>
                          <w:lang w:val="en-US" w:eastAsia="en-US"/>
                        </w:rPr>
                      </w:rPrChange>
                    </w:rPr>
                    <w:pPrChange w:id="3507" w:author="Ir Nicole" w:date="2026-06-19T12:38:00Z">
                      <w:pPr/>
                    </w:pPrChange>
                  </w:pPr>
                  <w:ins w:id="3508" w:author="Ir Nicole" w:date="2026-06-18T18:29:00Z">
                    <w:del w:id="3509" w:author="Compte Microsoft" w:date="2026-06-19T08:25:00Z">
                      <w:r w:rsidRPr="00042CD7" w:rsidDel="00B64623">
                        <w:rPr>
                          <w:rFonts w:ascii="Times New Roman" w:eastAsia="Times New Roman" w:hAnsi="Times New Roman" w:cs="Times New Roman"/>
                          <w:sz w:val="24"/>
                          <w:szCs w:val="24"/>
                          <w:lang w:eastAsia="en-US"/>
                          <w:rPrChange w:id="3510"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3511" w:author="Compte Microsoft" w:date="2026-06-19T08:25:00Z">
                    <w:tcPr>
                      <w:tcW w:w="0" w:type="auto"/>
                      <w:vAlign w:val="center"/>
                      <w:hideMark/>
                    </w:tcPr>
                  </w:tcPrChange>
                </w:tcPr>
                <w:p w14:paraId="614D1914" w14:textId="1D78ACC5" w:rsidR="00042CD7" w:rsidRPr="00042CD7" w:rsidDel="00B64623" w:rsidRDefault="00042CD7">
                  <w:pPr>
                    <w:jc w:val="both"/>
                    <w:rPr>
                      <w:ins w:id="3512" w:author="Ir Nicole" w:date="2026-06-18T18:29:00Z"/>
                      <w:del w:id="3513" w:author="Compte Microsoft" w:date="2026-06-19T08:25:00Z"/>
                      <w:rFonts w:ascii="Times New Roman" w:eastAsia="Times New Roman" w:hAnsi="Times New Roman" w:cs="Times New Roman"/>
                      <w:sz w:val="24"/>
                      <w:szCs w:val="24"/>
                      <w:lang w:eastAsia="en-US"/>
                      <w:rPrChange w:id="3514" w:author="Compte Microsoft" w:date="2026-06-19T09:04:00Z">
                        <w:rPr>
                          <w:ins w:id="3515" w:author="Ir Nicole" w:date="2026-06-18T18:29:00Z"/>
                          <w:del w:id="3516" w:author="Compte Microsoft" w:date="2026-06-19T08:25:00Z"/>
                          <w:rFonts w:ascii="Times New Roman" w:eastAsia="Times New Roman" w:hAnsi="Times New Roman" w:cs="Times New Roman"/>
                          <w:sz w:val="24"/>
                          <w:szCs w:val="24"/>
                          <w:lang w:val="en-US" w:eastAsia="en-US"/>
                        </w:rPr>
                      </w:rPrChange>
                    </w:rPr>
                    <w:pPrChange w:id="3517" w:author="Ir Nicole" w:date="2026-06-19T12:38:00Z">
                      <w:pPr/>
                    </w:pPrChange>
                  </w:pPr>
                  <w:ins w:id="3518" w:author="Ir Nicole" w:date="2026-06-18T18:29:00Z">
                    <w:del w:id="3519" w:author="Compte Microsoft" w:date="2026-06-19T08:25:00Z">
                      <w:r w:rsidRPr="00042CD7" w:rsidDel="00B64623">
                        <w:rPr>
                          <w:rFonts w:ascii="Times New Roman" w:eastAsia="Times New Roman" w:hAnsi="Times New Roman" w:cs="Times New Roman"/>
                          <w:sz w:val="24"/>
                          <w:szCs w:val="24"/>
                          <w:lang w:eastAsia="en-US"/>
                          <w:rPrChange w:id="3520"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521" w:author="Compte Microsoft" w:date="2026-06-19T08:25:00Z">
                    <w:tcPr>
                      <w:tcW w:w="0" w:type="auto"/>
                      <w:vAlign w:val="center"/>
                      <w:hideMark/>
                    </w:tcPr>
                  </w:tcPrChange>
                </w:tcPr>
                <w:p w14:paraId="65C802C8" w14:textId="3988B472" w:rsidR="00042CD7" w:rsidRPr="00042CD7" w:rsidDel="00B64623" w:rsidRDefault="00042CD7">
                  <w:pPr>
                    <w:jc w:val="both"/>
                    <w:rPr>
                      <w:ins w:id="3522" w:author="Ir Nicole" w:date="2026-06-18T18:29:00Z"/>
                      <w:del w:id="3523" w:author="Compte Microsoft" w:date="2026-06-19T08:25:00Z"/>
                      <w:rFonts w:ascii="Times New Roman" w:eastAsia="Times New Roman" w:hAnsi="Times New Roman" w:cs="Times New Roman"/>
                      <w:sz w:val="24"/>
                      <w:szCs w:val="24"/>
                      <w:lang w:eastAsia="en-US"/>
                      <w:rPrChange w:id="3524" w:author="Compte Microsoft" w:date="2026-06-19T09:04:00Z">
                        <w:rPr>
                          <w:ins w:id="3525" w:author="Ir Nicole" w:date="2026-06-18T18:29:00Z"/>
                          <w:del w:id="3526" w:author="Compte Microsoft" w:date="2026-06-19T08:25:00Z"/>
                          <w:rFonts w:ascii="Times New Roman" w:eastAsia="Times New Roman" w:hAnsi="Times New Roman" w:cs="Times New Roman"/>
                          <w:sz w:val="24"/>
                          <w:szCs w:val="24"/>
                          <w:lang w:val="en-US" w:eastAsia="en-US"/>
                        </w:rPr>
                      </w:rPrChange>
                    </w:rPr>
                    <w:pPrChange w:id="3527" w:author="Ir Nicole" w:date="2026-06-19T12:38:00Z">
                      <w:pPr/>
                    </w:pPrChange>
                  </w:pPr>
                  <w:ins w:id="3528" w:author="Ir Nicole" w:date="2026-06-18T18:29:00Z">
                    <w:del w:id="3529" w:author="Compte Microsoft" w:date="2026-06-19T08:25:00Z">
                      <w:r w:rsidRPr="00042CD7" w:rsidDel="00B64623">
                        <w:rPr>
                          <w:rFonts w:ascii="Times New Roman" w:eastAsia="Times New Roman" w:hAnsi="Times New Roman" w:cs="Times New Roman"/>
                          <w:sz w:val="24"/>
                          <w:szCs w:val="24"/>
                          <w:lang w:eastAsia="en-US"/>
                          <w:rPrChange w:id="3530"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531" w:author="Compte Microsoft" w:date="2026-06-19T08:25:00Z">
                    <w:tcPr>
                      <w:tcW w:w="0" w:type="auto"/>
                      <w:vAlign w:val="center"/>
                      <w:hideMark/>
                    </w:tcPr>
                  </w:tcPrChange>
                </w:tcPr>
                <w:p w14:paraId="451FAFC9" w14:textId="4C7F39B4" w:rsidR="00042CD7" w:rsidRPr="00042CD7" w:rsidDel="00B64623" w:rsidRDefault="00042CD7">
                  <w:pPr>
                    <w:jc w:val="both"/>
                    <w:rPr>
                      <w:ins w:id="3532" w:author="Ir Nicole" w:date="2026-06-18T18:29:00Z"/>
                      <w:del w:id="3533" w:author="Compte Microsoft" w:date="2026-06-19T08:25:00Z"/>
                      <w:rFonts w:ascii="Times New Roman" w:eastAsia="Times New Roman" w:hAnsi="Times New Roman" w:cs="Times New Roman"/>
                      <w:sz w:val="24"/>
                      <w:szCs w:val="24"/>
                      <w:lang w:eastAsia="en-US"/>
                      <w:rPrChange w:id="3534" w:author="Compte Microsoft" w:date="2026-06-19T09:04:00Z">
                        <w:rPr>
                          <w:ins w:id="3535" w:author="Ir Nicole" w:date="2026-06-18T18:29:00Z"/>
                          <w:del w:id="3536" w:author="Compte Microsoft" w:date="2026-06-19T08:25:00Z"/>
                          <w:rFonts w:ascii="Times New Roman" w:eastAsia="Times New Roman" w:hAnsi="Times New Roman" w:cs="Times New Roman"/>
                          <w:sz w:val="24"/>
                          <w:szCs w:val="24"/>
                          <w:lang w:val="en-US" w:eastAsia="en-US"/>
                        </w:rPr>
                      </w:rPrChange>
                    </w:rPr>
                    <w:pPrChange w:id="3537" w:author="Ir Nicole" w:date="2026-06-19T12:38:00Z">
                      <w:pPr/>
                    </w:pPrChange>
                  </w:pPr>
                  <w:ins w:id="3538" w:author="Ir Nicole" w:date="2026-06-18T18:29:00Z">
                    <w:del w:id="3539" w:author="Compte Microsoft" w:date="2026-06-19T08:25:00Z">
                      <w:r w:rsidRPr="00042CD7" w:rsidDel="00B64623">
                        <w:rPr>
                          <w:rFonts w:ascii="Times New Roman" w:eastAsia="Times New Roman" w:hAnsi="Times New Roman" w:cs="Times New Roman"/>
                          <w:sz w:val="24"/>
                          <w:szCs w:val="24"/>
                          <w:lang w:eastAsia="en-US"/>
                          <w:rPrChange w:id="3540"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541" w:author="Compte Microsoft" w:date="2026-06-19T08:25:00Z">
                    <w:tcPr>
                      <w:tcW w:w="0" w:type="auto"/>
                      <w:vAlign w:val="center"/>
                      <w:hideMark/>
                    </w:tcPr>
                  </w:tcPrChange>
                </w:tcPr>
                <w:p w14:paraId="6BA798E5" w14:textId="47D58263" w:rsidR="00042CD7" w:rsidRPr="00042CD7" w:rsidDel="00B64623" w:rsidRDefault="00042CD7">
                  <w:pPr>
                    <w:jc w:val="both"/>
                    <w:rPr>
                      <w:ins w:id="3542" w:author="Ir Nicole" w:date="2026-06-18T18:29:00Z"/>
                      <w:del w:id="3543" w:author="Compte Microsoft" w:date="2026-06-19T08:25:00Z"/>
                      <w:rFonts w:ascii="Times New Roman" w:eastAsia="Times New Roman" w:hAnsi="Times New Roman" w:cs="Times New Roman"/>
                      <w:sz w:val="24"/>
                      <w:szCs w:val="24"/>
                      <w:lang w:eastAsia="en-US"/>
                      <w:rPrChange w:id="3544" w:author="Compte Microsoft" w:date="2026-06-19T09:04:00Z">
                        <w:rPr>
                          <w:ins w:id="3545" w:author="Ir Nicole" w:date="2026-06-18T18:29:00Z"/>
                          <w:del w:id="3546" w:author="Compte Microsoft" w:date="2026-06-19T08:25:00Z"/>
                          <w:rFonts w:ascii="Times New Roman" w:eastAsia="Times New Roman" w:hAnsi="Times New Roman" w:cs="Times New Roman"/>
                          <w:sz w:val="24"/>
                          <w:szCs w:val="24"/>
                          <w:lang w:val="en-US" w:eastAsia="en-US"/>
                        </w:rPr>
                      </w:rPrChange>
                    </w:rPr>
                    <w:pPrChange w:id="3547" w:author="Ir Nicole" w:date="2026-06-19T12:38:00Z">
                      <w:pPr/>
                    </w:pPrChange>
                  </w:pPr>
                  <w:ins w:id="3548" w:author="Ir Nicole" w:date="2026-06-18T18:29:00Z">
                    <w:del w:id="3549" w:author="Compte Microsoft" w:date="2026-06-19T08:25:00Z">
                      <w:r w:rsidRPr="00042CD7" w:rsidDel="00B64623">
                        <w:rPr>
                          <w:rFonts w:ascii="Times New Roman" w:eastAsia="Times New Roman" w:hAnsi="Times New Roman" w:cs="Times New Roman"/>
                          <w:sz w:val="24"/>
                          <w:szCs w:val="24"/>
                          <w:lang w:eastAsia="en-US"/>
                          <w:rPrChange w:id="3550"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551" w:author="Compte Microsoft" w:date="2026-06-19T08:25:00Z">
                    <w:tcPr>
                      <w:tcW w:w="0" w:type="auto"/>
                      <w:vAlign w:val="center"/>
                      <w:hideMark/>
                    </w:tcPr>
                  </w:tcPrChange>
                </w:tcPr>
                <w:p w14:paraId="17A17218" w14:textId="64F7DB31" w:rsidR="00042CD7" w:rsidRPr="00042CD7" w:rsidDel="00B64623" w:rsidRDefault="00042CD7">
                  <w:pPr>
                    <w:jc w:val="both"/>
                    <w:rPr>
                      <w:ins w:id="3552" w:author="Ir Nicole" w:date="2026-06-18T18:29:00Z"/>
                      <w:del w:id="3553" w:author="Compte Microsoft" w:date="2026-06-19T08:25:00Z"/>
                      <w:rFonts w:ascii="Times New Roman" w:eastAsia="Times New Roman" w:hAnsi="Times New Roman" w:cs="Times New Roman"/>
                      <w:sz w:val="24"/>
                      <w:szCs w:val="24"/>
                      <w:lang w:eastAsia="en-US"/>
                      <w:rPrChange w:id="3554" w:author="Compte Microsoft" w:date="2026-06-19T09:04:00Z">
                        <w:rPr>
                          <w:ins w:id="3555" w:author="Ir Nicole" w:date="2026-06-18T18:29:00Z"/>
                          <w:del w:id="3556" w:author="Compte Microsoft" w:date="2026-06-19T08:25:00Z"/>
                          <w:rFonts w:ascii="Times New Roman" w:eastAsia="Times New Roman" w:hAnsi="Times New Roman" w:cs="Times New Roman"/>
                          <w:sz w:val="24"/>
                          <w:szCs w:val="24"/>
                          <w:lang w:val="en-US" w:eastAsia="en-US"/>
                        </w:rPr>
                      </w:rPrChange>
                    </w:rPr>
                    <w:pPrChange w:id="3557" w:author="Ir Nicole" w:date="2026-06-19T12:38:00Z">
                      <w:pPr/>
                    </w:pPrChange>
                  </w:pPr>
                  <w:ins w:id="3558" w:author="Ir Nicole" w:date="2026-06-18T18:29:00Z">
                    <w:del w:id="3559" w:author="Compte Microsoft" w:date="2026-06-19T08:25:00Z">
                      <w:r w:rsidRPr="00042CD7" w:rsidDel="00B64623">
                        <w:rPr>
                          <w:rFonts w:ascii="Times New Roman" w:eastAsia="Times New Roman" w:hAnsi="Times New Roman" w:cs="Times New Roman"/>
                          <w:sz w:val="24"/>
                          <w:szCs w:val="24"/>
                          <w:lang w:eastAsia="en-US"/>
                          <w:rPrChange w:id="3560"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29E95A2E" w14:textId="1B278CF0" w:rsidR="00042CD7" w:rsidRPr="00042CD7" w:rsidDel="00B64623" w:rsidRDefault="00042CD7">
            <w:pPr>
              <w:jc w:val="both"/>
              <w:rPr>
                <w:ins w:id="3561" w:author="Ir Nicole" w:date="2026-06-18T18:29:00Z"/>
                <w:del w:id="3562" w:author="Compte Microsoft" w:date="2026-06-19T08:25:00Z"/>
                <w:rFonts w:ascii="Times New Roman" w:eastAsia="Times New Roman" w:hAnsi="Times New Roman" w:cs="Times New Roman"/>
                <w:vanish/>
                <w:sz w:val="24"/>
                <w:szCs w:val="24"/>
                <w:lang w:eastAsia="en-US"/>
                <w:rPrChange w:id="3563" w:author="Compte Microsoft" w:date="2026-06-19T09:04:00Z">
                  <w:rPr>
                    <w:ins w:id="3564" w:author="Ir Nicole" w:date="2026-06-18T18:29:00Z"/>
                    <w:del w:id="3565" w:author="Compte Microsoft" w:date="2026-06-19T08:25:00Z"/>
                    <w:rFonts w:ascii="Times New Roman" w:eastAsia="Times New Roman" w:hAnsi="Times New Roman" w:cs="Times New Roman"/>
                    <w:vanish/>
                    <w:sz w:val="24"/>
                    <w:szCs w:val="24"/>
                    <w:lang w:val="en-US" w:eastAsia="en-US"/>
                  </w:rPr>
                </w:rPrChange>
              </w:rPr>
              <w:pPrChange w:id="3566"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567"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431"/>
              <w:gridCol w:w="124"/>
              <w:gridCol w:w="221"/>
              <w:gridCol w:w="221"/>
              <w:gridCol w:w="140"/>
              <w:gridCol w:w="140"/>
              <w:gridCol w:w="140"/>
              <w:gridCol w:w="155"/>
              <w:tblGridChange w:id="3568">
                <w:tblGrid>
                  <w:gridCol w:w="3321"/>
                  <w:gridCol w:w="234"/>
                  <w:gridCol w:w="221"/>
                  <w:gridCol w:w="221"/>
                  <w:gridCol w:w="140"/>
                  <w:gridCol w:w="140"/>
                  <w:gridCol w:w="140"/>
                  <w:gridCol w:w="155"/>
                </w:tblGrid>
              </w:tblGridChange>
            </w:tblGrid>
            <w:tr w:rsidR="00042CD7" w:rsidRPr="00042CD7" w:rsidDel="00B64623" w14:paraId="50C2E2E3" w14:textId="74C505FE" w:rsidTr="00063CC0">
              <w:trPr>
                <w:tblCellSpacing w:w="15" w:type="dxa"/>
                <w:ins w:id="3569" w:author="Ir Nicole" w:date="2026-06-18T18:29:00Z"/>
                <w:del w:id="3570" w:author="Compte Microsoft" w:date="2026-06-19T08:25:00Z"/>
                <w:trPrChange w:id="3571" w:author="Compte Microsoft" w:date="2026-06-19T08:25:00Z">
                  <w:trPr>
                    <w:tblCellSpacing w:w="15" w:type="dxa"/>
                  </w:trPr>
                </w:trPrChange>
              </w:trPr>
              <w:tc>
                <w:tcPr>
                  <w:tcW w:w="3386" w:type="dxa"/>
                  <w:vAlign w:val="center"/>
                  <w:hideMark/>
                  <w:tcPrChange w:id="3572" w:author="Compte Microsoft" w:date="2026-06-19T08:25:00Z">
                    <w:tcPr>
                      <w:tcW w:w="0" w:type="auto"/>
                      <w:vAlign w:val="center"/>
                      <w:hideMark/>
                    </w:tcPr>
                  </w:tcPrChange>
                </w:tcPr>
                <w:p w14:paraId="78356382" w14:textId="5756A515" w:rsidR="00042CD7" w:rsidRPr="00042CD7" w:rsidDel="00B64623" w:rsidRDefault="00042CD7">
                  <w:pPr>
                    <w:jc w:val="both"/>
                    <w:rPr>
                      <w:ins w:id="3573" w:author="Ir Nicole" w:date="2026-06-18T18:29:00Z"/>
                      <w:del w:id="3574" w:author="Compte Microsoft" w:date="2026-06-19T08:25:00Z"/>
                      <w:rFonts w:ascii="Times New Roman" w:eastAsia="Times New Roman" w:hAnsi="Times New Roman" w:cs="Times New Roman"/>
                      <w:sz w:val="24"/>
                      <w:szCs w:val="24"/>
                      <w:lang w:eastAsia="en-US"/>
                      <w:rPrChange w:id="3575" w:author="Compte Microsoft" w:date="2026-06-19T09:04:00Z">
                        <w:rPr>
                          <w:ins w:id="3576" w:author="Ir Nicole" w:date="2026-06-18T18:29:00Z"/>
                          <w:del w:id="3577" w:author="Compte Microsoft" w:date="2026-06-19T08:25:00Z"/>
                          <w:rFonts w:ascii="Times New Roman" w:eastAsia="Times New Roman" w:hAnsi="Times New Roman" w:cs="Times New Roman"/>
                          <w:sz w:val="24"/>
                          <w:szCs w:val="24"/>
                          <w:lang w:val="en-US" w:eastAsia="en-US"/>
                        </w:rPr>
                      </w:rPrChange>
                    </w:rPr>
                    <w:pPrChange w:id="3578" w:author="Ir Nicole" w:date="2026-06-19T12:38:00Z">
                      <w:pPr/>
                    </w:pPrChange>
                  </w:pPr>
                  <w:ins w:id="3579" w:author="Ir Nicole" w:date="2026-06-18T18:29:00Z">
                    <w:del w:id="3580" w:author="Compte Microsoft" w:date="2026-06-19T08:13:00Z">
                      <w:r w:rsidRPr="00042CD7" w:rsidDel="00245B6C">
                        <w:rPr>
                          <w:rFonts w:ascii="Times New Roman" w:eastAsia="Times New Roman" w:hAnsi="Times New Roman" w:cs="Times New Roman"/>
                          <w:sz w:val="24"/>
                          <w:szCs w:val="24"/>
                          <w:lang w:eastAsia="en-US"/>
                          <w:rPrChange w:id="3581" w:author="Compte Microsoft" w:date="2026-06-19T09:04:00Z">
                            <w:rPr>
                              <w:rFonts w:ascii="Times New Roman" w:eastAsia="Times New Roman" w:hAnsi="Times New Roman" w:cs="Times New Roman"/>
                              <w:sz w:val="24"/>
                              <w:szCs w:val="24"/>
                              <w:lang w:val="en-US" w:eastAsia="en-US"/>
                            </w:rPr>
                          </w:rPrChange>
                        </w:rPr>
                        <w:delText>Conception de la base de données</w:delText>
                      </w:r>
                    </w:del>
                  </w:ins>
                </w:p>
              </w:tc>
              <w:tc>
                <w:tcPr>
                  <w:tcW w:w="94" w:type="dxa"/>
                  <w:vAlign w:val="center"/>
                  <w:hideMark/>
                  <w:tcPrChange w:id="3582" w:author="Compte Microsoft" w:date="2026-06-19T08:25:00Z">
                    <w:tcPr>
                      <w:tcW w:w="0" w:type="auto"/>
                      <w:vAlign w:val="center"/>
                      <w:hideMark/>
                    </w:tcPr>
                  </w:tcPrChange>
                </w:tcPr>
                <w:p w14:paraId="33377966" w14:textId="320804ED" w:rsidR="00042CD7" w:rsidRPr="00042CD7" w:rsidDel="00B64623" w:rsidRDefault="00042CD7">
                  <w:pPr>
                    <w:jc w:val="both"/>
                    <w:rPr>
                      <w:ins w:id="3583" w:author="Ir Nicole" w:date="2026-06-18T18:29:00Z"/>
                      <w:del w:id="3584" w:author="Compte Microsoft" w:date="2026-06-19T08:25:00Z"/>
                      <w:rFonts w:ascii="Times New Roman" w:eastAsia="Times New Roman" w:hAnsi="Times New Roman" w:cs="Times New Roman"/>
                      <w:sz w:val="24"/>
                      <w:szCs w:val="24"/>
                      <w:lang w:eastAsia="en-US"/>
                      <w:rPrChange w:id="3585" w:author="Compte Microsoft" w:date="2026-06-19T09:04:00Z">
                        <w:rPr>
                          <w:ins w:id="3586" w:author="Ir Nicole" w:date="2026-06-18T18:29:00Z"/>
                          <w:del w:id="3587" w:author="Compte Microsoft" w:date="2026-06-19T08:25:00Z"/>
                          <w:rFonts w:ascii="Times New Roman" w:eastAsia="Times New Roman" w:hAnsi="Times New Roman" w:cs="Times New Roman"/>
                          <w:sz w:val="24"/>
                          <w:szCs w:val="24"/>
                          <w:lang w:val="en-US" w:eastAsia="en-US"/>
                        </w:rPr>
                      </w:rPrChange>
                    </w:rPr>
                    <w:pPrChange w:id="3588" w:author="Ir Nicole" w:date="2026-06-19T12:38:00Z">
                      <w:pPr/>
                    </w:pPrChange>
                  </w:pPr>
                  <w:ins w:id="3589" w:author="Ir Nicole" w:date="2026-06-18T18:29:00Z">
                    <w:del w:id="3590" w:author="Compte Microsoft" w:date="2026-06-19T08:25:00Z">
                      <w:r w:rsidRPr="00042CD7" w:rsidDel="00B64623">
                        <w:rPr>
                          <w:rFonts w:ascii="Times New Roman" w:eastAsia="Times New Roman" w:hAnsi="Times New Roman" w:cs="Times New Roman"/>
                          <w:sz w:val="24"/>
                          <w:szCs w:val="24"/>
                          <w:lang w:eastAsia="en-US"/>
                          <w:rPrChange w:id="3591"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592" w:author="Compte Microsoft" w:date="2026-06-19T08:25:00Z">
                    <w:tcPr>
                      <w:tcW w:w="0" w:type="auto"/>
                      <w:vAlign w:val="center"/>
                      <w:hideMark/>
                    </w:tcPr>
                  </w:tcPrChange>
                </w:tcPr>
                <w:p w14:paraId="72390B9A" w14:textId="78B1B9F5" w:rsidR="00042CD7" w:rsidRPr="00042CD7" w:rsidDel="00B64623" w:rsidRDefault="00042CD7">
                  <w:pPr>
                    <w:jc w:val="both"/>
                    <w:rPr>
                      <w:ins w:id="3593" w:author="Ir Nicole" w:date="2026-06-18T18:29:00Z"/>
                      <w:del w:id="3594" w:author="Compte Microsoft" w:date="2026-06-19T08:25:00Z"/>
                      <w:rFonts w:ascii="Times New Roman" w:eastAsia="Times New Roman" w:hAnsi="Times New Roman" w:cs="Times New Roman"/>
                      <w:sz w:val="24"/>
                      <w:szCs w:val="24"/>
                      <w:lang w:eastAsia="en-US"/>
                      <w:rPrChange w:id="3595" w:author="Compte Microsoft" w:date="2026-06-19T09:04:00Z">
                        <w:rPr>
                          <w:ins w:id="3596" w:author="Ir Nicole" w:date="2026-06-18T18:29:00Z"/>
                          <w:del w:id="3597" w:author="Compte Microsoft" w:date="2026-06-19T08:25:00Z"/>
                          <w:rFonts w:ascii="Times New Roman" w:eastAsia="Times New Roman" w:hAnsi="Times New Roman" w:cs="Times New Roman"/>
                          <w:sz w:val="24"/>
                          <w:szCs w:val="24"/>
                          <w:lang w:val="en-US" w:eastAsia="en-US"/>
                        </w:rPr>
                      </w:rPrChange>
                    </w:rPr>
                    <w:pPrChange w:id="3598" w:author="Ir Nicole" w:date="2026-06-19T12:38:00Z">
                      <w:pPr/>
                    </w:pPrChange>
                  </w:pPr>
                  <w:ins w:id="3599" w:author="Ir Nicole" w:date="2026-06-18T18:29:00Z">
                    <w:del w:id="3600" w:author="Compte Microsoft" w:date="2026-06-19T08:25:00Z">
                      <w:r w:rsidRPr="00042CD7" w:rsidDel="00B64623">
                        <w:rPr>
                          <w:rFonts w:ascii="Times New Roman" w:eastAsia="Times New Roman" w:hAnsi="Times New Roman" w:cs="Times New Roman"/>
                          <w:sz w:val="24"/>
                          <w:szCs w:val="24"/>
                          <w:lang w:eastAsia="en-US"/>
                          <w:rPrChange w:id="3601"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3602" w:author="Compte Microsoft" w:date="2026-06-19T08:25:00Z">
                    <w:tcPr>
                      <w:tcW w:w="0" w:type="auto"/>
                      <w:vAlign w:val="center"/>
                      <w:hideMark/>
                    </w:tcPr>
                  </w:tcPrChange>
                </w:tcPr>
                <w:p w14:paraId="117F1313" w14:textId="5537DF3E" w:rsidR="00042CD7" w:rsidRPr="00042CD7" w:rsidDel="00B64623" w:rsidRDefault="00042CD7">
                  <w:pPr>
                    <w:jc w:val="both"/>
                    <w:rPr>
                      <w:ins w:id="3603" w:author="Ir Nicole" w:date="2026-06-18T18:29:00Z"/>
                      <w:del w:id="3604" w:author="Compte Microsoft" w:date="2026-06-19T08:25:00Z"/>
                      <w:rFonts w:ascii="Times New Roman" w:eastAsia="Times New Roman" w:hAnsi="Times New Roman" w:cs="Times New Roman"/>
                      <w:sz w:val="24"/>
                      <w:szCs w:val="24"/>
                      <w:lang w:eastAsia="en-US"/>
                      <w:rPrChange w:id="3605" w:author="Compte Microsoft" w:date="2026-06-19T09:04:00Z">
                        <w:rPr>
                          <w:ins w:id="3606" w:author="Ir Nicole" w:date="2026-06-18T18:29:00Z"/>
                          <w:del w:id="3607" w:author="Compte Microsoft" w:date="2026-06-19T08:25:00Z"/>
                          <w:rFonts w:ascii="Times New Roman" w:eastAsia="Times New Roman" w:hAnsi="Times New Roman" w:cs="Times New Roman"/>
                          <w:sz w:val="24"/>
                          <w:szCs w:val="24"/>
                          <w:lang w:val="en-US" w:eastAsia="en-US"/>
                        </w:rPr>
                      </w:rPrChange>
                    </w:rPr>
                    <w:pPrChange w:id="3608" w:author="Ir Nicole" w:date="2026-06-19T12:38:00Z">
                      <w:pPr/>
                    </w:pPrChange>
                  </w:pPr>
                  <w:ins w:id="3609" w:author="Ir Nicole" w:date="2026-06-18T18:29:00Z">
                    <w:del w:id="3610" w:author="Compte Microsoft" w:date="2026-06-19T08:25:00Z">
                      <w:r w:rsidRPr="00042CD7" w:rsidDel="00B64623">
                        <w:rPr>
                          <w:rFonts w:ascii="Times New Roman" w:eastAsia="Times New Roman" w:hAnsi="Times New Roman" w:cs="Times New Roman"/>
                          <w:sz w:val="24"/>
                          <w:szCs w:val="24"/>
                          <w:lang w:eastAsia="en-US"/>
                          <w:rPrChange w:id="3611"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612" w:author="Compte Microsoft" w:date="2026-06-19T08:25:00Z">
                    <w:tcPr>
                      <w:tcW w:w="0" w:type="auto"/>
                      <w:vAlign w:val="center"/>
                      <w:hideMark/>
                    </w:tcPr>
                  </w:tcPrChange>
                </w:tcPr>
                <w:p w14:paraId="530B8AC1" w14:textId="5B7C3573" w:rsidR="00042CD7" w:rsidRPr="00042CD7" w:rsidDel="00B64623" w:rsidRDefault="00042CD7">
                  <w:pPr>
                    <w:jc w:val="both"/>
                    <w:rPr>
                      <w:ins w:id="3613" w:author="Ir Nicole" w:date="2026-06-18T18:29:00Z"/>
                      <w:del w:id="3614" w:author="Compte Microsoft" w:date="2026-06-19T08:25:00Z"/>
                      <w:rFonts w:ascii="Times New Roman" w:eastAsia="Times New Roman" w:hAnsi="Times New Roman" w:cs="Times New Roman"/>
                      <w:sz w:val="24"/>
                      <w:szCs w:val="24"/>
                      <w:lang w:eastAsia="en-US"/>
                      <w:rPrChange w:id="3615" w:author="Compte Microsoft" w:date="2026-06-19T09:04:00Z">
                        <w:rPr>
                          <w:ins w:id="3616" w:author="Ir Nicole" w:date="2026-06-18T18:29:00Z"/>
                          <w:del w:id="3617" w:author="Compte Microsoft" w:date="2026-06-19T08:25:00Z"/>
                          <w:rFonts w:ascii="Times New Roman" w:eastAsia="Times New Roman" w:hAnsi="Times New Roman" w:cs="Times New Roman"/>
                          <w:sz w:val="24"/>
                          <w:szCs w:val="24"/>
                          <w:lang w:val="en-US" w:eastAsia="en-US"/>
                        </w:rPr>
                      </w:rPrChange>
                    </w:rPr>
                    <w:pPrChange w:id="3618" w:author="Ir Nicole" w:date="2026-06-19T12:38:00Z">
                      <w:pPr/>
                    </w:pPrChange>
                  </w:pPr>
                  <w:ins w:id="3619" w:author="Ir Nicole" w:date="2026-06-18T18:29:00Z">
                    <w:del w:id="3620" w:author="Compte Microsoft" w:date="2026-06-19T08:25:00Z">
                      <w:r w:rsidRPr="00042CD7" w:rsidDel="00B64623">
                        <w:rPr>
                          <w:rFonts w:ascii="Times New Roman" w:eastAsia="Times New Roman" w:hAnsi="Times New Roman" w:cs="Times New Roman"/>
                          <w:sz w:val="24"/>
                          <w:szCs w:val="24"/>
                          <w:lang w:eastAsia="en-US"/>
                          <w:rPrChange w:id="3621"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622" w:author="Compte Microsoft" w:date="2026-06-19T08:25:00Z">
                    <w:tcPr>
                      <w:tcW w:w="0" w:type="auto"/>
                      <w:vAlign w:val="center"/>
                      <w:hideMark/>
                    </w:tcPr>
                  </w:tcPrChange>
                </w:tcPr>
                <w:p w14:paraId="7CD6F98F" w14:textId="471B5425" w:rsidR="00042CD7" w:rsidRPr="00042CD7" w:rsidDel="00B64623" w:rsidRDefault="00042CD7">
                  <w:pPr>
                    <w:jc w:val="both"/>
                    <w:rPr>
                      <w:ins w:id="3623" w:author="Ir Nicole" w:date="2026-06-18T18:29:00Z"/>
                      <w:del w:id="3624" w:author="Compte Microsoft" w:date="2026-06-19T08:25:00Z"/>
                      <w:rFonts w:ascii="Times New Roman" w:eastAsia="Times New Roman" w:hAnsi="Times New Roman" w:cs="Times New Roman"/>
                      <w:sz w:val="24"/>
                      <w:szCs w:val="24"/>
                      <w:lang w:eastAsia="en-US"/>
                      <w:rPrChange w:id="3625" w:author="Compte Microsoft" w:date="2026-06-19T09:04:00Z">
                        <w:rPr>
                          <w:ins w:id="3626" w:author="Ir Nicole" w:date="2026-06-18T18:29:00Z"/>
                          <w:del w:id="3627" w:author="Compte Microsoft" w:date="2026-06-19T08:25:00Z"/>
                          <w:rFonts w:ascii="Times New Roman" w:eastAsia="Times New Roman" w:hAnsi="Times New Roman" w:cs="Times New Roman"/>
                          <w:sz w:val="24"/>
                          <w:szCs w:val="24"/>
                          <w:lang w:val="en-US" w:eastAsia="en-US"/>
                        </w:rPr>
                      </w:rPrChange>
                    </w:rPr>
                    <w:pPrChange w:id="3628" w:author="Ir Nicole" w:date="2026-06-19T12:38:00Z">
                      <w:pPr/>
                    </w:pPrChange>
                  </w:pPr>
                  <w:ins w:id="3629" w:author="Ir Nicole" w:date="2026-06-18T18:29:00Z">
                    <w:del w:id="3630" w:author="Compte Microsoft" w:date="2026-06-19T08:25:00Z">
                      <w:r w:rsidRPr="00042CD7" w:rsidDel="00B64623">
                        <w:rPr>
                          <w:rFonts w:ascii="Times New Roman" w:eastAsia="Times New Roman" w:hAnsi="Times New Roman" w:cs="Times New Roman"/>
                          <w:sz w:val="24"/>
                          <w:szCs w:val="24"/>
                          <w:lang w:eastAsia="en-US"/>
                          <w:rPrChange w:id="3631"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632" w:author="Compte Microsoft" w:date="2026-06-19T08:25:00Z">
                    <w:tcPr>
                      <w:tcW w:w="0" w:type="auto"/>
                      <w:vAlign w:val="center"/>
                      <w:hideMark/>
                    </w:tcPr>
                  </w:tcPrChange>
                </w:tcPr>
                <w:p w14:paraId="5E30CEEB" w14:textId="7E77E156" w:rsidR="00042CD7" w:rsidRPr="00042CD7" w:rsidDel="00B64623" w:rsidRDefault="00042CD7">
                  <w:pPr>
                    <w:jc w:val="both"/>
                    <w:rPr>
                      <w:ins w:id="3633" w:author="Ir Nicole" w:date="2026-06-18T18:29:00Z"/>
                      <w:del w:id="3634" w:author="Compte Microsoft" w:date="2026-06-19T08:25:00Z"/>
                      <w:rFonts w:ascii="Times New Roman" w:eastAsia="Times New Roman" w:hAnsi="Times New Roman" w:cs="Times New Roman"/>
                      <w:sz w:val="24"/>
                      <w:szCs w:val="24"/>
                      <w:lang w:eastAsia="en-US"/>
                      <w:rPrChange w:id="3635" w:author="Compte Microsoft" w:date="2026-06-19T09:04:00Z">
                        <w:rPr>
                          <w:ins w:id="3636" w:author="Ir Nicole" w:date="2026-06-18T18:29:00Z"/>
                          <w:del w:id="3637" w:author="Compte Microsoft" w:date="2026-06-19T08:25:00Z"/>
                          <w:rFonts w:ascii="Times New Roman" w:eastAsia="Times New Roman" w:hAnsi="Times New Roman" w:cs="Times New Roman"/>
                          <w:sz w:val="24"/>
                          <w:szCs w:val="24"/>
                          <w:lang w:val="en-US" w:eastAsia="en-US"/>
                        </w:rPr>
                      </w:rPrChange>
                    </w:rPr>
                    <w:pPrChange w:id="3638" w:author="Ir Nicole" w:date="2026-06-19T12:38:00Z">
                      <w:pPr/>
                    </w:pPrChange>
                  </w:pPr>
                  <w:ins w:id="3639" w:author="Ir Nicole" w:date="2026-06-18T18:29:00Z">
                    <w:del w:id="3640" w:author="Compte Microsoft" w:date="2026-06-19T08:25:00Z">
                      <w:r w:rsidRPr="00042CD7" w:rsidDel="00B64623">
                        <w:rPr>
                          <w:rFonts w:ascii="Times New Roman" w:eastAsia="Times New Roman" w:hAnsi="Times New Roman" w:cs="Times New Roman"/>
                          <w:sz w:val="24"/>
                          <w:szCs w:val="24"/>
                          <w:lang w:eastAsia="en-US"/>
                          <w:rPrChange w:id="3641"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642" w:author="Compte Microsoft" w:date="2026-06-19T08:25:00Z">
                    <w:tcPr>
                      <w:tcW w:w="0" w:type="auto"/>
                      <w:vAlign w:val="center"/>
                      <w:hideMark/>
                    </w:tcPr>
                  </w:tcPrChange>
                </w:tcPr>
                <w:p w14:paraId="117F03D6" w14:textId="580C8E89" w:rsidR="00042CD7" w:rsidRPr="00042CD7" w:rsidDel="00B64623" w:rsidRDefault="00042CD7">
                  <w:pPr>
                    <w:jc w:val="both"/>
                    <w:rPr>
                      <w:ins w:id="3643" w:author="Ir Nicole" w:date="2026-06-18T18:29:00Z"/>
                      <w:del w:id="3644" w:author="Compte Microsoft" w:date="2026-06-19T08:25:00Z"/>
                      <w:rFonts w:ascii="Times New Roman" w:eastAsia="Times New Roman" w:hAnsi="Times New Roman" w:cs="Times New Roman"/>
                      <w:sz w:val="24"/>
                      <w:szCs w:val="24"/>
                      <w:lang w:eastAsia="en-US"/>
                      <w:rPrChange w:id="3645" w:author="Compte Microsoft" w:date="2026-06-19T09:04:00Z">
                        <w:rPr>
                          <w:ins w:id="3646" w:author="Ir Nicole" w:date="2026-06-18T18:29:00Z"/>
                          <w:del w:id="3647" w:author="Compte Microsoft" w:date="2026-06-19T08:25:00Z"/>
                          <w:rFonts w:ascii="Times New Roman" w:eastAsia="Times New Roman" w:hAnsi="Times New Roman" w:cs="Times New Roman"/>
                          <w:sz w:val="24"/>
                          <w:szCs w:val="24"/>
                          <w:lang w:val="en-US" w:eastAsia="en-US"/>
                        </w:rPr>
                      </w:rPrChange>
                    </w:rPr>
                    <w:pPrChange w:id="3648" w:author="Ir Nicole" w:date="2026-06-19T12:38:00Z">
                      <w:pPr/>
                    </w:pPrChange>
                  </w:pPr>
                  <w:ins w:id="3649" w:author="Ir Nicole" w:date="2026-06-18T18:29:00Z">
                    <w:del w:id="3650" w:author="Compte Microsoft" w:date="2026-06-19T08:25:00Z">
                      <w:r w:rsidRPr="00042CD7" w:rsidDel="00B64623">
                        <w:rPr>
                          <w:rFonts w:ascii="Times New Roman" w:eastAsia="Times New Roman" w:hAnsi="Times New Roman" w:cs="Times New Roman"/>
                          <w:sz w:val="24"/>
                          <w:szCs w:val="24"/>
                          <w:lang w:eastAsia="en-US"/>
                          <w:rPrChange w:id="3651"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5F86F681" w14:textId="4583D483" w:rsidR="00042CD7" w:rsidRPr="00042CD7" w:rsidDel="00B64623" w:rsidRDefault="00042CD7">
            <w:pPr>
              <w:jc w:val="both"/>
              <w:rPr>
                <w:ins w:id="3652" w:author="Ir Nicole" w:date="2026-06-18T18:29:00Z"/>
                <w:del w:id="3653" w:author="Compte Microsoft" w:date="2026-06-19T08:25:00Z"/>
                <w:rFonts w:ascii="Times New Roman" w:eastAsia="Times New Roman" w:hAnsi="Times New Roman" w:cs="Times New Roman"/>
                <w:vanish/>
                <w:sz w:val="24"/>
                <w:szCs w:val="24"/>
                <w:lang w:eastAsia="en-US"/>
                <w:rPrChange w:id="3654" w:author="Compte Microsoft" w:date="2026-06-19T09:04:00Z">
                  <w:rPr>
                    <w:ins w:id="3655" w:author="Ir Nicole" w:date="2026-06-18T18:29:00Z"/>
                    <w:del w:id="3656" w:author="Compte Microsoft" w:date="2026-06-19T08:25:00Z"/>
                    <w:rFonts w:ascii="Times New Roman" w:eastAsia="Times New Roman" w:hAnsi="Times New Roman" w:cs="Times New Roman"/>
                    <w:vanish/>
                    <w:sz w:val="24"/>
                    <w:szCs w:val="24"/>
                    <w:lang w:val="en-US" w:eastAsia="en-US"/>
                  </w:rPr>
                </w:rPrChange>
              </w:rPr>
              <w:pPrChange w:id="3657"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658"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061"/>
              <w:gridCol w:w="234"/>
              <w:gridCol w:w="221"/>
              <w:gridCol w:w="140"/>
              <w:gridCol w:w="140"/>
              <w:gridCol w:w="140"/>
              <w:gridCol w:w="221"/>
              <w:gridCol w:w="155"/>
              <w:tblGridChange w:id="3659">
                <w:tblGrid>
                  <w:gridCol w:w="4061"/>
                  <w:gridCol w:w="234"/>
                  <w:gridCol w:w="221"/>
                  <w:gridCol w:w="140"/>
                  <w:gridCol w:w="140"/>
                  <w:gridCol w:w="140"/>
                  <w:gridCol w:w="221"/>
                  <w:gridCol w:w="155"/>
                </w:tblGrid>
              </w:tblGridChange>
            </w:tblGrid>
            <w:tr w:rsidR="00042CD7" w:rsidRPr="00042CD7" w:rsidDel="00B64623" w14:paraId="5DB2B76D" w14:textId="5BBDA9A4" w:rsidTr="00063CC0">
              <w:trPr>
                <w:tblCellSpacing w:w="15" w:type="dxa"/>
                <w:ins w:id="3660" w:author="Ir Nicole" w:date="2026-06-18T18:29:00Z"/>
                <w:del w:id="3661" w:author="Compte Microsoft" w:date="2026-06-19T08:25:00Z"/>
                <w:trPrChange w:id="3662" w:author="Compte Microsoft" w:date="2026-06-19T08:25:00Z">
                  <w:trPr>
                    <w:tblCellSpacing w:w="15" w:type="dxa"/>
                  </w:trPr>
                </w:trPrChange>
              </w:trPr>
              <w:tc>
                <w:tcPr>
                  <w:tcW w:w="4016" w:type="dxa"/>
                  <w:vAlign w:val="center"/>
                  <w:hideMark/>
                  <w:tcPrChange w:id="3663" w:author="Compte Microsoft" w:date="2026-06-19T08:25:00Z">
                    <w:tcPr>
                      <w:tcW w:w="0" w:type="auto"/>
                      <w:vAlign w:val="center"/>
                      <w:hideMark/>
                    </w:tcPr>
                  </w:tcPrChange>
                </w:tcPr>
                <w:p w14:paraId="57AB9D1C" w14:textId="6D7C8D83" w:rsidR="00042CD7" w:rsidRPr="00042CD7" w:rsidDel="00B64623" w:rsidRDefault="00042CD7">
                  <w:pPr>
                    <w:jc w:val="both"/>
                    <w:rPr>
                      <w:ins w:id="3664" w:author="Ir Nicole" w:date="2026-06-18T18:29:00Z"/>
                      <w:del w:id="3665" w:author="Compte Microsoft" w:date="2026-06-19T08:25:00Z"/>
                      <w:rFonts w:ascii="Times New Roman" w:eastAsia="Times New Roman" w:hAnsi="Times New Roman" w:cs="Times New Roman"/>
                      <w:sz w:val="24"/>
                      <w:szCs w:val="24"/>
                      <w:lang w:eastAsia="en-US"/>
                      <w:rPrChange w:id="3666" w:author="Compte Microsoft" w:date="2026-06-19T09:04:00Z">
                        <w:rPr>
                          <w:ins w:id="3667" w:author="Ir Nicole" w:date="2026-06-18T18:29:00Z"/>
                          <w:del w:id="3668" w:author="Compte Microsoft" w:date="2026-06-19T08:25:00Z"/>
                          <w:rFonts w:ascii="Times New Roman" w:eastAsia="Times New Roman" w:hAnsi="Times New Roman" w:cs="Times New Roman"/>
                          <w:sz w:val="24"/>
                          <w:szCs w:val="24"/>
                          <w:lang w:val="en-US" w:eastAsia="en-US"/>
                        </w:rPr>
                      </w:rPrChange>
                    </w:rPr>
                    <w:pPrChange w:id="3669" w:author="Ir Nicole" w:date="2026-06-19T12:38:00Z">
                      <w:pPr/>
                    </w:pPrChange>
                  </w:pPr>
                  <w:ins w:id="3670" w:author="Ir Nicole" w:date="2026-06-18T18:29:00Z">
                    <w:del w:id="3671" w:author="Compte Microsoft" w:date="2026-06-19T08:13:00Z">
                      <w:r w:rsidRPr="00042CD7" w:rsidDel="00245B6C">
                        <w:rPr>
                          <w:rFonts w:ascii="Times New Roman" w:eastAsia="Times New Roman" w:hAnsi="Times New Roman" w:cs="Times New Roman"/>
                          <w:sz w:val="24"/>
                          <w:szCs w:val="24"/>
                          <w:lang w:eastAsia="en-US"/>
                          <w:rPrChange w:id="3672" w:author="Compte Microsoft" w:date="2026-06-19T09:04:00Z">
                            <w:rPr>
                              <w:rFonts w:ascii="Times New Roman" w:eastAsia="Times New Roman" w:hAnsi="Times New Roman" w:cs="Times New Roman"/>
                              <w:sz w:val="24"/>
                              <w:szCs w:val="24"/>
                              <w:lang w:val="en-US" w:eastAsia="en-US"/>
                            </w:rPr>
                          </w:rPrChange>
                        </w:rPr>
                        <w:delText>Développement du terminal Raspberry Pi</w:delText>
                      </w:r>
                    </w:del>
                  </w:ins>
                </w:p>
              </w:tc>
              <w:tc>
                <w:tcPr>
                  <w:tcW w:w="204" w:type="dxa"/>
                  <w:vAlign w:val="center"/>
                  <w:hideMark/>
                  <w:tcPrChange w:id="3673" w:author="Compte Microsoft" w:date="2026-06-19T08:25:00Z">
                    <w:tcPr>
                      <w:tcW w:w="0" w:type="auto"/>
                      <w:vAlign w:val="center"/>
                      <w:hideMark/>
                    </w:tcPr>
                  </w:tcPrChange>
                </w:tcPr>
                <w:p w14:paraId="6DB72ABD" w14:textId="5E4DD851" w:rsidR="00042CD7" w:rsidRPr="00042CD7" w:rsidDel="00B64623" w:rsidRDefault="00042CD7">
                  <w:pPr>
                    <w:jc w:val="both"/>
                    <w:rPr>
                      <w:ins w:id="3674" w:author="Ir Nicole" w:date="2026-06-18T18:29:00Z"/>
                      <w:del w:id="3675" w:author="Compte Microsoft" w:date="2026-06-19T08:25:00Z"/>
                      <w:rFonts w:ascii="Times New Roman" w:eastAsia="Times New Roman" w:hAnsi="Times New Roman" w:cs="Times New Roman"/>
                      <w:sz w:val="24"/>
                      <w:szCs w:val="24"/>
                      <w:lang w:eastAsia="en-US"/>
                      <w:rPrChange w:id="3676" w:author="Compte Microsoft" w:date="2026-06-19T09:04:00Z">
                        <w:rPr>
                          <w:ins w:id="3677" w:author="Ir Nicole" w:date="2026-06-18T18:29:00Z"/>
                          <w:del w:id="3678" w:author="Compte Microsoft" w:date="2026-06-19T08:25:00Z"/>
                          <w:rFonts w:ascii="Times New Roman" w:eastAsia="Times New Roman" w:hAnsi="Times New Roman" w:cs="Times New Roman"/>
                          <w:sz w:val="24"/>
                          <w:szCs w:val="24"/>
                          <w:lang w:val="en-US" w:eastAsia="en-US"/>
                        </w:rPr>
                      </w:rPrChange>
                    </w:rPr>
                    <w:pPrChange w:id="3679" w:author="Ir Nicole" w:date="2026-06-19T12:38:00Z">
                      <w:pPr/>
                    </w:pPrChange>
                  </w:pPr>
                  <w:ins w:id="3680" w:author="Ir Nicole" w:date="2026-06-18T18:29:00Z">
                    <w:del w:id="3681" w:author="Compte Microsoft" w:date="2026-06-19T08:25:00Z">
                      <w:r w:rsidRPr="00042CD7" w:rsidDel="00B64623">
                        <w:rPr>
                          <w:rFonts w:ascii="Times New Roman" w:eastAsia="Times New Roman" w:hAnsi="Times New Roman" w:cs="Times New Roman"/>
                          <w:sz w:val="24"/>
                          <w:szCs w:val="24"/>
                          <w:lang w:eastAsia="en-US"/>
                          <w:rPrChange w:id="3682"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683" w:author="Compte Microsoft" w:date="2026-06-19T08:25:00Z">
                    <w:tcPr>
                      <w:tcW w:w="0" w:type="auto"/>
                      <w:vAlign w:val="center"/>
                      <w:hideMark/>
                    </w:tcPr>
                  </w:tcPrChange>
                </w:tcPr>
                <w:p w14:paraId="26EF8042" w14:textId="6B7093D5" w:rsidR="00042CD7" w:rsidRPr="00042CD7" w:rsidDel="00B64623" w:rsidRDefault="00042CD7">
                  <w:pPr>
                    <w:jc w:val="both"/>
                    <w:rPr>
                      <w:ins w:id="3684" w:author="Ir Nicole" w:date="2026-06-18T18:29:00Z"/>
                      <w:del w:id="3685" w:author="Compte Microsoft" w:date="2026-06-19T08:25:00Z"/>
                      <w:rFonts w:ascii="Times New Roman" w:eastAsia="Times New Roman" w:hAnsi="Times New Roman" w:cs="Times New Roman"/>
                      <w:sz w:val="24"/>
                      <w:szCs w:val="24"/>
                      <w:lang w:eastAsia="en-US"/>
                      <w:rPrChange w:id="3686" w:author="Compte Microsoft" w:date="2026-06-19T09:04:00Z">
                        <w:rPr>
                          <w:ins w:id="3687" w:author="Ir Nicole" w:date="2026-06-18T18:29:00Z"/>
                          <w:del w:id="3688" w:author="Compte Microsoft" w:date="2026-06-19T08:25:00Z"/>
                          <w:rFonts w:ascii="Times New Roman" w:eastAsia="Times New Roman" w:hAnsi="Times New Roman" w:cs="Times New Roman"/>
                          <w:sz w:val="24"/>
                          <w:szCs w:val="24"/>
                          <w:lang w:val="en-US" w:eastAsia="en-US"/>
                        </w:rPr>
                      </w:rPrChange>
                    </w:rPr>
                    <w:pPrChange w:id="3689" w:author="Ir Nicole" w:date="2026-06-19T12:38:00Z">
                      <w:pPr/>
                    </w:pPrChange>
                  </w:pPr>
                  <w:ins w:id="3690" w:author="Ir Nicole" w:date="2026-06-18T18:29:00Z">
                    <w:del w:id="3691" w:author="Compte Microsoft" w:date="2026-06-19T08:25:00Z">
                      <w:r w:rsidRPr="00042CD7" w:rsidDel="00B64623">
                        <w:rPr>
                          <w:rFonts w:ascii="Times New Roman" w:eastAsia="Times New Roman" w:hAnsi="Times New Roman" w:cs="Times New Roman"/>
                          <w:sz w:val="24"/>
                          <w:szCs w:val="24"/>
                          <w:lang w:eastAsia="en-US"/>
                          <w:rPrChange w:id="3692"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3693" w:author="Compte Microsoft" w:date="2026-06-19T08:25:00Z">
                    <w:tcPr>
                      <w:tcW w:w="0" w:type="auto"/>
                      <w:vAlign w:val="center"/>
                      <w:hideMark/>
                    </w:tcPr>
                  </w:tcPrChange>
                </w:tcPr>
                <w:p w14:paraId="4D183785" w14:textId="58E44E9C" w:rsidR="00042CD7" w:rsidRPr="00042CD7" w:rsidDel="00B64623" w:rsidRDefault="00042CD7">
                  <w:pPr>
                    <w:jc w:val="both"/>
                    <w:rPr>
                      <w:ins w:id="3694" w:author="Ir Nicole" w:date="2026-06-18T18:29:00Z"/>
                      <w:del w:id="3695" w:author="Compte Microsoft" w:date="2026-06-19T08:25:00Z"/>
                      <w:rFonts w:ascii="Times New Roman" w:eastAsia="Times New Roman" w:hAnsi="Times New Roman" w:cs="Times New Roman"/>
                      <w:sz w:val="24"/>
                      <w:szCs w:val="24"/>
                      <w:lang w:eastAsia="en-US"/>
                      <w:rPrChange w:id="3696" w:author="Compte Microsoft" w:date="2026-06-19T09:04:00Z">
                        <w:rPr>
                          <w:ins w:id="3697" w:author="Ir Nicole" w:date="2026-06-18T18:29:00Z"/>
                          <w:del w:id="3698" w:author="Compte Microsoft" w:date="2026-06-19T08:25:00Z"/>
                          <w:rFonts w:ascii="Times New Roman" w:eastAsia="Times New Roman" w:hAnsi="Times New Roman" w:cs="Times New Roman"/>
                          <w:sz w:val="24"/>
                          <w:szCs w:val="24"/>
                          <w:lang w:val="en-US" w:eastAsia="en-US"/>
                        </w:rPr>
                      </w:rPrChange>
                    </w:rPr>
                    <w:pPrChange w:id="3699" w:author="Ir Nicole" w:date="2026-06-19T12:38:00Z">
                      <w:pPr/>
                    </w:pPrChange>
                  </w:pPr>
                  <w:ins w:id="3700" w:author="Ir Nicole" w:date="2026-06-18T18:29:00Z">
                    <w:del w:id="3701" w:author="Compte Microsoft" w:date="2026-06-19T08:25:00Z">
                      <w:r w:rsidRPr="00042CD7" w:rsidDel="00B64623">
                        <w:rPr>
                          <w:rFonts w:ascii="Times New Roman" w:eastAsia="Times New Roman" w:hAnsi="Times New Roman" w:cs="Times New Roman"/>
                          <w:sz w:val="24"/>
                          <w:szCs w:val="24"/>
                          <w:lang w:eastAsia="en-US"/>
                          <w:rPrChange w:id="3702"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703" w:author="Compte Microsoft" w:date="2026-06-19T08:25:00Z">
                    <w:tcPr>
                      <w:tcW w:w="0" w:type="auto"/>
                      <w:vAlign w:val="center"/>
                      <w:hideMark/>
                    </w:tcPr>
                  </w:tcPrChange>
                </w:tcPr>
                <w:p w14:paraId="3516D776" w14:textId="49A896CE" w:rsidR="00042CD7" w:rsidRPr="00042CD7" w:rsidDel="00B64623" w:rsidRDefault="00042CD7">
                  <w:pPr>
                    <w:jc w:val="both"/>
                    <w:rPr>
                      <w:ins w:id="3704" w:author="Ir Nicole" w:date="2026-06-18T18:29:00Z"/>
                      <w:del w:id="3705" w:author="Compte Microsoft" w:date="2026-06-19T08:25:00Z"/>
                      <w:rFonts w:ascii="Times New Roman" w:eastAsia="Times New Roman" w:hAnsi="Times New Roman" w:cs="Times New Roman"/>
                      <w:sz w:val="24"/>
                      <w:szCs w:val="24"/>
                      <w:lang w:eastAsia="en-US"/>
                      <w:rPrChange w:id="3706" w:author="Compte Microsoft" w:date="2026-06-19T09:04:00Z">
                        <w:rPr>
                          <w:ins w:id="3707" w:author="Ir Nicole" w:date="2026-06-18T18:29:00Z"/>
                          <w:del w:id="3708" w:author="Compte Microsoft" w:date="2026-06-19T08:25:00Z"/>
                          <w:rFonts w:ascii="Times New Roman" w:eastAsia="Times New Roman" w:hAnsi="Times New Roman" w:cs="Times New Roman"/>
                          <w:sz w:val="24"/>
                          <w:szCs w:val="24"/>
                          <w:lang w:val="en-US" w:eastAsia="en-US"/>
                        </w:rPr>
                      </w:rPrChange>
                    </w:rPr>
                    <w:pPrChange w:id="3709" w:author="Ir Nicole" w:date="2026-06-19T12:38:00Z">
                      <w:pPr/>
                    </w:pPrChange>
                  </w:pPr>
                  <w:ins w:id="3710" w:author="Ir Nicole" w:date="2026-06-18T18:29:00Z">
                    <w:del w:id="3711" w:author="Compte Microsoft" w:date="2026-06-19T08:25:00Z">
                      <w:r w:rsidRPr="00042CD7" w:rsidDel="00B64623">
                        <w:rPr>
                          <w:rFonts w:ascii="Times New Roman" w:eastAsia="Times New Roman" w:hAnsi="Times New Roman" w:cs="Times New Roman"/>
                          <w:sz w:val="24"/>
                          <w:szCs w:val="24"/>
                          <w:lang w:eastAsia="en-US"/>
                          <w:rPrChange w:id="3712"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713" w:author="Compte Microsoft" w:date="2026-06-19T08:25:00Z">
                    <w:tcPr>
                      <w:tcW w:w="0" w:type="auto"/>
                      <w:vAlign w:val="center"/>
                      <w:hideMark/>
                    </w:tcPr>
                  </w:tcPrChange>
                </w:tcPr>
                <w:p w14:paraId="4854A428" w14:textId="63AE3865" w:rsidR="00042CD7" w:rsidRPr="00042CD7" w:rsidDel="00B64623" w:rsidRDefault="00042CD7">
                  <w:pPr>
                    <w:jc w:val="both"/>
                    <w:rPr>
                      <w:ins w:id="3714" w:author="Ir Nicole" w:date="2026-06-18T18:29:00Z"/>
                      <w:del w:id="3715" w:author="Compte Microsoft" w:date="2026-06-19T08:25:00Z"/>
                      <w:rFonts w:ascii="Times New Roman" w:eastAsia="Times New Roman" w:hAnsi="Times New Roman" w:cs="Times New Roman"/>
                      <w:sz w:val="24"/>
                      <w:szCs w:val="24"/>
                      <w:lang w:eastAsia="en-US"/>
                      <w:rPrChange w:id="3716" w:author="Compte Microsoft" w:date="2026-06-19T09:04:00Z">
                        <w:rPr>
                          <w:ins w:id="3717" w:author="Ir Nicole" w:date="2026-06-18T18:29:00Z"/>
                          <w:del w:id="3718" w:author="Compte Microsoft" w:date="2026-06-19T08:25:00Z"/>
                          <w:rFonts w:ascii="Times New Roman" w:eastAsia="Times New Roman" w:hAnsi="Times New Roman" w:cs="Times New Roman"/>
                          <w:sz w:val="24"/>
                          <w:szCs w:val="24"/>
                          <w:lang w:val="en-US" w:eastAsia="en-US"/>
                        </w:rPr>
                      </w:rPrChange>
                    </w:rPr>
                    <w:pPrChange w:id="3719" w:author="Ir Nicole" w:date="2026-06-19T12:38:00Z">
                      <w:pPr/>
                    </w:pPrChange>
                  </w:pPr>
                  <w:ins w:id="3720" w:author="Ir Nicole" w:date="2026-06-18T18:29:00Z">
                    <w:del w:id="3721" w:author="Compte Microsoft" w:date="2026-06-19T08:25:00Z">
                      <w:r w:rsidRPr="00042CD7" w:rsidDel="00B64623">
                        <w:rPr>
                          <w:rFonts w:ascii="Times New Roman" w:eastAsia="Times New Roman" w:hAnsi="Times New Roman" w:cs="Times New Roman"/>
                          <w:sz w:val="24"/>
                          <w:szCs w:val="24"/>
                          <w:lang w:eastAsia="en-US"/>
                          <w:rPrChange w:id="3722"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3723" w:author="Compte Microsoft" w:date="2026-06-19T08:25:00Z">
                    <w:tcPr>
                      <w:tcW w:w="0" w:type="auto"/>
                      <w:vAlign w:val="center"/>
                      <w:hideMark/>
                    </w:tcPr>
                  </w:tcPrChange>
                </w:tcPr>
                <w:p w14:paraId="722A67A6" w14:textId="2DB6798C" w:rsidR="00042CD7" w:rsidRPr="00042CD7" w:rsidDel="00B64623" w:rsidRDefault="00042CD7">
                  <w:pPr>
                    <w:jc w:val="both"/>
                    <w:rPr>
                      <w:ins w:id="3724" w:author="Ir Nicole" w:date="2026-06-18T18:29:00Z"/>
                      <w:del w:id="3725" w:author="Compte Microsoft" w:date="2026-06-19T08:25:00Z"/>
                      <w:rFonts w:ascii="Times New Roman" w:eastAsia="Times New Roman" w:hAnsi="Times New Roman" w:cs="Times New Roman"/>
                      <w:sz w:val="24"/>
                      <w:szCs w:val="24"/>
                      <w:lang w:eastAsia="en-US"/>
                      <w:rPrChange w:id="3726" w:author="Compte Microsoft" w:date="2026-06-19T09:04:00Z">
                        <w:rPr>
                          <w:ins w:id="3727" w:author="Ir Nicole" w:date="2026-06-18T18:29:00Z"/>
                          <w:del w:id="3728" w:author="Compte Microsoft" w:date="2026-06-19T08:25:00Z"/>
                          <w:rFonts w:ascii="Times New Roman" w:eastAsia="Times New Roman" w:hAnsi="Times New Roman" w:cs="Times New Roman"/>
                          <w:sz w:val="24"/>
                          <w:szCs w:val="24"/>
                          <w:lang w:val="en-US" w:eastAsia="en-US"/>
                        </w:rPr>
                      </w:rPrChange>
                    </w:rPr>
                    <w:pPrChange w:id="3729" w:author="Ir Nicole" w:date="2026-06-19T12:38:00Z">
                      <w:pPr/>
                    </w:pPrChange>
                  </w:pPr>
                  <w:ins w:id="3730" w:author="Ir Nicole" w:date="2026-06-18T18:29:00Z">
                    <w:del w:id="3731" w:author="Compte Microsoft" w:date="2026-06-19T08:25:00Z">
                      <w:r w:rsidRPr="00042CD7" w:rsidDel="00B64623">
                        <w:rPr>
                          <w:rFonts w:ascii="Times New Roman" w:eastAsia="Times New Roman" w:hAnsi="Times New Roman" w:cs="Times New Roman"/>
                          <w:sz w:val="24"/>
                          <w:szCs w:val="24"/>
                          <w:lang w:eastAsia="en-US"/>
                          <w:rPrChange w:id="3732"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733" w:author="Compte Microsoft" w:date="2026-06-19T08:25:00Z">
                    <w:tcPr>
                      <w:tcW w:w="0" w:type="auto"/>
                      <w:vAlign w:val="center"/>
                      <w:hideMark/>
                    </w:tcPr>
                  </w:tcPrChange>
                </w:tcPr>
                <w:p w14:paraId="5FD73254" w14:textId="4C61B731" w:rsidR="00042CD7" w:rsidRPr="00042CD7" w:rsidDel="00B64623" w:rsidRDefault="00042CD7">
                  <w:pPr>
                    <w:jc w:val="both"/>
                    <w:rPr>
                      <w:ins w:id="3734" w:author="Ir Nicole" w:date="2026-06-18T18:29:00Z"/>
                      <w:del w:id="3735" w:author="Compte Microsoft" w:date="2026-06-19T08:25:00Z"/>
                      <w:rFonts w:ascii="Times New Roman" w:eastAsia="Times New Roman" w:hAnsi="Times New Roman" w:cs="Times New Roman"/>
                      <w:sz w:val="24"/>
                      <w:szCs w:val="24"/>
                      <w:lang w:eastAsia="en-US"/>
                      <w:rPrChange w:id="3736" w:author="Compte Microsoft" w:date="2026-06-19T09:04:00Z">
                        <w:rPr>
                          <w:ins w:id="3737" w:author="Ir Nicole" w:date="2026-06-18T18:29:00Z"/>
                          <w:del w:id="3738" w:author="Compte Microsoft" w:date="2026-06-19T08:25:00Z"/>
                          <w:rFonts w:ascii="Times New Roman" w:eastAsia="Times New Roman" w:hAnsi="Times New Roman" w:cs="Times New Roman"/>
                          <w:sz w:val="24"/>
                          <w:szCs w:val="24"/>
                          <w:lang w:val="en-US" w:eastAsia="en-US"/>
                        </w:rPr>
                      </w:rPrChange>
                    </w:rPr>
                    <w:pPrChange w:id="3739" w:author="Ir Nicole" w:date="2026-06-19T12:38:00Z">
                      <w:pPr/>
                    </w:pPrChange>
                  </w:pPr>
                  <w:ins w:id="3740" w:author="Ir Nicole" w:date="2026-06-18T18:29:00Z">
                    <w:del w:id="3741" w:author="Compte Microsoft" w:date="2026-06-19T08:25:00Z">
                      <w:r w:rsidRPr="00042CD7" w:rsidDel="00B64623">
                        <w:rPr>
                          <w:rFonts w:ascii="Times New Roman" w:eastAsia="Times New Roman" w:hAnsi="Times New Roman" w:cs="Times New Roman"/>
                          <w:sz w:val="24"/>
                          <w:szCs w:val="24"/>
                          <w:lang w:eastAsia="en-US"/>
                          <w:rPrChange w:id="3742"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2C33B48E" w14:textId="1621E66D" w:rsidR="00042CD7" w:rsidRPr="00042CD7" w:rsidDel="00B64623" w:rsidRDefault="00042CD7">
            <w:pPr>
              <w:jc w:val="both"/>
              <w:rPr>
                <w:ins w:id="3743" w:author="Ir Nicole" w:date="2026-06-18T18:29:00Z"/>
                <w:del w:id="3744" w:author="Compte Microsoft" w:date="2026-06-19T08:25:00Z"/>
                <w:rFonts w:ascii="Times New Roman" w:eastAsia="Times New Roman" w:hAnsi="Times New Roman" w:cs="Times New Roman"/>
                <w:vanish/>
                <w:sz w:val="24"/>
                <w:szCs w:val="24"/>
                <w:lang w:eastAsia="en-US"/>
                <w:rPrChange w:id="3745" w:author="Compte Microsoft" w:date="2026-06-19T09:04:00Z">
                  <w:rPr>
                    <w:ins w:id="3746" w:author="Ir Nicole" w:date="2026-06-18T18:29:00Z"/>
                    <w:del w:id="3747" w:author="Compte Microsoft" w:date="2026-06-19T08:25:00Z"/>
                    <w:rFonts w:ascii="Times New Roman" w:eastAsia="Times New Roman" w:hAnsi="Times New Roman" w:cs="Times New Roman"/>
                    <w:vanish/>
                    <w:sz w:val="24"/>
                    <w:szCs w:val="24"/>
                    <w:lang w:val="en-US" w:eastAsia="en-US"/>
                  </w:rPr>
                </w:rPrChange>
              </w:rPr>
              <w:pPrChange w:id="3748"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749"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633"/>
              <w:gridCol w:w="234"/>
              <w:gridCol w:w="221"/>
              <w:gridCol w:w="140"/>
              <w:gridCol w:w="140"/>
              <w:gridCol w:w="140"/>
              <w:gridCol w:w="221"/>
              <w:gridCol w:w="155"/>
              <w:tblGridChange w:id="3750">
                <w:tblGrid>
                  <w:gridCol w:w="4633"/>
                  <w:gridCol w:w="234"/>
                  <w:gridCol w:w="221"/>
                  <w:gridCol w:w="140"/>
                  <w:gridCol w:w="140"/>
                  <w:gridCol w:w="140"/>
                  <w:gridCol w:w="221"/>
                  <w:gridCol w:w="155"/>
                </w:tblGrid>
              </w:tblGridChange>
            </w:tblGrid>
            <w:tr w:rsidR="00042CD7" w:rsidRPr="00042CD7" w:rsidDel="00B64623" w14:paraId="7043E18B" w14:textId="25A8DDDC" w:rsidTr="00063CC0">
              <w:trPr>
                <w:tblCellSpacing w:w="15" w:type="dxa"/>
                <w:ins w:id="3751" w:author="Ir Nicole" w:date="2026-06-18T18:29:00Z"/>
                <w:del w:id="3752" w:author="Compte Microsoft" w:date="2026-06-19T08:25:00Z"/>
                <w:trPrChange w:id="3753" w:author="Compte Microsoft" w:date="2026-06-19T08:25:00Z">
                  <w:trPr>
                    <w:tblCellSpacing w:w="15" w:type="dxa"/>
                  </w:trPr>
                </w:trPrChange>
              </w:trPr>
              <w:tc>
                <w:tcPr>
                  <w:tcW w:w="4588" w:type="dxa"/>
                  <w:vAlign w:val="center"/>
                  <w:hideMark/>
                  <w:tcPrChange w:id="3754" w:author="Compte Microsoft" w:date="2026-06-19T08:25:00Z">
                    <w:tcPr>
                      <w:tcW w:w="0" w:type="auto"/>
                      <w:vAlign w:val="center"/>
                      <w:hideMark/>
                    </w:tcPr>
                  </w:tcPrChange>
                </w:tcPr>
                <w:p w14:paraId="56A26AE6" w14:textId="2D91A204" w:rsidR="00042CD7" w:rsidRPr="00042CD7" w:rsidDel="00B64623" w:rsidRDefault="00042CD7">
                  <w:pPr>
                    <w:jc w:val="both"/>
                    <w:rPr>
                      <w:ins w:id="3755" w:author="Ir Nicole" w:date="2026-06-18T18:29:00Z"/>
                      <w:del w:id="3756" w:author="Compte Microsoft" w:date="2026-06-19T08:25:00Z"/>
                      <w:rFonts w:ascii="Times New Roman" w:eastAsia="Times New Roman" w:hAnsi="Times New Roman" w:cs="Times New Roman"/>
                      <w:sz w:val="24"/>
                      <w:szCs w:val="24"/>
                      <w:lang w:eastAsia="en-US"/>
                      <w:rPrChange w:id="3757" w:author="Compte Microsoft" w:date="2026-06-19T09:04:00Z">
                        <w:rPr>
                          <w:ins w:id="3758" w:author="Ir Nicole" w:date="2026-06-18T18:29:00Z"/>
                          <w:del w:id="3759" w:author="Compte Microsoft" w:date="2026-06-19T08:25:00Z"/>
                          <w:rFonts w:ascii="Times New Roman" w:eastAsia="Times New Roman" w:hAnsi="Times New Roman" w:cs="Times New Roman"/>
                          <w:sz w:val="24"/>
                          <w:szCs w:val="24"/>
                          <w:lang w:val="en-US" w:eastAsia="en-US"/>
                        </w:rPr>
                      </w:rPrChange>
                    </w:rPr>
                    <w:pPrChange w:id="3760" w:author="Ir Nicole" w:date="2026-06-19T12:38:00Z">
                      <w:pPr/>
                    </w:pPrChange>
                  </w:pPr>
                  <w:ins w:id="3761" w:author="Ir Nicole" w:date="2026-06-18T18:29:00Z">
                    <w:del w:id="3762" w:author="Compte Microsoft" w:date="2026-06-19T08:14:00Z">
                      <w:r w:rsidRPr="00042CD7" w:rsidDel="00245B6C">
                        <w:rPr>
                          <w:rFonts w:ascii="Times New Roman" w:eastAsia="Times New Roman" w:hAnsi="Times New Roman" w:cs="Times New Roman"/>
                          <w:sz w:val="24"/>
                          <w:szCs w:val="24"/>
                          <w:lang w:eastAsia="en-US"/>
                          <w:rPrChange w:id="3763" w:author="Compte Microsoft" w:date="2026-06-19T09:04:00Z">
                            <w:rPr>
                              <w:rFonts w:ascii="Times New Roman" w:eastAsia="Times New Roman" w:hAnsi="Times New Roman" w:cs="Times New Roman"/>
                              <w:sz w:val="24"/>
                              <w:szCs w:val="24"/>
                              <w:lang w:val="en-US" w:eastAsia="en-US"/>
                            </w:rPr>
                          </w:rPrChange>
                        </w:rPr>
                        <w:delText>Développement du module biométrique (empreinte et reconnaissance faciale)</w:delText>
                      </w:r>
                    </w:del>
                  </w:ins>
                </w:p>
              </w:tc>
              <w:tc>
                <w:tcPr>
                  <w:tcW w:w="204" w:type="dxa"/>
                  <w:vAlign w:val="center"/>
                  <w:hideMark/>
                  <w:tcPrChange w:id="3764" w:author="Compte Microsoft" w:date="2026-06-19T08:25:00Z">
                    <w:tcPr>
                      <w:tcW w:w="0" w:type="auto"/>
                      <w:vAlign w:val="center"/>
                      <w:hideMark/>
                    </w:tcPr>
                  </w:tcPrChange>
                </w:tcPr>
                <w:p w14:paraId="2FEBE60D" w14:textId="470132B1" w:rsidR="00042CD7" w:rsidRPr="00042CD7" w:rsidDel="00B64623" w:rsidRDefault="00042CD7">
                  <w:pPr>
                    <w:jc w:val="both"/>
                    <w:rPr>
                      <w:ins w:id="3765" w:author="Ir Nicole" w:date="2026-06-18T18:29:00Z"/>
                      <w:del w:id="3766" w:author="Compte Microsoft" w:date="2026-06-19T08:25:00Z"/>
                      <w:rFonts w:ascii="Times New Roman" w:eastAsia="Times New Roman" w:hAnsi="Times New Roman" w:cs="Times New Roman"/>
                      <w:sz w:val="24"/>
                      <w:szCs w:val="24"/>
                      <w:lang w:eastAsia="en-US"/>
                      <w:rPrChange w:id="3767" w:author="Compte Microsoft" w:date="2026-06-19T09:04:00Z">
                        <w:rPr>
                          <w:ins w:id="3768" w:author="Ir Nicole" w:date="2026-06-18T18:29:00Z"/>
                          <w:del w:id="3769" w:author="Compte Microsoft" w:date="2026-06-19T08:25:00Z"/>
                          <w:rFonts w:ascii="Times New Roman" w:eastAsia="Times New Roman" w:hAnsi="Times New Roman" w:cs="Times New Roman"/>
                          <w:sz w:val="24"/>
                          <w:szCs w:val="24"/>
                          <w:lang w:val="en-US" w:eastAsia="en-US"/>
                        </w:rPr>
                      </w:rPrChange>
                    </w:rPr>
                    <w:pPrChange w:id="3770" w:author="Ir Nicole" w:date="2026-06-19T12:38:00Z">
                      <w:pPr/>
                    </w:pPrChange>
                  </w:pPr>
                  <w:ins w:id="3771" w:author="Ir Nicole" w:date="2026-06-18T18:29:00Z">
                    <w:del w:id="3772" w:author="Compte Microsoft" w:date="2026-06-19T08:25:00Z">
                      <w:r w:rsidRPr="00042CD7" w:rsidDel="00B64623">
                        <w:rPr>
                          <w:rFonts w:ascii="Times New Roman" w:eastAsia="Times New Roman" w:hAnsi="Times New Roman" w:cs="Times New Roman"/>
                          <w:sz w:val="24"/>
                          <w:szCs w:val="24"/>
                          <w:lang w:eastAsia="en-US"/>
                          <w:rPrChange w:id="3773"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774" w:author="Compte Microsoft" w:date="2026-06-19T08:25:00Z">
                    <w:tcPr>
                      <w:tcW w:w="0" w:type="auto"/>
                      <w:vAlign w:val="center"/>
                      <w:hideMark/>
                    </w:tcPr>
                  </w:tcPrChange>
                </w:tcPr>
                <w:p w14:paraId="07E55B2A" w14:textId="140295D5" w:rsidR="00042CD7" w:rsidRPr="00042CD7" w:rsidDel="00B64623" w:rsidRDefault="00042CD7">
                  <w:pPr>
                    <w:jc w:val="both"/>
                    <w:rPr>
                      <w:ins w:id="3775" w:author="Ir Nicole" w:date="2026-06-18T18:29:00Z"/>
                      <w:del w:id="3776" w:author="Compte Microsoft" w:date="2026-06-19T08:25:00Z"/>
                      <w:rFonts w:ascii="Times New Roman" w:eastAsia="Times New Roman" w:hAnsi="Times New Roman" w:cs="Times New Roman"/>
                      <w:sz w:val="24"/>
                      <w:szCs w:val="24"/>
                      <w:lang w:eastAsia="en-US"/>
                      <w:rPrChange w:id="3777" w:author="Compte Microsoft" w:date="2026-06-19T09:04:00Z">
                        <w:rPr>
                          <w:ins w:id="3778" w:author="Ir Nicole" w:date="2026-06-18T18:29:00Z"/>
                          <w:del w:id="3779" w:author="Compte Microsoft" w:date="2026-06-19T08:25:00Z"/>
                          <w:rFonts w:ascii="Times New Roman" w:eastAsia="Times New Roman" w:hAnsi="Times New Roman" w:cs="Times New Roman"/>
                          <w:sz w:val="24"/>
                          <w:szCs w:val="24"/>
                          <w:lang w:val="en-US" w:eastAsia="en-US"/>
                        </w:rPr>
                      </w:rPrChange>
                    </w:rPr>
                    <w:pPrChange w:id="3780" w:author="Ir Nicole" w:date="2026-06-19T12:38:00Z">
                      <w:pPr/>
                    </w:pPrChange>
                  </w:pPr>
                  <w:ins w:id="3781" w:author="Ir Nicole" w:date="2026-06-18T18:29:00Z">
                    <w:del w:id="3782" w:author="Compte Microsoft" w:date="2026-06-19T08:25:00Z">
                      <w:r w:rsidRPr="00042CD7" w:rsidDel="00B64623">
                        <w:rPr>
                          <w:rFonts w:ascii="Times New Roman" w:eastAsia="Times New Roman" w:hAnsi="Times New Roman" w:cs="Times New Roman"/>
                          <w:sz w:val="24"/>
                          <w:szCs w:val="24"/>
                          <w:lang w:eastAsia="en-US"/>
                          <w:rPrChange w:id="3783"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3784" w:author="Compte Microsoft" w:date="2026-06-19T08:25:00Z">
                    <w:tcPr>
                      <w:tcW w:w="0" w:type="auto"/>
                      <w:vAlign w:val="center"/>
                      <w:hideMark/>
                    </w:tcPr>
                  </w:tcPrChange>
                </w:tcPr>
                <w:p w14:paraId="04E716F4" w14:textId="423AC493" w:rsidR="00042CD7" w:rsidRPr="00042CD7" w:rsidDel="00B64623" w:rsidRDefault="00042CD7">
                  <w:pPr>
                    <w:jc w:val="both"/>
                    <w:rPr>
                      <w:ins w:id="3785" w:author="Ir Nicole" w:date="2026-06-18T18:29:00Z"/>
                      <w:del w:id="3786" w:author="Compte Microsoft" w:date="2026-06-19T08:25:00Z"/>
                      <w:rFonts w:ascii="Times New Roman" w:eastAsia="Times New Roman" w:hAnsi="Times New Roman" w:cs="Times New Roman"/>
                      <w:sz w:val="24"/>
                      <w:szCs w:val="24"/>
                      <w:lang w:eastAsia="en-US"/>
                      <w:rPrChange w:id="3787" w:author="Compte Microsoft" w:date="2026-06-19T09:04:00Z">
                        <w:rPr>
                          <w:ins w:id="3788" w:author="Ir Nicole" w:date="2026-06-18T18:29:00Z"/>
                          <w:del w:id="3789" w:author="Compte Microsoft" w:date="2026-06-19T08:25:00Z"/>
                          <w:rFonts w:ascii="Times New Roman" w:eastAsia="Times New Roman" w:hAnsi="Times New Roman" w:cs="Times New Roman"/>
                          <w:sz w:val="24"/>
                          <w:szCs w:val="24"/>
                          <w:lang w:val="en-US" w:eastAsia="en-US"/>
                        </w:rPr>
                      </w:rPrChange>
                    </w:rPr>
                    <w:pPrChange w:id="3790" w:author="Ir Nicole" w:date="2026-06-19T12:38:00Z">
                      <w:pPr/>
                    </w:pPrChange>
                  </w:pPr>
                  <w:ins w:id="3791" w:author="Ir Nicole" w:date="2026-06-18T18:29:00Z">
                    <w:del w:id="3792" w:author="Compte Microsoft" w:date="2026-06-19T08:25:00Z">
                      <w:r w:rsidRPr="00042CD7" w:rsidDel="00B64623">
                        <w:rPr>
                          <w:rFonts w:ascii="Times New Roman" w:eastAsia="Times New Roman" w:hAnsi="Times New Roman" w:cs="Times New Roman"/>
                          <w:sz w:val="24"/>
                          <w:szCs w:val="24"/>
                          <w:lang w:eastAsia="en-US"/>
                          <w:rPrChange w:id="379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794" w:author="Compte Microsoft" w:date="2026-06-19T08:25:00Z">
                    <w:tcPr>
                      <w:tcW w:w="0" w:type="auto"/>
                      <w:vAlign w:val="center"/>
                      <w:hideMark/>
                    </w:tcPr>
                  </w:tcPrChange>
                </w:tcPr>
                <w:p w14:paraId="30684710" w14:textId="63941E15" w:rsidR="00042CD7" w:rsidRPr="00042CD7" w:rsidDel="00B64623" w:rsidRDefault="00042CD7">
                  <w:pPr>
                    <w:jc w:val="both"/>
                    <w:rPr>
                      <w:ins w:id="3795" w:author="Ir Nicole" w:date="2026-06-18T18:29:00Z"/>
                      <w:del w:id="3796" w:author="Compte Microsoft" w:date="2026-06-19T08:25:00Z"/>
                      <w:rFonts w:ascii="Times New Roman" w:eastAsia="Times New Roman" w:hAnsi="Times New Roman" w:cs="Times New Roman"/>
                      <w:sz w:val="24"/>
                      <w:szCs w:val="24"/>
                      <w:lang w:eastAsia="en-US"/>
                      <w:rPrChange w:id="3797" w:author="Compte Microsoft" w:date="2026-06-19T09:04:00Z">
                        <w:rPr>
                          <w:ins w:id="3798" w:author="Ir Nicole" w:date="2026-06-18T18:29:00Z"/>
                          <w:del w:id="3799" w:author="Compte Microsoft" w:date="2026-06-19T08:25:00Z"/>
                          <w:rFonts w:ascii="Times New Roman" w:eastAsia="Times New Roman" w:hAnsi="Times New Roman" w:cs="Times New Roman"/>
                          <w:sz w:val="24"/>
                          <w:szCs w:val="24"/>
                          <w:lang w:val="en-US" w:eastAsia="en-US"/>
                        </w:rPr>
                      </w:rPrChange>
                    </w:rPr>
                    <w:pPrChange w:id="3800" w:author="Ir Nicole" w:date="2026-06-19T12:38:00Z">
                      <w:pPr/>
                    </w:pPrChange>
                  </w:pPr>
                  <w:ins w:id="3801" w:author="Ir Nicole" w:date="2026-06-18T18:29:00Z">
                    <w:del w:id="3802" w:author="Compte Microsoft" w:date="2026-06-19T08:25:00Z">
                      <w:r w:rsidRPr="00042CD7" w:rsidDel="00B64623">
                        <w:rPr>
                          <w:rFonts w:ascii="Times New Roman" w:eastAsia="Times New Roman" w:hAnsi="Times New Roman" w:cs="Times New Roman"/>
                          <w:sz w:val="24"/>
                          <w:szCs w:val="24"/>
                          <w:lang w:eastAsia="en-US"/>
                          <w:rPrChange w:id="380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804" w:author="Compte Microsoft" w:date="2026-06-19T08:25:00Z">
                    <w:tcPr>
                      <w:tcW w:w="0" w:type="auto"/>
                      <w:vAlign w:val="center"/>
                      <w:hideMark/>
                    </w:tcPr>
                  </w:tcPrChange>
                </w:tcPr>
                <w:p w14:paraId="2B7B0209" w14:textId="4452EDEF" w:rsidR="00042CD7" w:rsidRPr="00042CD7" w:rsidDel="00B64623" w:rsidRDefault="00042CD7">
                  <w:pPr>
                    <w:jc w:val="both"/>
                    <w:rPr>
                      <w:ins w:id="3805" w:author="Ir Nicole" w:date="2026-06-18T18:29:00Z"/>
                      <w:del w:id="3806" w:author="Compte Microsoft" w:date="2026-06-19T08:25:00Z"/>
                      <w:rFonts w:ascii="Times New Roman" w:eastAsia="Times New Roman" w:hAnsi="Times New Roman" w:cs="Times New Roman"/>
                      <w:sz w:val="24"/>
                      <w:szCs w:val="24"/>
                      <w:lang w:eastAsia="en-US"/>
                      <w:rPrChange w:id="3807" w:author="Compte Microsoft" w:date="2026-06-19T09:04:00Z">
                        <w:rPr>
                          <w:ins w:id="3808" w:author="Ir Nicole" w:date="2026-06-18T18:29:00Z"/>
                          <w:del w:id="3809" w:author="Compte Microsoft" w:date="2026-06-19T08:25:00Z"/>
                          <w:rFonts w:ascii="Times New Roman" w:eastAsia="Times New Roman" w:hAnsi="Times New Roman" w:cs="Times New Roman"/>
                          <w:sz w:val="24"/>
                          <w:szCs w:val="24"/>
                          <w:lang w:val="en-US" w:eastAsia="en-US"/>
                        </w:rPr>
                      </w:rPrChange>
                    </w:rPr>
                    <w:pPrChange w:id="3810" w:author="Ir Nicole" w:date="2026-06-19T12:38:00Z">
                      <w:pPr/>
                    </w:pPrChange>
                  </w:pPr>
                  <w:ins w:id="3811" w:author="Ir Nicole" w:date="2026-06-18T18:29:00Z">
                    <w:del w:id="3812" w:author="Compte Microsoft" w:date="2026-06-19T08:25:00Z">
                      <w:r w:rsidRPr="00042CD7" w:rsidDel="00B64623">
                        <w:rPr>
                          <w:rFonts w:ascii="Times New Roman" w:eastAsia="Times New Roman" w:hAnsi="Times New Roman" w:cs="Times New Roman"/>
                          <w:sz w:val="24"/>
                          <w:szCs w:val="24"/>
                          <w:lang w:eastAsia="en-US"/>
                          <w:rPrChange w:id="3813"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3814" w:author="Compte Microsoft" w:date="2026-06-19T08:25:00Z">
                    <w:tcPr>
                      <w:tcW w:w="0" w:type="auto"/>
                      <w:vAlign w:val="center"/>
                      <w:hideMark/>
                    </w:tcPr>
                  </w:tcPrChange>
                </w:tcPr>
                <w:p w14:paraId="2909E937" w14:textId="3C7ECFA7" w:rsidR="00042CD7" w:rsidRPr="00042CD7" w:rsidDel="00B64623" w:rsidRDefault="00042CD7">
                  <w:pPr>
                    <w:jc w:val="both"/>
                    <w:rPr>
                      <w:ins w:id="3815" w:author="Ir Nicole" w:date="2026-06-18T18:29:00Z"/>
                      <w:del w:id="3816" w:author="Compte Microsoft" w:date="2026-06-19T08:25:00Z"/>
                      <w:rFonts w:ascii="Times New Roman" w:eastAsia="Times New Roman" w:hAnsi="Times New Roman" w:cs="Times New Roman"/>
                      <w:sz w:val="24"/>
                      <w:szCs w:val="24"/>
                      <w:lang w:eastAsia="en-US"/>
                      <w:rPrChange w:id="3817" w:author="Compte Microsoft" w:date="2026-06-19T09:04:00Z">
                        <w:rPr>
                          <w:ins w:id="3818" w:author="Ir Nicole" w:date="2026-06-18T18:29:00Z"/>
                          <w:del w:id="3819" w:author="Compte Microsoft" w:date="2026-06-19T08:25:00Z"/>
                          <w:rFonts w:ascii="Times New Roman" w:eastAsia="Times New Roman" w:hAnsi="Times New Roman" w:cs="Times New Roman"/>
                          <w:sz w:val="24"/>
                          <w:szCs w:val="24"/>
                          <w:lang w:val="en-US" w:eastAsia="en-US"/>
                        </w:rPr>
                      </w:rPrChange>
                    </w:rPr>
                    <w:pPrChange w:id="3820" w:author="Ir Nicole" w:date="2026-06-19T12:38:00Z">
                      <w:pPr/>
                    </w:pPrChange>
                  </w:pPr>
                  <w:ins w:id="3821" w:author="Ir Nicole" w:date="2026-06-18T18:29:00Z">
                    <w:del w:id="3822" w:author="Compte Microsoft" w:date="2026-06-19T08:25:00Z">
                      <w:r w:rsidRPr="00042CD7" w:rsidDel="00B64623">
                        <w:rPr>
                          <w:rFonts w:ascii="Times New Roman" w:eastAsia="Times New Roman" w:hAnsi="Times New Roman" w:cs="Times New Roman"/>
                          <w:sz w:val="24"/>
                          <w:szCs w:val="24"/>
                          <w:lang w:eastAsia="en-US"/>
                          <w:rPrChange w:id="3823"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824" w:author="Compte Microsoft" w:date="2026-06-19T08:25:00Z">
                    <w:tcPr>
                      <w:tcW w:w="0" w:type="auto"/>
                      <w:vAlign w:val="center"/>
                      <w:hideMark/>
                    </w:tcPr>
                  </w:tcPrChange>
                </w:tcPr>
                <w:p w14:paraId="7C44A391" w14:textId="67F10DBC" w:rsidR="00042CD7" w:rsidRPr="00042CD7" w:rsidDel="00B64623" w:rsidRDefault="00042CD7">
                  <w:pPr>
                    <w:jc w:val="both"/>
                    <w:rPr>
                      <w:ins w:id="3825" w:author="Ir Nicole" w:date="2026-06-18T18:29:00Z"/>
                      <w:del w:id="3826" w:author="Compte Microsoft" w:date="2026-06-19T08:25:00Z"/>
                      <w:rFonts w:ascii="Times New Roman" w:eastAsia="Times New Roman" w:hAnsi="Times New Roman" w:cs="Times New Roman"/>
                      <w:sz w:val="24"/>
                      <w:szCs w:val="24"/>
                      <w:lang w:eastAsia="en-US"/>
                      <w:rPrChange w:id="3827" w:author="Compte Microsoft" w:date="2026-06-19T09:04:00Z">
                        <w:rPr>
                          <w:ins w:id="3828" w:author="Ir Nicole" w:date="2026-06-18T18:29:00Z"/>
                          <w:del w:id="3829" w:author="Compte Microsoft" w:date="2026-06-19T08:25:00Z"/>
                          <w:rFonts w:ascii="Times New Roman" w:eastAsia="Times New Roman" w:hAnsi="Times New Roman" w:cs="Times New Roman"/>
                          <w:sz w:val="24"/>
                          <w:szCs w:val="24"/>
                          <w:lang w:val="en-US" w:eastAsia="en-US"/>
                        </w:rPr>
                      </w:rPrChange>
                    </w:rPr>
                    <w:pPrChange w:id="3830" w:author="Ir Nicole" w:date="2026-06-19T12:38:00Z">
                      <w:pPr/>
                    </w:pPrChange>
                  </w:pPr>
                  <w:ins w:id="3831" w:author="Ir Nicole" w:date="2026-06-18T18:29:00Z">
                    <w:del w:id="3832" w:author="Compte Microsoft" w:date="2026-06-19T08:25:00Z">
                      <w:r w:rsidRPr="00042CD7" w:rsidDel="00B64623">
                        <w:rPr>
                          <w:rFonts w:ascii="Times New Roman" w:eastAsia="Times New Roman" w:hAnsi="Times New Roman" w:cs="Times New Roman"/>
                          <w:sz w:val="24"/>
                          <w:szCs w:val="24"/>
                          <w:lang w:eastAsia="en-US"/>
                          <w:rPrChange w:id="3833"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773072AD" w14:textId="5A53FE5D" w:rsidR="00042CD7" w:rsidRPr="00042CD7" w:rsidDel="00B64623" w:rsidRDefault="00042CD7">
            <w:pPr>
              <w:jc w:val="both"/>
              <w:rPr>
                <w:ins w:id="3834" w:author="Ir Nicole" w:date="2026-06-18T18:29:00Z"/>
                <w:del w:id="3835" w:author="Compte Microsoft" w:date="2026-06-19T08:25:00Z"/>
                <w:rFonts w:ascii="Times New Roman" w:eastAsia="Times New Roman" w:hAnsi="Times New Roman" w:cs="Times New Roman"/>
                <w:vanish/>
                <w:sz w:val="24"/>
                <w:szCs w:val="24"/>
                <w:lang w:eastAsia="en-US"/>
                <w:rPrChange w:id="3836" w:author="Compte Microsoft" w:date="2026-06-19T09:04:00Z">
                  <w:rPr>
                    <w:ins w:id="3837" w:author="Ir Nicole" w:date="2026-06-18T18:29:00Z"/>
                    <w:del w:id="3838" w:author="Compte Microsoft" w:date="2026-06-19T08:25:00Z"/>
                    <w:rFonts w:ascii="Times New Roman" w:eastAsia="Times New Roman" w:hAnsi="Times New Roman" w:cs="Times New Roman"/>
                    <w:vanish/>
                    <w:sz w:val="24"/>
                    <w:szCs w:val="24"/>
                    <w:lang w:val="en-US" w:eastAsia="en-US"/>
                  </w:rPr>
                </w:rPrChange>
              </w:rPr>
              <w:pPrChange w:id="3839"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840"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49"/>
              <w:gridCol w:w="221"/>
              <w:gridCol w:w="221"/>
              <w:gridCol w:w="140"/>
              <w:gridCol w:w="140"/>
              <w:gridCol w:w="140"/>
              <w:gridCol w:w="155"/>
              <w:tblGridChange w:id="3841">
                <w:tblGrid>
                  <w:gridCol w:w="249"/>
                  <w:gridCol w:w="221"/>
                  <w:gridCol w:w="221"/>
                  <w:gridCol w:w="140"/>
                  <w:gridCol w:w="140"/>
                  <w:gridCol w:w="140"/>
                  <w:gridCol w:w="155"/>
                </w:tblGrid>
              </w:tblGridChange>
            </w:tblGrid>
            <w:tr w:rsidR="00042CD7" w:rsidRPr="00042CD7" w:rsidDel="00B64623" w14:paraId="0140A6FC" w14:textId="0CC6EBB0" w:rsidTr="00063CC0">
              <w:trPr>
                <w:tblCellSpacing w:w="15" w:type="dxa"/>
                <w:ins w:id="3842" w:author="Ir Nicole" w:date="2026-06-18T18:29:00Z"/>
                <w:del w:id="3843" w:author="Compte Microsoft" w:date="2026-06-19T08:25:00Z"/>
                <w:trPrChange w:id="3844" w:author="Compte Microsoft" w:date="2026-06-19T08:25:00Z">
                  <w:trPr>
                    <w:tblCellSpacing w:w="15" w:type="dxa"/>
                  </w:trPr>
                </w:trPrChange>
              </w:trPr>
              <w:tc>
                <w:tcPr>
                  <w:tcW w:w="204" w:type="dxa"/>
                  <w:vAlign w:val="center"/>
                  <w:hideMark/>
                  <w:tcPrChange w:id="3845" w:author="Compte Microsoft" w:date="2026-06-19T08:25:00Z">
                    <w:tcPr>
                      <w:tcW w:w="0" w:type="auto"/>
                      <w:vAlign w:val="center"/>
                      <w:hideMark/>
                    </w:tcPr>
                  </w:tcPrChange>
                </w:tcPr>
                <w:p w14:paraId="2438BAA1" w14:textId="63520D86" w:rsidR="00042CD7" w:rsidRPr="00042CD7" w:rsidDel="00B64623" w:rsidRDefault="00042CD7">
                  <w:pPr>
                    <w:jc w:val="both"/>
                    <w:rPr>
                      <w:ins w:id="3846" w:author="Ir Nicole" w:date="2026-06-18T18:29:00Z"/>
                      <w:del w:id="3847" w:author="Compte Microsoft" w:date="2026-06-19T08:25:00Z"/>
                      <w:rFonts w:ascii="Times New Roman" w:eastAsia="Times New Roman" w:hAnsi="Times New Roman" w:cs="Times New Roman"/>
                      <w:sz w:val="24"/>
                      <w:szCs w:val="24"/>
                      <w:lang w:eastAsia="en-US"/>
                      <w:rPrChange w:id="3848" w:author="Compte Microsoft" w:date="2026-06-19T09:04:00Z">
                        <w:rPr>
                          <w:ins w:id="3849" w:author="Ir Nicole" w:date="2026-06-18T18:29:00Z"/>
                          <w:del w:id="3850" w:author="Compte Microsoft" w:date="2026-06-19T08:25:00Z"/>
                          <w:rFonts w:ascii="Times New Roman" w:eastAsia="Times New Roman" w:hAnsi="Times New Roman" w:cs="Times New Roman"/>
                          <w:sz w:val="24"/>
                          <w:szCs w:val="24"/>
                          <w:lang w:val="en-US" w:eastAsia="en-US"/>
                        </w:rPr>
                      </w:rPrChange>
                    </w:rPr>
                    <w:pPrChange w:id="3851" w:author="Ir Nicole" w:date="2026-06-19T12:38:00Z">
                      <w:pPr/>
                    </w:pPrChange>
                  </w:pPr>
                  <w:ins w:id="3852" w:author="Ir Nicole" w:date="2026-06-18T18:29:00Z">
                    <w:del w:id="3853" w:author="Compte Microsoft" w:date="2026-06-19T08:25:00Z">
                      <w:r w:rsidRPr="00042CD7" w:rsidDel="00B64623">
                        <w:rPr>
                          <w:rFonts w:ascii="Times New Roman" w:eastAsia="Times New Roman" w:hAnsi="Times New Roman" w:cs="Times New Roman"/>
                          <w:sz w:val="24"/>
                          <w:szCs w:val="24"/>
                          <w:lang w:eastAsia="en-US"/>
                          <w:rPrChange w:id="3854"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855" w:author="Compte Microsoft" w:date="2026-06-19T08:25:00Z">
                    <w:tcPr>
                      <w:tcW w:w="0" w:type="auto"/>
                      <w:vAlign w:val="center"/>
                      <w:hideMark/>
                    </w:tcPr>
                  </w:tcPrChange>
                </w:tcPr>
                <w:p w14:paraId="2F5C81EA" w14:textId="5DDDC26B" w:rsidR="00042CD7" w:rsidRPr="00042CD7" w:rsidDel="00B64623" w:rsidRDefault="00042CD7">
                  <w:pPr>
                    <w:jc w:val="both"/>
                    <w:rPr>
                      <w:ins w:id="3856" w:author="Ir Nicole" w:date="2026-06-18T18:29:00Z"/>
                      <w:del w:id="3857" w:author="Compte Microsoft" w:date="2026-06-19T08:25:00Z"/>
                      <w:rFonts w:ascii="Times New Roman" w:eastAsia="Times New Roman" w:hAnsi="Times New Roman" w:cs="Times New Roman"/>
                      <w:sz w:val="24"/>
                      <w:szCs w:val="24"/>
                      <w:lang w:eastAsia="en-US"/>
                      <w:rPrChange w:id="3858" w:author="Compte Microsoft" w:date="2026-06-19T09:04:00Z">
                        <w:rPr>
                          <w:ins w:id="3859" w:author="Ir Nicole" w:date="2026-06-18T18:29:00Z"/>
                          <w:del w:id="3860" w:author="Compte Microsoft" w:date="2026-06-19T08:25:00Z"/>
                          <w:rFonts w:ascii="Times New Roman" w:eastAsia="Times New Roman" w:hAnsi="Times New Roman" w:cs="Times New Roman"/>
                          <w:sz w:val="24"/>
                          <w:szCs w:val="24"/>
                          <w:lang w:val="en-US" w:eastAsia="en-US"/>
                        </w:rPr>
                      </w:rPrChange>
                    </w:rPr>
                    <w:pPrChange w:id="3861" w:author="Ir Nicole" w:date="2026-06-19T12:38:00Z">
                      <w:pPr/>
                    </w:pPrChange>
                  </w:pPr>
                  <w:ins w:id="3862" w:author="Ir Nicole" w:date="2026-06-18T18:29:00Z">
                    <w:del w:id="3863" w:author="Compte Microsoft" w:date="2026-06-19T08:25:00Z">
                      <w:r w:rsidRPr="00042CD7" w:rsidDel="00B64623">
                        <w:rPr>
                          <w:rFonts w:ascii="Times New Roman" w:eastAsia="Times New Roman" w:hAnsi="Times New Roman" w:cs="Times New Roman"/>
                          <w:sz w:val="24"/>
                          <w:szCs w:val="24"/>
                          <w:lang w:eastAsia="en-US"/>
                          <w:rPrChange w:id="3864"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3865" w:author="Compte Microsoft" w:date="2026-06-19T08:25:00Z">
                    <w:tcPr>
                      <w:tcW w:w="0" w:type="auto"/>
                      <w:vAlign w:val="center"/>
                      <w:hideMark/>
                    </w:tcPr>
                  </w:tcPrChange>
                </w:tcPr>
                <w:p w14:paraId="0AF0B62B" w14:textId="1F785C90" w:rsidR="00042CD7" w:rsidRPr="00042CD7" w:rsidDel="00B64623" w:rsidRDefault="00042CD7">
                  <w:pPr>
                    <w:jc w:val="both"/>
                    <w:rPr>
                      <w:ins w:id="3866" w:author="Ir Nicole" w:date="2026-06-18T18:29:00Z"/>
                      <w:del w:id="3867" w:author="Compte Microsoft" w:date="2026-06-19T08:25:00Z"/>
                      <w:rFonts w:ascii="Times New Roman" w:eastAsia="Times New Roman" w:hAnsi="Times New Roman" w:cs="Times New Roman"/>
                      <w:sz w:val="24"/>
                      <w:szCs w:val="24"/>
                      <w:lang w:eastAsia="en-US"/>
                      <w:rPrChange w:id="3868" w:author="Compte Microsoft" w:date="2026-06-19T09:04:00Z">
                        <w:rPr>
                          <w:ins w:id="3869" w:author="Ir Nicole" w:date="2026-06-18T18:29:00Z"/>
                          <w:del w:id="3870" w:author="Compte Microsoft" w:date="2026-06-19T08:25:00Z"/>
                          <w:rFonts w:ascii="Times New Roman" w:eastAsia="Times New Roman" w:hAnsi="Times New Roman" w:cs="Times New Roman"/>
                          <w:sz w:val="24"/>
                          <w:szCs w:val="24"/>
                          <w:lang w:val="en-US" w:eastAsia="en-US"/>
                        </w:rPr>
                      </w:rPrChange>
                    </w:rPr>
                    <w:pPrChange w:id="3871" w:author="Ir Nicole" w:date="2026-06-19T12:38:00Z">
                      <w:pPr/>
                    </w:pPrChange>
                  </w:pPr>
                  <w:ins w:id="3872" w:author="Ir Nicole" w:date="2026-06-18T18:29:00Z">
                    <w:del w:id="3873" w:author="Compte Microsoft" w:date="2026-06-19T08:25:00Z">
                      <w:r w:rsidRPr="00042CD7" w:rsidDel="00B64623">
                        <w:rPr>
                          <w:rFonts w:ascii="Times New Roman" w:eastAsia="Times New Roman" w:hAnsi="Times New Roman" w:cs="Times New Roman"/>
                          <w:sz w:val="24"/>
                          <w:szCs w:val="24"/>
                          <w:lang w:eastAsia="en-US"/>
                          <w:rPrChange w:id="3874"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875" w:author="Compte Microsoft" w:date="2026-06-19T08:25:00Z">
                    <w:tcPr>
                      <w:tcW w:w="0" w:type="auto"/>
                      <w:vAlign w:val="center"/>
                      <w:hideMark/>
                    </w:tcPr>
                  </w:tcPrChange>
                </w:tcPr>
                <w:p w14:paraId="4F894006" w14:textId="6783C40C" w:rsidR="00042CD7" w:rsidRPr="00042CD7" w:rsidDel="00B64623" w:rsidRDefault="00042CD7">
                  <w:pPr>
                    <w:jc w:val="both"/>
                    <w:rPr>
                      <w:ins w:id="3876" w:author="Ir Nicole" w:date="2026-06-18T18:29:00Z"/>
                      <w:del w:id="3877" w:author="Compte Microsoft" w:date="2026-06-19T08:25:00Z"/>
                      <w:rFonts w:ascii="Times New Roman" w:eastAsia="Times New Roman" w:hAnsi="Times New Roman" w:cs="Times New Roman"/>
                      <w:sz w:val="24"/>
                      <w:szCs w:val="24"/>
                      <w:lang w:eastAsia="en-US"/>
                      <w:rPrChange w:id="3878" w:author="Compte Microsoft" w:date="2026-06-19T09:04:00Z">
                        <w:rPr>
                          <w:ins w:id="3879" w:author="Ir Nicole" w:date="2026-06-18T18:29:00Z"/>
                          <w:del w:id="3880" w:author="Compte Microsoft" w:date="2026-06-19T08:25:00Z"/>
                          <w:rFonts w:ascii="Times New Roman" w:eastAsia="Times New Roman" w:hAnsi="Times New Roman" w:cs="Times New Roman"/>
                          <w:sz w:val="24"/>
                          <w:szCs w:val="24"/>
                          <w:lang w:val="en-US" w:eastAsia="en-US"/>
                        </w:rPr>
                      </w:rPrChange>
                    </w:rPr>
                    <w:pPrChange w:id="3881" w:author="Ir Nicole" w:date="2026-06-19T12:38:00Z">
                      <w:pPr/>
                    </w:pPrChange>
                  </w:pPr>
                  <w:ins w:id="3882" w:author="Ir Nicole" w:date="2026-06-18T18:29:00Z">
                    <w:del w:id="3883" w:author="Compte Microsoft" w:date="2026-06-19T08:25:00Z">
                      <w:r w:rsidRPr="00042CD7" w:rsidDel="00B64623">
                        <w:rPr>
                          <w:rFonts w:ascii="Times New Roman" w:eastAsia="Times New Roman" w:hAnsi="Times New Roman" w:cs="Times New Roman"/>
                          <w:sz w:val="24"/>
                          <w:szCs w:val="24"/>
                          <w:lang w:eastAsia="en-US"/>
                          <w:rPrChange w:id="3884"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885" w:author="Compte Microsoft" w:date="2026-06-19T08:25:00Z">
                    <w:tcPr>
                      <w:tcW w:w="0" w:type="auto"/>
                      <w:vAlign w:val="center"/>
                      <w:hideMark/>
                    </w:tcPr>
                  </w:tcPrChange>
                </w:tcPr>
                <w:p w14:paraId="5F6A0D0E" w14:textId="4504E1FE" w:rsidR="00042CD7" w:rsidRPr="00042CD7" w:rsidDel="00B64623" w:rsidRDefault="00042CD7">
                  <w:pPr>
                    <w:jc w:val="both"/>
                    <w:rPr>
                      <w:ins w:id="3886" w:author="Ir Nicole" w:date="2026-06-18T18:29:00Z"/>
                      <w:del w:id="3887" w:author="Compte Microsoft" w:date="2026-06-19T08:25:00Z"/>
                      <w:rFonts w:ascii="Times New Roman" w:eastAsia="Times New Roman" w:hAnsi="Times New Roman" w:cs="Times New Roman"/>
                      <w:sz w:val="24"/>
                      <w:szCs w:val="24"/>
                      <w:lang w:eastAsia="en-US"/>
                      <w:rPrChange w:id="3888" w:author="Compte Microsoft" w:date="2026-06-19T09:04:00Z">
                        <w:rPr>
                          <w:ins w:id="3889" w:author="Ir Nicole" w:date="2026-06-18T18:29:00Z"/>
                          <w:del w:id="3890" w:author="Compte Microsoft" w:date="2026-06-19T08:25:00Z"/>
                          <w:rFonts w:ascii="Times New Roman" w:eastAsia="Times New Roman" w:hAnsi="Times New Roman" w:cs="Times New Roman"/>
                          <w:sz w:val="24"/>
                          <w:szCs w:val="24"/>
                          <w:lang w:val="en-US" w:eastAsia="en-US"/>
                        </w:rPr>
                      </w:rPrChange>
                    </w:rPr>
                    <w:pPrChange w:id="3891" w:author="Ir Nicole" w:date="2026-06-19T12:38:00Z">
                      <w:pPr/>
                    </w:pPrChange>
                  </w:pPr>
                  <w:ins w:id="3892" w:author="Ir Nicole" w:date="2026-06-18T18:29:00Z">
                    <w:del w:id="3893" w:author="Compte Microsoft" w:date="2026-06-19T08:25:00Z">
                      <w:r w:rsidRPr="00042CD7" w:rsidDel="00B64623">
                        <w:rPr>
                          <w:rFonts w:ascii="Times New Roman" w:eastAsia="Times New Roman" w:hAnsi="Times New Roman" w:cs="Times New Roman"/>
                          <w:sz w:val="24"/>
                          <w:szCs w:val="24"/>
                          <w:lang w:eastAsia="en-US"/>
                          <w:rPrChange w:id="3894"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895" w:author="Compte Microsoft" w:date="2026-06-19T08:25:00Z">
                    <w:tcPr>
                      <w:tcW w:w="0" w:type="auto"/>
                      <w:vAlign w:val="center"/>
                      <w:hideMark/>
                    </w:tcPr>
                  </w:tcPrChange>
                </w:tcPr>
                <w:p w14:paraId="0283BAFD" w14:textId="675E9ABF" w:rsidR="00042CD7" w:rsidRPr="00042CD7" w:rsidDel="00B64623" w:rsidRDefault="00042CD7">
                  <w:pPr>
                    <w:jc w:val="both"/>
                    <w:rPr>
                      <w:ins w:id="3896" w:author="Ir Nicole" w:date="2026-06-18T18:29:00Z"/>
                      <w:del w:id="3897" w:author="Compte Microsoft" w:date="2026-06-19T08:25:00Z"/>
                      <w:rFonts w:ascii="Times New Roman" w:eastAsia="Times New Roman" w:hAnsi="Times New Roman" w:cs="Times New Roman"/>
                      <w:sz w:val="24"/>
                      <w:szCs w:val="24"/>
                      <w:lang w:eastAsia="en-US"/>
                      <w:rPrChange w:id="3898" w:author="Compte Microsoft" w:date="2026-06-19T09:04:00Z">
                        <w:rPr>
                          <w:ins w:id="3899" w:author="Ir Nicole" w:date="2026-06-18T18:29:00Z"/>
                          <w:del w:id="3900" w:author="Compte Microsoft" w:date="2026-06-19T08:25:00Z"/>
                          <w:rFonts w:ascii="Times New Roman" w:eastAsia="Times New Roman" w:hAnsi="Times New Roman" w:cs="Times New Roman"/>
                          <w:sz w:val="24"/>
                          <w:szCs w:val="24"/>
                          <w:lang w:val="en-US" w:eastAsia="en-US"/>
                        </w:rPr>
                      </w:rPrChange>
                    </w:rPr>
                    <w:pPrChange w:id="3901" w:author="Ir Nicole" w:date="2026-06-19T12:38:00Z">
                      <w:pPr/>
                    </w:pPrChange>
                  </w:pPr>
                  <w:ins w:id="3902" w:author="Ir Nicole" w:date="2026-06-18T18:29:00Z">
                    <w:del w:id="3903" w:author="Compte Microsoft" w:date="2026-06-19T08:25:00Z">
                      <w:r w:rsidRPr="00042CD7" w:rsidDel="00B64623">
                        <w:rPr>
                          <w:rFonts w:ascii="Times New Roman" w:eastAsia="Times New Roman" w:hAnsi="Times New Roman" w:cs="Times New Roman"/>
                          <w:sz w:val="24"/>
                          <w:szCs w:val="24"/>
                          <w:lang w:eastAsia="en-US"/>
                          <w:rPrChange w:id="3904"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905" w:author="Compte Microsoft" w:date="2026-06-19T08:25:00Z">
                    <w:tcPr>
                      <w:tcW w:w="0" w:type="auto"/>
                      <w:vAlign w:val="center"/>
                      <w:hideMark/>
                    </w:tcPr>
                  </w:tcPrChange>
                </w:tcPr>
                <w:p w14:paraId="12A93AC7" w14:textId="33638A8C" w:rsidR="00042CD7" w:rsidRPr="00042CD7" w:rsidDel="00B64623" w:rsidRDefault="00042CD7">
                  <w:pPr>
                    <w:jc w:val="both"/>
                    <w:rPr>
                      <w:ins w:id="3906" w:author="Ir Nicole" w:date="2026-06-18T18:29:00Z"/>
                      <w:del w:id="3907" w:author="Compte Microsoft" w:date="2026-06-19T08:25:00Z"/>
                      <w:rFonts w:ascii="Times New Roman" w:eastAsia="Times New Roman" w:hAnsi="Times New Roman" w:cs="Times New Roman"/>
                      <w:sz w:val="24"/>
                      <w:szCs w:val="24"/>
                      <w:lang w:eastAsia="en-US"/>
                      <w:rPrChange w:id="3908" w:author="Compte Microsoft" w:date="2026-06-19T09:04:00Z">
                        <w:rPr>
                          <w:ins w:id="3909" w:author="Ir Nicole" w:date="2026-06-18T18:29:00Z"/>
                          <w:del w:id="3910" w:author="Compte Microsoft" w:date="2026-06-19T08:25:00Z"/>
                          <w:rFonts w:ascii="Times New Roman" w:eastAsia="Times New Roman" w:hAnsi="Times New Roman" w:cs="Times New Roman"/>
                          <w:sz w:val="24"/>
                          <w:szCs w:val="24"/>
                          <w:lang w:val="en-US" w:eastAsia="en-US"/>
                        </w:rPr>
                      </w:rPrChange>
                    </w:rPr>
                    <w:pPrChange w:id="3911" w:author="Ir Nicole" w:date="2026-06-19T12:38:00Z">
                      <w:pPr/>
                    </w:pPrChange>
                  </w:pPr>
                  <w:ins w:id="3912" w:author="Ir Nicole" w:date="2026-06-18T18:29:00Z">
                    <w:del w:id="3913" w:author="Compte Microsoft" w:date="2026-06-19T08:25:00Z">
                      <w:r w:rsidRPr="00042CD7" w:rsidDel="00B64623">
                        <w:rPr>
                          <w:rFonts w:ascii="Times New Roman" w:eastAsia="Times New Roman" w:hAnsi="Times New Roman" w:cs="Times New Roman"/>
                          <w:sz w:val="24"/>
                          <w:szCs w:val="24"/>
                          <w:lang w:eastAsia="en-US"/>
                          <w:rPrChange w:id="3914"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2852CEFD" w14:textId="464C75B6" w:rsidR="00042CD7" w:rsidRPr="00042CD7" w:rsidDel="00B64623" w:rsidRDefault="00042CD7">
            <w:pPr>
              <w:jc w:val="both"/>
              <w:rPr>
                <w:ins w:id="3915" w:author="Ir Nicole" w:date="2026-06-18T18:29:00Z"/>
                <w:del w:id="3916" w:author="Compte Microsoft" w:date="2026-06-19T08:25:00Z"/>
                <w:rFonts w:ascii="Times New Roman" w:eastAsia="Times New Roman" w:hAnsi="Times New Roman" w:cs="Times New Roman"/>
                <w:vanish/>
                <w:sz w:val="24"/>
                <w:szCs w:val="24"/>
                <w:lang w:eastAsia="en-US"/>
                <w:rPrChange w:id="3917" w:author="Compte Microsoft" w:date="2026-06-19T09:04:00Z">
                  <w:rPr>
                    <w:ins w:id="3918" w:author="Ir Nicole" w:date="2026-06-18T18:29:00Z"/>
                    <w:del w:id="3919" w:author="Compte Microsoft" w:date="2026-06-19T08:25:00Z"/>
                    <w:rFonts w:ascii="Times New Roman" w:eastAsia="Times New Roman" w:hAnsi="Times New Roman" w:cs="Times New Roman"/>
                    <w:vanish/>
                    <w:sz w:val="24"/>
                    <w:szCs w:val="24"/>
                    <w:lang w:val="en-US" w:eastAsia="en-US"/>
                  </w:rPr>
                </w:rPrChange>
              </w:rPr>
              <w:pPrChange w:id="3920"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3921"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552"/>
              <w:gridCol w:w="234"/>
              <w:gridCol w:w="221"/>
              <w:gridCol w:w="221"/>
              <w:gridCol w:w="221"/>
              <w:gridCol w:w="140"/>
              <w:gridCol w:w="140"/>
              <w:gridCol w:w="155"/>
              <w:tblGridChange w:id="3922">
                <w:tblGrid>
                  <w:gridCol w:w="4552"/>
                  <w:gridCol w:w="234"/>
                  <w:gridCol w:w="221"/>
                  <w:gridCol w:w="221"/>
                  <w:gridCol w:w="221"/>
                  <w:gridCol w:w="140"/>
                  <w:gridCol w:w="140"/>
                  <w:gridCol w:w="155"/>
                </w:tblGrid>
              </w:tblGridChange>
            </w:tblGrid>
            <w:tr w:rsidR="00042CD7" w:rsidRPr="00042CD7" w:rsidDel="00B64623" w14:paraId="2262FEC3" w14:textId="5E4B0781" w:rsidTr="00063CC0">
              <w:trPr>
                <w:tblCellSpacing w:w="15" w:type="dxa"/>
                <w:ins w:id="3923" w:author="Ir Nicole" w:date="2026-06-18T18:29:00Z"/>
                <w:del w:id="3924" w:author="Compte Microsoft" w:date="2026-06-19T08:25:00Z"/>
                <w:trPrChange w:id="3925" w:author="Compte Microsoft" w:date="2026-06-19T08:25:00Z">
                  <w:trPr>
                    <w:tblCellSpacing w:w="15" w:type="dxa"/>
                  </w:trPr>
                </w:trPrChange>
              </w:trPr>
              <w:tc>
                <w:tcPr>
                  <w:tcW w:w="4507" w:type="dxa"/>
                  <w:vAlign w:val="center"/>
                  <w:hideMark/>
                  <w:tcPrChange w:id="3926" w:author="Compte Microsoft" w:date="2026-06-19T08:25:00Z">
                    <w:tcPr>
                      <w:tcW w:w="0" w:type="auto"/>
                      <w:vAlign w:val="center"/>
                      <w:hideMark/>
                    </w:tcPr>
                  </w:tcPrChange>
                </w:tcPr>
                <w:p w14:paraId="0BDB97A8" w14:textId="7E4C987C" w:rsidR="00042CD7" w:rsidRPr="00042CD7" w:rsidDel="00B64623" w:rsidRDefault="00042CD7">
                  <w:pPr>
                    <w:jc w:val="both"/>
                    <w:rPr>
                      <w:ins w:id="3927" w:author="Ir Nicole" w:date="2026-06-18T18:29:00Z"/>
                      <w:del w:id="3928" w:author="Compte Microsoft" w:date="2026-06-19T08:25:00Z"/>
                      <w:rFonts w:ascii="Times New Roman" w:eastAsia="Times New Roman" w:hAnsi="Times New Roman" w:cs="Times New Roman"/>
                      <w:sz w:val="24"/>
                      <w:szCs w:val="24"/>
                      <w:lang w:eastAsia="en-US"/>
                      <w:rPrChange w:id="3929" w:author="Compte Microsoft" w:date="2026-06-19T09:04:00Z">
                        <w:rPr>
                          <w:ins w:id="3930" w:author="Ir Nicole" w:date="2026-06-18T18:29:00Z"/>
                          <w:del w:id="3931" w:author="Compte Microsoft" w:date="2026-06-19T08:25:00Z"/>
                          <w:rFonts w:ascii="Times New Roman" w:eastAsia="Times New Roman" w:hAnsi="Times New Roman" w:cs="Times New Roman"/>
                          <w:sz w:val="24"/>
                          <w:szCs w:val="24"/>
                          <w:lang w:val="en-US" w:eastAsia="en-US"/>
                        </w:rPr>
                      </w:rPrChange>
                    </w:rPr>
                    <w:pPrChange w:id="3932" w:author="Ir Nicole" w:date="2026-06-19T12:38:00Z">
                      <w:pPr/>
                    </w:pPrChange>
                  </w:pPr>
                  <w:ins w:id="3933" w:author="Ir Nicole" w:date="2026-06-18T18:29:00Z">
                    <w:del w:id="3934" w:author="Compte Microsoft" w:date="2026-06-19T08:15:00Z">
                      <w:r w:rsidRPr="00042CD7" w:rsidDel="00245B6C">
                        <w:rPr>
                          <w:rFonts w:ascii="Times New Roman" w:eastAsia="Times New Roman" w:hAnsi="Times New Roman" w:cs="Times New Roman"/>
                          <w:sz w:val="24"/>
                          <w:szCs w:val="24"/>
                          <w:lang w:eastAsia="en-US"/>
                          <w:rPrChange w:id="3935" w:author="Compte Microsoft" w:date="2026-06-19T09:04:00Z">
                            <w:rPr>
                              <w:rFonts w:ascii="Times New Roman" w:eastAsia="Times New Roman" w:hAnsi="Times New Roman" w:cs="Times New Roman"/>
                              <w:sz w:val="24"/>
                              <w:szCs w:val="24"/>
                              <w:lang w:val="en-US" w:eastAsia="en-US"/>
                            </w:rPr>
                          </w:rPrChange>
                        </w:rPr>
                        <w:delText>Développement de l'application d'administration</w:delText>
                      </w:r>
                    </w:del>
                  </w:ins>
                </w:p>
              </w:tc>
              <w:tc>
                <w:tcPr>
                  <w:tcW w:w="204" w:type="dxa"/>
                  <w:vAlign w:val="center"/>
                  <w:hideMark/>
                  <w:tcPrChange w:id="3936" w:author="Compte Microsoft" w:date="2026-06-19T08:25:00Z">
                    <w:tcPr>
                      <w:tcW w:w="0" w:type="auto"/>
                      <w:vAlign w:val="center"/>
                      <w:hideMark/>
                    </w:tcPr>
                  </w:tcPrChange>
                </w:tcPr>
                <w:p w14:paraId="0255BB8C" w14:textId="5B82D74A" w:rsidR="00042CD7" w:rsidRPr="00042CD7" w:rsidDel="00B64623" w:rsidRDefault="00042CD7">
                  <w:pPr>
                    <w:jc w:val="both"/>
                    <w:rPr>
                      <w:ins w:id="3937" w:author="Ir Nicole" w:date="2026-06-18T18:29:00Z"/>
                      <w:del w:id="3938" w:author="Compte Microsoft" w:date="2026-06-19T08:25:00Z"/>
                      <w:rFonts w:ascii="Times New Roman" w:eastAsia="Times New Roman" w:hAnsi="Times New Roman" w:cs="Times New Roman"/>
                      <w:sz w:val="24"/>
                      <w:szCs w:val="24"/>
                      <w:lang w:eastAsia="en-US"/>
                      <w:rPrChange w:id="3939" w:author="Compte Microsoft" w:date="2026-06-19T09:04:00Z">
                        <w:rPr>
                          <w:ins w:id="3940" w:author="Ir Nicole" w:date="2026-06-18T18:29:00Z"/>
                          <w:del w:id="3941" w:author="Compte Microsoft" w:date="2026-06-19T08:25:00Z"/>
                          <w:rFonts w:ascii="Times New Roman" w:eastAsia="Times New Roman" w:hAnsi="Times New Roman" w:cs="Times New Roman"/>
                          <w:sz w:val="24"/>
                          <w:szCs w:val="24"/>
                          <w:lang w:val="en-US" w:eastAsia="en-US"/>
                        </w:rPr>
                      </w:rPrChange>
                    </w:rPr>
                    <w:pPrChange w:id="3942" w:author="Ir Nicole" w:date="2026-06-19T12:38:00Z">
                      <w:pPr/>
                    </w:pPrChange>
                  </w:pPr>
                  <w:ins w:id="3943" w:author="Ir Nicole" w:date="2026-06-18T18:29:00Z">
                    <w:del w:id="3944" w:author="Compte Microsoft" w:date="2026-06-19T08:25:00Z">
                      <w:r w:rsidRPr="00042CD7" w:rsidDel="00B64623">
                        <w:rPr>
                          <w:rFonts w:ascii="Times New Roman" w:eastAsia="Times New Roman" w:hAnsi="Times New Roman" w:cs="Times New Roman"/>
                          <w:sz w:val="24"/>
                          <w:szCs w:val="24"/>
                          <w:lang w:eastAsia="en-US"/>
                          <w:rPrChange w:id="3945"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3946" w:author="Compte Microsoft" w:date="2026-06-19T08:25:00Z">
                    <w:tcPr>
                      <w:tcW w:w="0" w:type="auto"/>
                      <w:vAlign w:val="center"/>
                      <w:hideMark/>
                    </w:tcPr>
                  </w:tcPrChange>
                </w:tcPr>
                <w:p w14:paraId="2E08ABD6" w14:textId="458A10AB" w:rsidR="00042CD7" w:rsidRPr="00042CD7" w:rsidDel="00B64623" w:rsidRDefault="00042CD7">
                  <w:pPr>
                    <w:jc w:val="both"/>
                    <w:rPr>
                      <w:ins w:id="3947" w:author="Ir Nicole" w:date="2026-06-18T18:29:00Z"/>
                      <w:del w:id="3948" w:author="Compte Microsoft" w:date="2026-06-19T08:25:00Z"/>
                      <w:rFonts w:ascii="Times New Roman" w:eastAsia="Times New Roman" w:hAnsi="Times New Roman" w:cs="Times New Roman"/>
                      <w:sz w:val="24"/>
                      <w:szCs w:val="24"/>
                      <w:lang w:eastAsia="en-US"/>
                      <w:rPrChange w:id="3949" w:author="Compte Microsoft" w:date="2026-06-19T09:04:00Z">
                        <w:rPr>
                          <w:ins w:id="3950" w:author="Ir Nicole" w:date="2026-06-18T18:29:00Z"/>
                          <w:del w:id="3951" w:author="Compte Microsoft" w:date="2026-06-19T08:25:00Z"/>
                          <w:rFonts w:ascii="Times New Roman" w:eastAsia="Times New Roman" w:hAnsi="Times New Roman" w:cs="Times New Roman"/>
                          <w:sz w:val="24"/>
                          <w:szCs w:val="24"/>
                          <w:lang w:val="en-US" w:eastAsia="en-US"/>
                        </w:rPr>
                      </w:rPrChange>
                    </w:rPr>
                    <w:pPrChange w:id="3952" w:author="Ir Nicole" w:date="2026-06-19T12:38:00Z">
                      <w:pPr/>
                    </w:pPrChange>
                  </w:pPr>
                  <w:ins w:id="3953" w:author="Ir Nicole" w:date="2026-06-18T18:29:00Z">
                    <w:del w:id="3954" w:author="Compte Microsoft" w:date="2026-06-19T08:25:00Z">
                      <w:r w:rsidRPr="00042CD7" w:rsidDel="00B64623">
                        <w:rPr>
                          <w:rFonts w:ascii="Times New Roman" w:eastAsia="Times New Roman" w:hAnsi="Times New Roman" w:cs="Times New Roman"/>
                          <w:sz w:val="24"/>
                          <w:szCs w:val="24"/>
                          <w:lang w:eastAsia="en-US"/>
                          <w:rPrChange w:id="3955"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3956" w:author="Compte Microsoft" w:date="2026-06-19T08:25:00Z">
                    <w:tcPr>
                      <w:tcW w:w="0" w:type="auto"/>
                      <w:vAlign w:val="center"/>
                      <w:hideMark/>
                    </w:tcPr>
                  </w:tcPrChange>
                </w:tcPr>
                <w:p w14:paraId="1DB4F4E5" w14:textId="5CAE4158" w:rsidR="00042CD7" w:rsidRPr="00042CD7" w:rsidDel="00B64623" w:rsidRDefault="00042CD7">
                  <w:pPr>
                    <w:jc w:val="both"/>
                    <w:rPr>
                      <w:ins w:id="3957" w:author="Ir Nicole" w:date="2026-06-18T18:29:00Z"/>
                      <w:del w:id="3958" w:author="Compte Microsoft" w:date="2026-06-19T08:25:00Z"/>
                      <w:rFonts w:ascii="Times New Roman" w:eastAsia="Times New Roman" w:hAnsi="Times New Roman" w:cs="Times New Roman"/>
                      <w:sz w:val="24"/>
                      <w:szCs w:val="24"/>
                      <w:lang w:eastAsia="en-US"/>
                      <w:rPrChange w:id="3959" w:author="Compte Microsoft" w:date="2026-06-19T09:04:00Z">
                        <w:rPr>
                          <w:ins w:id="3960" w:author="Ir Nicole" w:date="2026-06-18T18:29:00Z"/>
                          <w:del w:id="3961" w:author="Compte Microsoft" w:date="2026-06-19T08:25:00Z"/>
                          <w:rFonts w:ascii="Times New Roman" w:eastAsia="Times New Roman" w:hAnsi="Times New Roman" w:cs="Times New Roman"/>
                          <w:sz w:val="24"/>
                          <w:szCs w:val="24"/>
                          <w:lang w:val="en-US" w:eastAsia="en-US"/>
                        </w:rPr>
                      </w:rPrChange>
                    </w:rPr>
                    <w:pPrChange w:id="3962" w:author="Ir Nicole" w:date="2026-06-19T12:38:00Z">
                      <w:pPr/>
                    </w:pPrChange>
                  </w:pPr>
                  <w:ins w:id="3963" w:author="Ir Nicole" w:date="2026-06-18T18:29:00Z">
                    <w:del w:id="3964" w:author="Compte Microsoft" w:date="2026-06-19T08:25:00Z">
                      <w:r w:rsidRPr="00042CD7" w:rsidDel="00B64623">
                        <w:rPr>
                          <w:rFonts w:ascii="Times New Roman" w:eastAsia="Times New Roman" w:hAnsi="Times New Roman" w:cs="Times New Roman"/>
                          <w:sz w:val="24"/>
                          <w:szCs w:val="24"/>
                          <w:lang w:eastAsia="en-US"/>
                          <w:rPrChange w:id="3965"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3966" w:author="Compte Microsoft" w:date="2026-06-19T08:25:00Z">
                    <w:tcPr>
                      <w:tcW w:w="0" w:type="auto"/>
                      <w:vAlign w:val="center"/>
                      <w:hideMark/>
                    </w:tcPr>
                  </w:tcPrChange>
                </w:tcPr>
                <w:p w14:paraId="4223B43E" w14:textId="240DA2EA" w:rsidR="00042CD7" w:rsidRPr="00042CD7" w:rsidDel="00B64623" w:rsidRDefault="00042CD7">
                  <w:pPr>
                    <w:jc w:val="both"/>
                    <w:rPr>
                      <w:ins w:id="3967" w:author="Ir Nicole" w:date="2026-06-18T18:29:00Z"/>
                      <w:del w:id="3968" w:author="Compte Microsoft" w:date="2026-06-19T08:25:00Z"/>
                      <w:rFonts w:ascii="Times New Roman" w:eastAsia="Times New Roman" w:hAnsi="Times New Roman" w:cs="Times New Roman"/>
                      <w:sz w:val="24"/>
                      <w:szCs w:val="24"/>
                      <w:lang w:eastAsia="en-US"/>
                      <w:rPrChange w:id="3969" w:author="Compte Microsoft" w:date="2026-06-19T09:04:00Z">
                        <w:rPr>
                          <w:ins w:id="3970" w:author="Ir Nicole" w:date="2026-06-18T18:29:00Z"/>
                          <w:del w:id="3971" w:author="Compte Microsoft" w:date="2026-06-19T08:25:00Z"/>
                          <w:rFonts w:ascii="Times New Roman" w:eastAsia="Times New Roman" w:hAnsi="Times New Roman" w:cs="Times New Roman"/>
                          <w:sz w:val="24"/>
                          <w:szCs w:val="24"/>
                          <w:lang w:val="en-US" w:eastAsia="en-US"/>
                        </w:rPr>
                      </w:rPrChange>
                    </w:rPr>
                    <w:pPrChange w:id="3972" w:author="Ir Nicole" w:date="2026-06-19T12:38:00Z">
                      <w:pPr/>
                    </w:pPrChange>
                  </w:pPr>
                  <w:ins w:id="3973" w:author="Ir Nicole" w:date="2026-06-18T18:29:00Z">
                    <w:del w:id="3974" w:author="Compte Microsoft" w:date="2026-06-19T08:25:00Z">
                      <w:r w:rsidRPr="00042CD7" w:rsidDel="00B64623">
                        <w:rPr>
                          <w:rFonts w:ascii="Times New Roman" w:eastAsia="Times New Roman" w:hAnsi="Times New Roman" w:cs="Times New Roman"/>
                          <w:sz w:val="24"/>
                          <w:szCs w:val="24"/>
                          <w:lang w:eastAsia="en-US"/>
                          <w:rPrChange w:id="3975"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3976" w:author="Compte Microsoft" w:date="2026-06-19T08:25:00Z">
                    <w:tcPr>
                      <w:tcW w:w="0" w:type="auto"/>
                      <w:vAlign w:val="center"/>
                      <w:hideMark/>
                    </w:tcPr>
                  </w:tcPrChange>
                </w:tcPr>
                <w:p w14:paraId="6EC695CF" w14:textId="3A2FAB99" w:rsidR="00042CD7" w:rsidRPr="00042CD7" w:rsidDel="00B64623" w:rsidRDefault="00042CD7">
                  <w:pPr>
                    <w:jc w:val="both"/>
                    <w:rPr>
                      <w:ins w:id="3977" w:author="Ir Nicole" w:date="2026-06-18T18:29:00Z"/>
                      <w:del w:id="3978" w:author="Compte Microsoft" w:date="2026-06-19T08:25:00Z"/>
                      <w:rFonts w:ascii="Times New Roman" w:eastAsia="Times New Roman" w:hAnsi="Times New Roman" w:cs="Times New Roman"/>
                      <w:sz w:val="24"/>
                      <w:szCs w:val="24"/>
                      <w:lang w:eastAsia="en-US"/>
                      <w:rPrChange w:id="3979" w:author="Compte Microsoft" w:date="2026-06-19T09:04:00Z">
                        <w:rPr>
                          <w:ins w:id="3980" w:author="Ir Nicole" w:date="2026-06-18T18:29:00Z"/>
                          <w:del w:id="3981" w:author="Compte Microsoft" w:date="2026-06-19T08:25:00Z"/>
                          <w:rFonts w:ascii="Times New Roman" w:eastAsia="Times New Roman" w:hAnsi="Times New Roman" w:cs="Times New Roman"/>
                          <w:sz w:val="24"/>
                          <w:szCs w:val="24"/>
                          <w:lang w:val="en-US" w:eastAsia="en-US"/>
                        </w:rPr>
                      </w:rPrChange>
                    </w:rPr>
                    <w:pPrChange w:id="3982" w:author="Ir Nicole" w:date="2026-06-19T12:38:00Z">
                      <w:pPr/>
                    </w:pPrChange>
                  </w:pPr>
                  <w:ins w:id="3983" w:author="Ir Nicole" w:date="2026-06-18T18:29:00Z">
                    <w:del w:id="3984" w:author="Compte Microsoft" w:date="2026-06-19T08:25:00Z">
                      <w:r w:rsidRPr="00042CD7" w:rsidDel="00B64623">
                        <w:rPr>
                          <w:rFonts w:ascii="Times New Roman" w:eastAsia="Times New Roman" w:hAnsi="Times New Roman" w:cs="Times New Roman"/>
                          <w:sz w:val="24"/>
                          <w:szCs w:val="24"/>
                          <w:lang w:eastAsia="en-US"/>
                          <w:rPrChange w:id="3985"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986" w:author="Compte Microsoft" w:date="2026-06-19T08:25:00Z">
                    <w:tcPr>
                      <w:tcW w:w="0" w:type="auto"/>
                      <w:vAlign w:val="center"/>
                      <w:hideMark/>
                    </w:tcPr>
                  </w:tcPrChange>
                </w:tcPr>
                <w:p w14:paraId="536E2248" w14:textId="51D6D616" w:rsidR="00042CD7" w:rsidRPr="00042CD7" w:rsidDel="00B64623" w:rsidRDefault="00042CD7">
                  <w:pPr>
                    <w:jc w:val="both"/>
                    <w:rPr>
                      <w:ins w:id="3987" w:author="Ir Nicole" w:date="2026-06-18T18:29:00Z"/>
                      <w:del w:id="3988" w:author="Compte Microsoft" w:date="2026-06-19T08:25:00Z"/>
                      <w:rFonts w:ascii="Times New Roman" w:eastAsia="Times New Roman" w:hAnsi="Times New Roman" w:cs="Times New Roman"/>
                      <w:sz w:val="24"/>
                      <w:szCs w:val="24"/>
                      <w:lang w:eastAsia="en-US"/>
                      <w:rPrChange w:id="3989" w:author="Compte Microsoft" w:date="2026-06-19T09:04:00Z">
                        <w:rPr>
                          <w:ins w:id="3990" w:author="Ir Nicole" w:date="2026-06-18T18:29:00Z"/>
                          <w:del w:id="3991" w:author="Compte Microsoft" w:date="2026-06-19T08:25:00Z"/>
                          <w:rFonts w:ascii="Times New Roman" w:eastAsia="Times New Roman" w:hAnsi="Times New Roman" w:cs="Times New Roman"/>
                          <w:sz w:val="24"/>
                          <w:szCs w:val="24"/>
                          <w:lang w:val="en-US" w:eastAsia="en-US"/>
                        </w:rPr>
                      </w:rPrChange>
                    </w:rPr>
                    <w:pPrChange w:id="3992" w:author="Ir Nicole" w:date="2026-06-19T12:38:00Z">
                      <w:pPr/>
                    </w:pPrChange>
                  </w:pPr>
                  <w:ins w:id="3993" w:author="Ir Nicole" w:date="2026-06-18T18:29:00Z">
                    <w:del w:id="3994" w:author="Compte Microsoft" w:date="2026-06-19T08:25:00Z">
                      <w:r w:rsidRPr="00042CD7" w:rsidDel="00B64623">
                        <w:rPr>
                          <w:rFonts w:ascii="Times New Roman" w:eastAsia="Times New Roman" w:hAnsi="Times New Roman" w:cs="Times New Roman"/>
                          <w:sz w:val="24"/>
                          <w:szCs w:val="24"/>
                          <w:lang w:eastAsia="en-US"/>
                          <w:rPrChange w:id="3995"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3996" w:author="Compte Microsoft" w:date="2026-06-19T08:25:00Z">
                    <w:tcPr>
                      <w:tcW w:w="0" w:type="auto"/>
                      <w:vAlign w:val="center"/>
                      <w:hideMark/>
                    </w:tcPr>
                  </w:tcPrChange>
                </w:tcPr>
                <w:p w14:paraId="4325F634" w14:textId="39DFEB1A" w:rsidR="00042CD7" w:rsidRPr="00042CD7" w:rsidDel="00B64623" w:rsidRDefault="00042CD7">
                  <w:pPr>
                    <w:jc w:val="both"/>
                    <w:rPr>
                      <w:ins w:id="3997" w:author="Ir Nicole" w:date="2026-06-18T18:29:00Z"/>
                      <w:del w:id="3998" w:author="Compte Microsoft" w:date="2026-06-19T08:25:00Z"/>
                      <w:rFonts w:ascii="Times New Roman" w:eastAsia="Times New Roman" w:hAnsi="Times New Roman" w:cs="Times New Roman"/>
                      <w:sz w:val="24"/>
                      <w:szCs w:val="24"/>
                      <w:lang w:eastAsia="en-US"/>
                      <w:rPrChange w:id="3999" w:author="Compte Microsoft" w:date="2026-06-19T09:04:00Z">
                        <w:rPr>
                          <w:ins w:id="4000" w:author="Ir Nicole" w:date="2026-06-18T18:29:00Z"/>
                          <w:del w:id="4001" w:author="Compte Microsoft" w:date="2026-06-19T08:25:00Z"/>
                          <w:rFonts w:ascii="Times New Roman" w:eastAsia="Times New Roman" w:hAnsi="Times New Roman" w:cs="Times New Roman"/>
                          <w:sz w:val="24"/>
                          <w:szCs w:val="24"/>
                          <w:lang w:val="en-US" w:eastAsia="en-US"/>
                        </w:rPr>
                      </w:rPrChange>
                    </w:rPr>
                    <w:pPrChange w:id="4002" w:author="Ir Nicole" w:date="2026-06-19T12:38:00Z">
                      <w:pPr/>
                    </w:pPrChange>
                  </w:pPr>
                  <w:ins w:id="4003" w:author="Ir Nicole" w:date="2026-06-18T18:29:00Z">
                    <w:del w:id="4004" w:author="Compte Microsoft" w:date="2026-06-19T08:25:00Z">
                      <w:r w:rsidRPr="00042CD7" w:rsidDel="00B64623">
                        <w:rPr>
                          <w:rFonts w:ascii="Times New Roman" w:eastAsia="Times New Roman" w:hAnsi="Times New Roman" w:cs="Times New Roman"/>
                          <w:sz w:val="24"/>
                          <w:szCs w:val="24"/>
                          <w:lang w:eastAsia="en-US"/>
                          <w:rPrChange w:id="4005"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4AD43876" w14:textId="7F6BCF81" w:rsidR="00042CD7" w:rsidRPr="00042CD7" w:rsidDel="00B64623" w:rsidRDefault="00042CD7">
            <w:pPr>
              <w:jc w:val="both"/>
              <w:rPr>
                <w:ins w:id="4006" w:author="Ir Nicole" w:date="2026-06-18T18:29:00Z"/>
                <w:del w:id="4007" w:author="Compte Microsoft" w:date="2026-06-19T08:25:00Z"/>
                <w:rFonts w:ascii="Times New Roman" w:eastAsia="Times New Roman" w:hAnsi="Times New Roman" w:cs="Times New Roman"/>
                <w:vanish/>
                <w:sz w:val="24"/>
                <w:szCs w:val="24"/>
                <w:lang w:eastAsia="en-US"/>
                <w:rPrChange w:id="4008" w:author="Compte Microsoft" w:date="2026-06-19T09:04:00Z">
                  <w:rPr>
                    <w:ins w:id="4009" w:author="Ir Nicole" w:date="2026-06-18T18:29:00Z"/>
                    <w:del w:id="4010" w:author="Compte Microsoft" w:date="2026-06-19T08:25:00Z"/>
                    <w:rFonts w:ascii="Times New Roman" w:eastAsia="Times New Roman" w:hAnsi="Times New Roman" w:cs="Times New Roman"/>
                    <w:vanish/>
                    <w:sz w:val="24"/>
                    <w:szCs w:val="24"/>
                    <w:lang w:val="en-US" w:eastAsia="en-US"/>
                  </w:rPr>
                </w:rPrChange>
              </w:rPr>
              <w:pPrChange w:id="4011"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012"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471"/>
              <w:gridCol w:w="234"/>
              <w:gridCol w:w="221"/>
              <w:gridCol w:w="221"/>
              <w:gridCol w:w="221"/>
              <w:gridCol w:w="221"/>
              <w:gridCol w:w="140"/>
              <w:gridCol w:w="155"/>
              <w:tblGridChange w:id="4013">
                <w:tblGrid>
                  <w:gridCol w:w="4471"/>
                  <w:gridCol w:w="234"/>
                  <w:gridCol w:w="221"/>
                  <w:gridCol w:w="221"/>
                  <w:gridCol w:w="221"/>
                  <w:gridCol w:w="221"/>
                  <w:gridCol w:w="140"/>
                  <w:gridCol w:w="155"/>
                </w:tblGrid>
              </w:tblGridChange>
            </w:tblGrid>
            <w:tr w:rsidR="00042CD7" w:rsidRPr="00042CD7" w:rsidDel="00B64623" w14:paraId="0F83F57E" w14:textId="3F9FFCD6" w:rsidTr="00063CC0">
              <w:trPr>
                <w:tblCellSpacing w:w="15" w:type="dxa"/>
                <w:ins w:id="4014" w:author="Ir Nicole" w:date="2026-06-18T18:29:00Z"/>
                <w:del w:id="4015" w:author="Compte Microsoft" w:date="2026-06-19T08:25:00Z"/>
                <w:trPrChange w:id="4016" w:author="Compte Microsoft" w:date="2026-06-19T08:25:00Z">
                  <w:trPr>
                    <w:tblCellSpacing w:w="15" w:type="dxa"/>
                  </w:trPr>
                </w:trPrChange>
              </w:trPr>
              <w:tc>
                <w:tcPr>
                  <w:tcW w:w="4426" w:type="dxa"/>
                  <w:vAlign w:val="center"/>
                  <w:hideMark/>
                  <w:tcPrChange w:id="4017" w:author="Compte Microsoft" w:date="2026-06-19T08:25:00Z">
                    <w:tcPr>
                      <w:tcW w:w="0" w:type="auto"/>
                      <w:vAlign w:val="center"/>
                      <w:hideMark/>
                    </w:tcPr>
                  </w:tcPrChange>
                </w:tcPr>
                <w:p w14:paraId="4A86D47E" w14:textId="66047A6D" w:rsidR="00042CD7" w:rsidRPr="00042CD7" w:rsidDel="00B64623" w:rsidRDefault="00042CD7">
                  <w:pPr>
                    <w:jc w:val="both"/>
                    <w:rPr>
                      <w:ins w:id="4018" w:author="Ir Nicole" w:date="2026-06-18T18:29:00Z"/>
                      <w:del w:id="4019" w:author="Compte Microsoft" w:date="2026-06-19T08:25:00Z"/>
                      <w:rFonts w:ascii="Times New Roman" w:eastAsia="Times New Roman" w:hAnsi="Times New Roman" w:cs="Times New Roman"/>
                      <w:sz w:val="24"/>
                      <w:szCs w:val="24"/>
                      <w:lang w:eastAsia="en-US"/>
                      <w:rPrChange w:id="4020" w:author="Compte Microsoft" w:date="2026-06-19T09:04:00Z">
                        <w:rPr>
                          <w:ins w:id="4021" w:author="Ir Nicole" w:date="2026-06-18T18:29:00Z"/>
                          <w:del w:id="4022" w:author="Compte Microsoft" w:date="2026-06-19T08:25:00Z"/>
                          <w:rFonts w:ascii="Times New Roman" w:eastAsia="Times New Roman" w:hAnsi="Times New Roman" w:cs="Times New Roman"/>
                          <w:sz w:val="24"/>
                          <w:szCs w:val="24"/>
                          <w:lang w:val="en-US" w:eastAsia="en-US"/>
                        </w:rPr>
                      </w:rPrChange>
                    </w:rPr>
                    <w:pPrChange w:id="4023" w:author="Ir Nicole" w:date="2026-06-19T12:38:00Z">
                      <w:pPr/>
                    </w:pPrChange>
                  </w:pPr>
                  <w:ins w:id="4024" w:author="Ir Nicole" w:date="2026-06-18T18:29:00Z">
                    <w:del w:id="4025" w:author="Compte Microsoft" w:date="2026-06-19T08:15:00Z">
                      <w:r w:rsidRPr="00042CD7" w:rsidDel="00245B6C">
                        <w:rPr>
                          <w:rFonts w:ascii="Times New Roman" w:eastAsia="Times New Roman" w:hAnsi="Times New Roman" w:cs="Times New Roman"/>
                          <w:sz w:val="24"/>
                          <w:szCs w:val="24"/>
                          <w:lang w:eastAsia="en-US"/>
                          <w:rPrChange w:id="4026" w:author="Compte Microsoft" w:date="2026-06-19T09:04:00Z">
                            <w:rPr>
                              <w:rFonts w:ascii="Times New Roman" w:eastAsia="Times New Roman" w:hAnsi="Times New Roman" w:cs="Times New Roman"/>
                              <w:sz w:val="24"/>
                              <w:szCs w:val="24"/>
                              <w:lang w:val="en-US" w:eastAsia="en-US"/>
                            </w:rPr>
                          </w:rPrChange>
                        </w:rPr>
                        <w:delText>Développement des tableaux de bord RH et Direction</w:delText>
                      </w:r>
                    </w:del>
                  </w:ins>
                </w:p>
              </w:tc>
              <w:tc>
                <w:tcPr>
                  <w:tcW w:w="204" w:type="dxa"/>
                  <w:vAlign w:val="center"/>
                  <w:hideMark/>
                  <w:tcPrChange w:id="4027" w:author="Compte Microsoft" w:date="2026-06-19T08:25:00Z">
                    <w:tcPr>
                      <w:tcW w:w="0" w:type="auto"/>
                      <w:vAlign w:val="center"/>
                      <w:hideMark/>
                    </w:tcPr>
                  </w:tcPrChange>
                </w:tcPr>
                <w:p w14:paraId="3192C682" w14:textId="54D99D75" w:rsidR="00042CD7" w:rsidRPr="00042CD7" w:rsidDel="00B64623" w:rsidRDefault="00042CD7">
                  <w:pPr>
                    <w:jc w:val="both"/>
                    <w:rPr>
                      <w:ins w:id="4028" w:author="Ir Nicole" w:date="2026-06-18T18:29:00Z"/>
                      <w:del w:id="4029" w:author="Compte Microsoft" w:date="2026-06-19T08:25:00Z"/>
                      <w:rFonts w:ascii="Times New Roman" w:eastAsia="Times New Roman" w:hAnsi="Times New Roman" w:cs="Times New Roman"/>
                      <w:sz w:val="24"/>
                      <w:szCs w:val="24"/>
                      <w:lang w:eastAsia="en-US"/>
                      <w:rPrChange w:id="4030" w:author="Compte Microsoft" w:date="2026-06-19T09:04:00Z">
                        <w:rPr>
                          <w:ins w:id="4031" w:author="Ir Nicole" w:date="2026-06-18T18:29:00Z"/>
                          <w:del w:id="4032" w:author="Compte Microsoft" w:date="2026-06-19T08:25:00Z"/>
                          <w:rFonts w:ascii="Times New Roman" w:eastAsia="Times New Roman" w:hAnsi="Times New Roman" w:cs="Times New Roman"/>
                          <w:sz w:val="24"/>
                          <w:szCs w:val="24"/>
                          <w:lang w:val="en-US" w:eastAsia="en-US"/>
                        </w:rPr>
                      </w:rPrChange>
                    </w:rPr>
                    <w:pPrChange w:id="4033" w:author="Ir Nicole" w:date="2026-06-19T12:38:00Z">
                      <w:pPr/>
                    </w:pPrChange>
                  </w:pPr>
                  <w:ins w:id="4034" w:author="Ir Nicole" w:date="2026-06-18T18:29:00Z">
                    <w:del w:id="4035" w:author="Compte Microsoft" w:date="2026-06-19T08:25:00Z">
                      <w:r w:rsidRPr="00042CD7" w:rsidDel="00B64623">
                        <w:rPr>
                          <w:rFonts w:ascii="Times New Roman" w:eastAsia="Times New Roman" w:hAnsi="Times New Roman" w:cs="Times New Roman"/>
                          <w:sz w:val="24"/>
                          <w:szCs w:val="24"/>
                          <w:lang w:eastAsia="en-US"/>
                          <w:rPrChange w:id="4036"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037" w:author="Compte Microsoft" w:date="2026-06-19T08:25:00Z">
                    <w:tcPr>
                      <w:tcW w:w="0" w:type="auto"/>
                      <w:vAlign w:val="center"/>
                      <w:hideMark/>
                    </w:tcPr>
                  </w:tcPrChange>
                </w:tcPr>
                <w:p w14:paraId="66D62FCF" w14:textId="3B7A86FE" w:rsidR="00042CD7" w:rsidRPr="00042CD7" w:rsidDel="00B64623" w:rsidRDefault="00042CD7">
                  <w:pPr>
                    <w:jc w:val="both"/>
                    <w:rPr>
                      <w:ins w:id="4038" w:author="Ir Nicole" w:date="2026-06-18T18:29:00Z"/>
                      <w:del w:id="4039" w:author="Compte Microsoft" w:date="2026-06-19T08:25:00Z"/>
                      <w:rFonts w:ascii="Times New Roman" w:eastAsia="Times New Roman" w:hAnsi="Times New Roman" w:cs="Times New Roman"/>
                      <w:sz w:val="24"/>
                      <w:szCs w:val="24"/>
                      <w:lang w:eastAsia="en-US"/>
                      <w:rPrChange w:id="4040" w:author="Compte Microsoft" w:date="2026-06-19T09:04:00Z">
                        <w:rPr>
                          <w:ins w:id="4041" w:author="Ir Nicole" w:date="2026-06-18T18:29:00Z"/>
                          <w:del w:id="4042" w:author="Compte Microsoft" w:date="2026-06-19T08:25:00Z"/>
                          <w:rFonts w:ascii="Times New Roman" w:eastAsia="Times New Roman" w:hAnsi="Times New Roman" w:cs="Times New Roman"/>
                          <w:sz w:val="24"/>
                          <w:szCs w:val="24"/>
                          <w:lang w:val="en-US" w:eastAsia="en-US"/>
                        </w:rPr>
                      </w:rPrChange>
                    </w:rPr>
                    <w:pPrChange w:id="4043" w:author="Ir Nicole" w:date="2026-06-19T12:38:00Z">
                      <w:pPr/>
                    </w:pPrChange>
                  </w:pPr>
                  <w:ins w:id="4044" w:author="Ir Nicole" w:date="2026-06-18T18:29:00Z">
                    <w:del w:id="4045" w:author="Compte Microsoft" w:date="2026-06-19T08:25:00Z">
                      <w:r w:rsidRPr="00042CD7" w:rsidDel="00B64623">
                        <w:rPr>
                          <w:rFonts w:ascii="Times New Roman" w:eastAsia="Times New Roman" w:hAnsi="Times New Roman" w:cs="Times New Roman"/>
                          <w:sz w:val="24"/>
                          <w:szCs w:val="24"/>
                          <w:lang w:eastAsia="en-US"/>
                          <w:rPrChange w:id="4046"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047" w:author="Compte Microsoft" w:date="2026-06-19T08:25:00Z">
                    <w:tcPr>
                      <w:tcW w:w="0" w:type="auto"/>
                      <w:vAlign w:val="center"/>
                      <w:hideMark/>
                    </w:tcPr>
                  </w:tcPrChange>
                </w:tcPr>
                <w:p w14:paraId="41F4F616" w14:textId="669990EB" w:rsidR="00042CD7" w:rsidRPr="00042CD7" w:rsidDel="00B64623" w:rsidRDefault="00042CD7">
                  <w:pPr>
                    <w:jc w:val="both"/>
                    <w:rPr>
                      <w:ins w:id="4048" w:author="Ir Nicole" w:date="2026-06-18T18:29:00Z"/>
                      <w:del w:id="4049" w:author="Compte Microsoft" w:date="2026-06-19T08:25:00Z"/>
                      <w:rFonts w:ascii="Times New Roman" w:eastAsia="Times New Roman" w:hAnsi="Times New Roman" w:cs="Times New Roman"/>
                      <w:sz w:val="24"/>
                      <w:szCs w:val="24"/>
                      <w:lang w:eastAsia="en-US"/>
                      <w:rPrChange w:id="4050" w:author="Compte Microsoft" w:date="2026-06-19T09:04:00Z">
                        <w:rPr>
                          <w:ins w:id="4051" w:author="Ir Nicole" w:date="2026-06-18T18:29:00Z"/>
                          <w:del w:id="4052" w:author="Compte Microsoft" w:date="2026-06-19T08:25:00Z"/>
                          <w:rFonts w:ascii="Times New Roman" w:eastAsia="Times New Roman" w:hAnsi="Times New Roman" w:cs="Times New Roman"/>
                          <w:sz w:val="24"/>
                          <w:szCs w:val="24"/>
                          <w:lang w:val="en-US" w:eastAsia="en-US"/>
                        </w:rPr>
                      </w:rPrChange>
                    </w:rPr>
                    <w:pPrChange w:id="4053" w:author="Ir Nicole" w:date="2026-06-19T12:38:00Z">
                      <w:pPr/>
                    </w:pPrChange>
                  </w:pPr>
                  <w:ins w:id="4054" w:author="Ir Nicole" w:date="2026-06-18T18:29:00Z">
                    <w:del w:id="4055" w:author="Compte Microsoft" w:date="2026-06-19T08:25:00Z">
                      <w:r w:rsidRPr="00042CD7" w:rsidDel="00B64623">
                        <w:rPr>
                          <w:rFonts w:ascii="Times New Roman" w:eastAsia="Times New Roman" w:hAnsi="Times New Roman" w:cs="Times New Roman"/>
                          <w:sz w:val="24"/>
                          <w:szCs w:val="24"/>
                          <w:lang w:eastAsia="en-US"/>
                          <w:rPrChange w:id="4056"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057" w:author="Compte Microsoft" w:date="2026-06-19T08:25:00Z">
                    <w:tcPr>
                      <w:tcW w:w="0" w:type="auto"/>
                      <w:vAlign w:val="center"/>
                      <w:hideMark/>
                    </w:tcPr>
                  </w:tcPrChange>
                </w:tcPr>
                <w:p w14:paraId="6D917452" w14:textId="2C596EA0" w:rsidR="00042CD7" w:rsidRPr="00042CD7" w:rsidDel="00B64623" w:rsidRDefault="00042CD7">
                  <w:pPr>
                    <w:jc w:val="both"/>
                    <w:rPr>
                      <w:ins w:id="4058" w:author="Ir Nicole" w:date="2026-06-18T18:29:00Z"/>
                      <w:del w:id="4059" w:author="Compte Microsoft" w:date="2026-06-19T08:25:00Z"/>
                      <w:rFonts w:ascii="Times New Roman" w:eastAsia="Times New Roman" w:hAnsi="Times New Roman" w:cs="Times New Roman"/>
                      <w:sz w:val="24"/>
                      <w:szCs w:val="24"/>
                      <w:lang w:eastAsia="en-US"/>
                      <w:rPrChange w:id="4060" w:author="Compte Microsoft" w:date="2026-06-19T09:04:00Z">
                        <w:rPr>
                          <w:ins w:id="4061" w:author="Ir Nicole" w:date="2026-06-18T18:29:00Z"/>
                          <w:del w:id="4062" w:author="Compte Microsoft" w:date="2026-06-19T08:25:00Z"/>
                          <w:rFonts w:ascii="Times New Roman" w:eastAsia="Times New Roman" w:hAnsi="Times New Roman" w:cs="Times New Roman"/>
                          <w:sz w:val="24"/>
                          <w:szCs w:val="24"/>
                          <w:lang w:val="en-US" w:eastAsia="en-US"/>
                        </w:rPr>
                      </w:rPrChange>
                    </w:rPr>
                    <w:pPrChange w:id="4063" w:author="Ir Nicole" w:date="2026-06-19T12:38:00Z">
                      <w:pPr/>
                    </w:pPrChange>
                  </w:pPr>
                  <w:ins w:id="4064" w:author="Ir Nicole" w:date="2026-06-18T18:29:00Z">
                    <w:del w:id="4065" w:author="Compte Microsoft" w:date="2026-06-19T08:25:00Z">
                      <w:r w:rsidRPr="00042CD7" w:rsidDel="00B64623">
                        <w:rPr>
                          <w:rFonts w:ascii="Times New Roman" w:eastAsia="Times New Roman" w:hAnsi="Times New Roman" w:cs="Times New Roman"/>
                          <w:sz w:val="24"/>
                          <w:szCs w:val="24"/>
                          <w:lang w:eastAsia="en-US"/>
                          <w:rPrChange w:id="4066"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067" w:author="Compte Microsoft" w:date="2026-06-19T08:25:00Z">
                    <w:tcPr>
                      <w:tcW w:w="0" w:type="auto"/>
                      <w:vAlign w:val="center"/>
                      <w:hideMark/>
                    </w:tcPr>
                  </w:tcPrChange>
                </w:tcPr>
                <w:p w14:paraId="00284ED3" w14:textId="7DF5AF23" w:rsidR="00042CD7" w:rsidRPr="00042CD7" w:rsidDel="00B64623" w:rsidRDefault="00042CD7">
                  <w:pPr>
                    <w:jc w:val="both"/>
                    <w:rPr>
                      <w:ins w:id="4068" w:author="Ir Nicole" w:date="2026-06-18T18:29:00Z"/>
                      <w:del w:id="4069" w:author="Compte Microsoft" w:date="2026-06-19T08:25:00Z"/>
                      <w:rFonts w:ascii="Times New Roman" w:eastAsia="Times New Roman" w:hAnsi="Times New Roman" w:cs="Times New Roman"/>
                      <w:sz w:val="24"/>
                      <w:szCs w:val="24"/>
                      <w:lang w:eastAsia="en-US"/>
                      <w:rPrChange w:id="4070" w:author="Compte Microsoft" w:date="2026-06-19T09:04:00Z">
                        <w:rPr>
                          <w:ins w:id="4071" w:author="Ir Nicole" w:date="2026-06-18T18:29:00Z"/>
                          <w:del w:id="4072" w:author="Compte Microsoft" w:date="2026-06-19T08:25:00Z"/>
                          <w:rFonts w:ascii="Times New Roman" w:eastAsia="Times New Roman" w:hAnsi="Times New Roman" w:cs="Times New Roman"/>
                          <w:sz w:val="24"/>
                          <w:szCs w:val="24"/>
                          <w:lang w:val="en-US" w:eastAsia="en-US"/>
                        </w:rPr>
                      </w:rPrChange>
                    </w:rPr>
                    <w:pPrChange w:id="4073" w:author="Ir Nicole" w:date="2026-06-19T12:38:00Z">
                      <w:pPr/>
                    </w:pPrChange>
                  </w:pPr>
                  <w:ins w:id="4074" w:author="Ir Nicole" w:date="2026-06-18T18:29:00Z">
                    <w:del w:id="4075" w:author="Compte Microsoft" w:date="2026-06-19T08:25:00Z">
                      <w:r w:rsidRPr="00042CD7" w:rsidDel="00B64623">
                        <w:rPr>
                          <w:rFonts w:ascii="Times New Roman" w:eastAsia="Times New Roman" w:hAnsi="Times New Roman" w:cs="Times New Roman"/>
                          <w:sz w:val="24"/>
                          <w:szCs w:val="24"/>
                          <w:lang w:eastAsia="en-US"/>
                          <w:rPrChange w:id="4076"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077" w:author="Compte Microsoft" w:date="2026-06-19T08:25:00Z">
                    <w:tcPr>
                      <w:tcW w:w="0" w:type="auto"/>
                      <w:vAlign w:val="center"/>
                      <w:hideMark/>
                    </w:tcPr>
                  </w:tcPrChange>
                </w:tcPr>
                <w:p w14:paraId="2564B0D2" w14:textId="554CC8B3" w:rsidR="00042CD7" w:rsidRPr="00042CD7" w:rsidDel="00B64623" w:rsidRDefault="00042CD7">
                  <w:pPr>
                    <w:jc w:val="both"/>
                    <w:rPr>
                      <w:ins w:id="4078" w:author="Ir Nicole" w:date="2026-06-18T18:29:00Z"/>
                      <w:del w:id="4079" w:author="Compte Microsoft" w:date="2026-06-19T08:25:00Z"/>
                      <w:rFonts w:ascii="Times New Roman" w:eastAsia="Times New Roman" w:hAnsi="Times New Roman" w:cs="Times New Roman"/>
                      <w:sz w:val="24"/>
                      <w:szCs w:val="24"/>
                      <w:lang w:eastAsia="en-US"/>
                      <w:rPrChange w:id="4080" w:author="Compte Microsoft" w:date="2026-06-19T09:04:00Z">
                        <w:rPr>
                          <w:ins w:id="4081" w:author="Ir Nicole" w:date="2026-06-18T18:29:00Z"/>
                          <w:del w:id="4082" w:author="Compte Microsoft" w:date="2026-06-19T08:25:00Z"/>
                          <w:rFonts w:ascii="Times New Roman" w:eastAsia="Times New Roman" w:hAnsi="Times New Roman" w:cs="Times New Roman"/>
                          <w:sz w:val="24"/>
                          <w:szCs w:val="24"/>
                          <w:lang w:val="en-US" w:eastAsia="en-US"/>
                        </w:rPr>
                      </w:rPrChange>
                    </w:rPr>
                    <w:pPrChange w:id="4083" w:author="Ir Nicole" w:date="2026-06-19T12:38:00Z">
                      <w:pPr/>
                    </w:pPrChange>
                  </w:pPr>
                  <w:ins w:id="4084" w:author="Ir Nicole" w:date="2026-06-18T18:29:00Z">
                    <w:del w:id="4085" w:author="Compte Microsoft" w:date="2026-06-19T08:25:00Z">
                      <w:r w:rsidRPr="00042CD7" w:rsidDel="00B64623">
                        <w:rPr>
                          <w:rFonts w:ascii="Times New Roman" w:eastAsia="Times New Roman" w:hAnsi="Times New Roman" w:cs="Times New Roman"/>
                          <w:sz w:val="24"/>
                          <w:szCs w:val="24"/>
                          <w:lang w:eastAsia="en-US"/>
                          <w:rPrChange w:id="4086"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087" w:author="Compte Microsoft" w:date="2026-06-19T08:25:00Z">
                    <w:tcPr>
                      <w:tcW w:w="0" w:type="auto"/>
                      <w:vAlign w:val="center"/>
                      <w:hideMark/>
                    </w:tcPr>
                  </w:tcPrChange>
                </w:tcPr>
                <w:p w14:paraId="22E03CA9" w14:textId="7DBC65F2" w:rsidR="00042CD7" w:rsidRPr="00042CD7" w:rsidDel="00B64623" w:rsidRDefault="00042CD7">
                  <w:pPr>
                    <w:jc w:val="both"/>
                    <w:rPr>
                      <w:ins w:id="4088" w:author="Ir Nicole" w:date="2026-06-18T18:29:00Z"/>
                      <w:del w:id="4089" w:author="Compte Microsoft" w:date="2026-06-19T08:25:00Z"/>
                      <w:rFonts w:ascii="Times New Roman" w:eastAsia="Times New Roman" w:hAnsi="Times New Roman" w:cs="Times New Roman"/>
                      <w:sz w:val="24"/>
                      <w:szCs w:val="24"/>
                      <w:lang w:eastAsia="en-US"/>
                      <w:rPrChange w:id="4090" w:author="Compte Microsoft" w:date="2026-06-19T09:04:00Z">
                        <w:rPr>
                          <w:ins w:id="4091" w:author="Ir Nicole" w:date="2026-06-18T18:29:00Z"/>
                          <w:del w:id="4092" w:author="Compte Microsoft" w:date="2026-06-19T08:25:00Z"/>
                          <w:rFonts w:ascii="Times New Roman" w:eastAsia="Times New Roman" w:hAnsi="Times New Roman" w:cs="Times New Roman"/>
                          <w:sz w:val="24"/>
                          <w:szCs w:val="24"/>
                          <w:lang w:val="en-US" w:eastAsia="en-US"/>
                        </w:rPr>
                      </w:rPrChange>
                    </w:rPr>
                    <w:pPrChange w:id="4093" w:author="Ir Nicole" w:date="2026-06-19T12:38:00Z">
                      <w:pPr/>
                    </w:pPrChange>
                  </w:pPr>
                  <w:ins w:id="4094" w:author="Ir Nicole" w:date="2026-06-18T18:29:00Z">
                    <w:del w:id="4095" w:author="Compte Microsoft" w:date="2026-06-19T08:25:00Z">
                      <w:r w:rsidRPr="00042CD7" w:rsidDel="00B64623">
                        <w:rPr>
                          <w:rFonts w:ascii="Times New Roman" w:eastAsia="Times New Roman" w:hAnsi="Times New Roman" w:cs="Times New Roman"/>
                          <w:sz w:val="24"/>
                          <w:szCs w:val="24"/>
                          <w:lang w:eastAsia="en-US"/>
                          <w:rPrChange w:id="4096"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546D8AEF" w14:textId="77B36466" w:rsidR="00042CD7" w:rsidRPr="00042CD7" w:rsidDel="00B64623" w:rsidRDefault="00042CD7">
            <w:pPr>
              <w:jc w:val="both"/>
              <w:rPr>
                <w:ins w:id="4097" w:author="Ir Nicole" w:date="2026-06-18T18:29:00Z"/>
                <w:del w:id="4098" w:author="Compte Microsoft" w:date="2026-06-19T08:25:00Z"/>
                <w:rFonts w:ascii="Times New Roman" w:eastAsia="Times New Roman" w:hAnsi="Times New Roman" w:cs="Times New Roman"/>
                <w:vanish/>
                <w:sz w:val="24"/>
                <w:szCs w:val="24"/>
                <w:lang w:eastAsia="en-US"/>
                <w:rPrChange w:id="4099" w:author="Compte Microsoft" w:date="2026-06-19T09:04:00Z">
                  <w:rPr>
                    <w:ins w:id="4100" w:author="Ir Nicole" w:date="2026-06-18T18:29:00Z"/>
                    <w:del w:id="4101" w:author="Compte Microsoft" w:date="2026-06-19T08:25:00Z"/>
                    <w:rFonts w:ascii="Times New Roman" w:eastAsia="Times New Roman" w:hAnsi="Times New Roman" w:cs="Times New Roman"/>
                    <w:vanish/>
                    <w:sz w:val="24"/>
                    <w:szCs w:val="24"/>
                    <w:lang w:val="en-US" w:eastAsia="en-US"/>
                  </w:rPr>
                </w:rPrChange>
              </w:rPr>
              <w:pPrChange w:id="4102"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103"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075"/>
              <w:gridCol w:w="234"/>
              <w:gridCol w:w="221"/>
              <w:gridCol w:w="221"/>
              <w:gridCol w:w="140"/>
              <w:gridCol w:w="140"/>
              <w:gridCol w:w="221"/>
              <w:gridCol w:w="155"/>
              <w:tblGridChange w:id="4104">
                <w:tblGrid>
                  <w:gridCol w:w="3075"/>
                  <w:gridCol w:w="234"/>
                  <w:gridCol w:w="221"/>
                  <w:gridCol w:w="221"/>
                  <w:gridCol w:w="140"/>
                  <w:gridCol w:w="140"/>
                  <w:gridCol w:w="221"/>
                  <w:gridCol w:w="155"/>
                </w:tblGrid>
              </w:tblGridChange>
            </w:tblGrid>
            <w:tr w:rsidR="00042CD7" w:rsidRPr="00042CD7" w:rsidDel="00B64623" w14:paraId="36F11624" w14:textId="6A3A2792" w:rsidTr="00063CC0">
              <w:trPr>
                <w:tblCellSpacing w:w="15" w:type="dxa"/>
                <w:ins w:id="4105" w:author="Ir Nicole" w:date="2026-06-18T18:29:00Z"/>
                <w:del w:id="4106" w:author="Compte Microsoft" w:date="2026-06-19T08:25:00Z"/>
                <w:trPrChange w:id="4107" w:author="Compte Microsoft" w:date="2026-06-19T08:25:00Z">
                  <w:trPr>
                    <w:tblCellSpacing w:w="15" w:type="dxa"/>
                  </w:trPr>
                </w:trPrChange>
              </w:trPr>
              <w:tc>
                <w:tcPr>
                  <w:tcW w:w="3030" w:type="dxa"/>
                  <w:vAlign w:val="center"/>
                  <w:hideMark/>
                  <w:tcPrChange w:id="4108" w:author="Compte Microsoft" w:date="2026-06-19T08:25:00Z">
                    <w:tcPr>
                      <w:tcW w:w="0" w:type="auto"/>
                      <w:vAlign w:val="center"/>
                      <w:hideMark/>
                    </w:tcPr>
                  </w:tcPrChange>
                </w:tcPr>
                <w:p w14:paraId="0977DA74" w14:textId="381F81E9" w:rsidR="00042CD7" w:rsidRPr="00042CD7" w:rsidDel="00B64623" w:rsidRDefault="00042CD7">
                  <w:pPr>
                    <w:jc w:val="both"/>
                    <w:rPr>
                      <w:ins w:id="4109" w:author="Ir Nicole" w:date="2026-06-18T18:29:00Z"/>
                      <w:del w:id="4110" w:author="Compte Microsoft" w:date="2026-06-19T08:25:00Z"/>
                      <w:rFonts w:ascii="Times New Roman" w:eastAsia="Times New Roman" w:hAnsi="Times New Roman" w:cs="Times New Roman"/>
                      <w:sz w:val="24"/>
                      <w:szCs w:val="24"/>
                      <w:lang w:eastAsia="en-US"/>
                      <w:rPrChange w:id="4111" w:author="Compte Microsoft" w:date="2026-06-19T09:04:00Z">
                        <w:rPr>
                          <w:ins w:id="4112" w:author="Ir Nicole" w:date="2026-06-18T18:29:00Z"/>
                          <w:del w:id="4113" w:author="Compte Microsoft" w:date="2026-06-19T08:25:00Z"/>
                          <w:rFonts w:ascii="Times New Roman" w:eastAsia="Times New Roman" w:hAnsi="Times New Roman" w:cs="Times New Roman"/>
                          <w:sz w:val="24"/>
                          <w:szCs w:val="24"/>
                          <w:lang w:val="en-US" w:eastAsia="en-US"/>
                        </w:rPr>
                      </w:rPrChange>
                    </w:rPr>
                    <w:pPrChange w:id="4114" w:author="Ir Nicole" w:date="2026-06-19T12:38:00Z">
                      <w:pPr/>
                    </w:pPrChange>
                  </w:pPr>
                  <w:ins w:id="4115" w:author="Ir Nicole" w:date="2026-06-18T18:29:00Z">
                    <w:del w:id="4116" w:author="Compte Microsoft" w:date="2026-06-19T08:19:00Z">
                      <w:r w:rsidRPr="00042CD7" w:rsidDel="00B64623">
                        <w:rPr>
                          <w:rFonts w:ascii="Times New Roman" w:eastAsia="Times New Roman" w:hAnsi="Times New Roman" w:cs="Times New Roman"/>
                          <w:sz w:val="24"/>
                          <w:szCs w:val="24"/>
                          <w:lang w:eastAsia="en-US"/>
                          <w:rPrChange w:id="4117" w:author="Compte Microsoft" w:date="2026-06-19T09:04:00Z">
                            <w:rPr>
                              <w:rFonts w:ascii="Times New Roman" w:eastAsia="Times New Roman" w:hAnsi="Times New Roman" w:cs="Times New Roman"/>
                              <w:sz w:val="24"/>
                              <w:szCs w:val="24"/>
                              <w:lang w:val="en-US" w:eastAsia="en-US"/>
                            </w:rPr>
                          </w:rPrChange>
                        </w:rPr>
                        <w:delText>Intégration de tous les modules</w:delText>
                      </w:r>
                    </w:del>
                  </w:ins>
                </w:p>
              </w:tc>
              <w:tc>
                <w:tcPr>
                  <w:tcW w:w="204" w:type="dxa"/>
                  <w:vAlign w:val="center"/>
                  <w:hideMark/>
                  <w:tcPrChange w:id="4118" w:author="Compte Microsoft" w:date="2026-06-19T08:25:00Z">
                    <w:tcPr>
                      <w:tcW w:w="0" w:type="auto"/>
                      <w:vAlign w:val="center"/>
                      <w:hideMark/>
                    </w:tcPr>
                  </w:tcPrChange>
                </w:tcPr>
                <w:p w14:paraId="56044FA2" w14:textId="2BC78E01" w:rsidR="00042CD7" w:rsidRPr="00042CD7" w:rsidDel="00B64623" w:rsidRDefault="00042CD7">
                  <w:pPr>
                    <w:jc w:val="both"/>
                    <w:rPr>
                      <w:ins w:id="4119" w:author="Ir Nicole" w:date="2026-06-18T18:29:00Z"/>
                      <w:del w:id="4120" w:author="Compte Microsoft" w:date="2026-06-19T08:25:00Z"/>
                      <w:rFonts w:ascii="Times New Roman" w:eastAsia="Times New Roman" w:hAnsi="Times New Roman" w:cs="Times New Roman"/>
                      <w:sz w:val="24"/>
                      <w:szCs w:val="24"/>
                      <w:lang w:eastAsia="en-US"/>
                      <w:rPrChange w:id="4121" w:author="Compte Microsoft" w:date="2026-06-19T09:04:00Z">
                        <w:rPr>
                          <w:ins w:id="4122" w:author="Ir Nicole" w:date="2026-06-18T18:29:00Z"/>
                          <w:del w:id="4123" w:author="Compte Microsoft" w:date="2026-06-19T08:25:00Z"/>
                          <w:rFonts w:ascii="Times New Roman" w:eastAsia="Times New Roman" w:hAnsi="Times New Roman" w:cs="Times New Roman"/>
                          <w:sz w:val="24"/>
                          <w:szCs w:val="24"/>
                          <w:lang w:val="en-US" w:eastAsia="en-US"/>
                        </w:rPr>
                      </w:rPrChange>
                    </w:rPr>
                    <w:pPrChange w:id="4124" w:author="Ir Nicole" w:date="2026-06-19T12:38:00Z">
                      <w:pPr/>
                    </w:pPrChange>
                  </w:pPr>
                  <w:ins w:id="4125" w:author="Ir Nicole" w:date="2026-06-18T18:29:00Z">
                    <w:del w:id="4126" w:author="Compte Microsoft" w:date="2026-06-19T08:25:00Z">
                      <w:r w:rsidRPr="00042CD7" w:rsidDel="00B64623">
                        <w:rPr>
                          <w:rFonts w:ascii="Times New Roman" w:eastAsia="Times New Roman" w:hAnsi="Times New Roman" w:cs="Times New Roman"/>
                          <w:sz w:val="24"/>
                          <w:szCs w:val="24"/>
                          <w:lang w:eastAsia="en-US"/>
                          <w:rPrChange w:id="4127"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128" w:author="Compte Microsoft" w:date="2026-06-19T08:25:00Z">
                    <w:tcPr>
                      <w:tcW w:w="0" w:type="auto"/>
                      <w:vAlign w:val="center"/>
                      <w:hideMark/>
                    </w:tcPr>
                  </w:tcPrChange>
                </w:tcPr>
                <w:p w14:paraId="7E6FDC3B" w14:textId="219F8558" w:rsidR="00042CD7" w:rsidRPr="00042CD7" w:rsidDel="00B64623" w:rsidRDefault="00042CD7">
                  <w:pPr>
                    <w:jc w:val="both"/>
                    <w:rPr>
                      <w:ins w:id="4129" w:author="Ir Nicole" w:date="2026-06-18T18:29:00Z"/>
                      <w:del w:id="4130" w:author="Compte Microsoft" w:date="2026-06-19T08:25:00Z"/>
                      <w:rFonts w:ascii="Times New Roman" w:eastAsia="Times New Roman" w:hAnsi="Times New Roman" w:cs="Times New Roman"/>
                      <w:sz w:val="24"/>
                      <w:szCs w:val="24"/>
                      <w:lang w:eastAsia="en-US"/>
                      <w:rPrChange w:id="4131" w:author="Compte Microsoft" w:date="2026-06-19T09:04:00Z">
                        <w:rPr>
                          <w:ins w:id="4132" w:author="Ir Nicole" w:date="2026-06-18T18:29:00Z"/>
                          <w:del w:id="4133" w:author="Compte Microsoft" w:date="2026-06-19T08:25:00Z"/>
                          <w:rFonts w:ascii="Times New Roman" w:eastAsia="Times New Roman" w:hAnsi="Times New Roman" w:cs="Times New Roman"/>
                          <w:sz w:val="24"/>
                          <w:szCs w:val="24"/>
                          <w:lang w:val="en-US" w:eastAsia="en-US"/>
                        </w:rPr>
                      </w:rPrChange>
                    </w:rPr>
                    <w:pPrChange w:id="4134" w:author="Ir Nicole" w:date="2026-06-19T12:38:00Z">
                      <w:pPr/>
                    </w:pPrChange>
                  </w:pPr>
                  <w:ins w:id="4135" w:author="Ir Nicole" w:date="2026-06-18T18:29:00Z">
                    <w:del w:id="4136" w:author="Compte Microsoft" w:date="2026-06-19T08:25:00Z">
                      <w:r w:rsidRPr="00042CD7" w:rsidDel="00B64623">
                        <w:rPr>
                          <w:rFonts w:ascii="Times New Roman" w:eastAsia="Times New Roman" w:hAnsi="Times New Roman" w:cs="Times New Roman"/>
                          <w:sz w:val="24"/>
                          <w:szCs w:val="24"/>
                          <w:lang w:eastAsia="en-US"/>
                          <w:rPrChange w:id="4137"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138" w:author="Compte Microsoft" w:date="2026-06-19T08:25:00Z">
                    <w:tcPr>
                      <w:tcW w:w="0" w:type="auto"/>
                      <w:vAlign w:val="center"/>
                      <w:hideMark/>
                    </w:tcPr>
                  </w:tcPrChange>
                </w:tcPr>
                <w:p w14:paraId="2460B03B" w14:textId="7FCB57A8" w:rsidR="00042CD7" w:rsidRPr="00042CD7" w:rsidDel="00B64623" w:rsidRDefault="00042CD7">
                  <w:pPr>
                    <w:jc w:val="both"/>
                    <w:rPr>
                      <w:ins w:id="4139" w:author="Ir Nicole" w:date="2026-06-18T18:29:00Z"/>
                      <w:del w:id="4140" w:author="Compte Microsoft" w:date="2026-06-19T08:25:00Z"/>
                      <w:rFonts w:ascii="Times New Roman" w:eastAsia="Times New Roman" w:hAnsi="Times New Roman" w:cs="Times New Roman"/>
                      <w:sz w:val="24"/>
                      <w:szCs w:val="24"/>
                      <w:lang w:eastAsia="en-US"/>
                      <w:rPrChange w:id="4141" w:author="Compte Microsoft" w:date="2026-06-19T09:04:00Z">
                        <w:rPr>
                          <w:ins w:id="4142" w:author="Ir Nicole" w:date="2026-06-18T18:29:00Z"/>
                          <w:del w:id="4143" w:author="Compte Microsoft" w:date="2026-06-19T08:25:00Z"/>
                          <w:rFonts w:ascii="Times New Roman" w:eastAsia="Times New Roman" w:hAnsi="Times New Roman" w:cs="Times New Roman"/>
                          <w:sz w:val="24"/>
                          <w:szCs w:val="24"/>
                          <w:lang w:val="en-US" w:eastAsia="en-US"/>
                        </w:rPr>
                      </w:rPrChange>
                    </w:rPr>
                    <w:pPrChange w:id="4144" w:author="Ir Nicole" w:date="2026-06-19T12:38:00Z">
                      <w:pPr/>
                    </w:pPrChange>
                  </w:pPr>
                  <w:ins w:id="4145" w:author="Ir Nicole" w:date="2026-06-18T18:29:00Z">
                    <w:del w:id="4146" w:author="Compte Microsoft" w:date="2026-06-19T08:25:00Z">
                      <w:r w:rsidRPr="00042CD7" w:rsidDel="00B64623">
                        <w:rPr>
                          <w:rFonts w:ascii="Times New Roman" w:eastAsia="Times New Roman" w:hAnsi="Times New Roman" w:cs="Times New Roman"/>
                          <w:sz w:val="24"/>
                          <w:szCs w:val="24"/>
                          <w:lang w:eastAsia="en-US"/>
                          <w:rPrChange w:id="4147"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148" w:author="Compte Microsoft" w:date="2026-06-19T08:25:00Z">
                    <w:tcPr>
                      <w:tcW w:w="0" w:type="auto"/>
                      <w:vAlign w:val="center"/>
                      <w:hideMark/>
                    </w:tcPr>
                  </w:tcPrChange>
                </w:tcPr>
                <w:p w14:paraId="2C559762" w14:textId="36EECE4E" w:rsidR="00042CD7" w:rsidRPr="00042CD7" w:rsidDel="00B64623" w:rsidRDefault="00042CD7">
                  <w:pPr>
                    <w:jc w:val="both"/>
                    <w:rPr>
                      <w:ins w:id="4149" w:author="Ir Nicole" w:date="2026-06-18T18:29:00Z"/>
                      <w:del w:id="4150" w:author="Compte Microsoft" w:date="2026-06-19T08:25:00Z"/>
                      <w:rFonts w:ascii="Times New Roman" w:eastAsia="Times New Roman" w:hAnsi="Times New Roman" w:cs="Times New Roman"/>
                      <w:sz w:val="24"/>
                      <w:szCs w:val="24"/>
                      <w:lang w:eastAsia="en-US"/>
                      <w:rPrChange w:id="4151" w:author="Compte Microsoft" w:date="2026-06-19T09:04:00Z">
                        <w:rPr>
                          <w:ins w:id="4152" w:author="Ir Nicole" w:date="2026-06-18T18:29:00Z"/>
                          <w:del w:id="4153" w:author="Compte Microsoft" w:date="2026-06-19T08:25:00Z"/>
                          <w:rFonts w:ascii="Times New Roman" w:eastAsia="Times New Roman" w:hAnsi="Times New Roman" w:cs="Times New Roman"/>
                          <w:sz w:val="24"/>
                          <w:szCs w:val="24"/>
                          <w:lang w:val="en-US" w:eastAsia="en-US"/>
                        </w:rPr>
                      </w:rPrChange>
                    </w:rPr>
                    <w:pPrChange w:id="4154" w:author="Ir Nicole" w:date="2026-06-19T12:38:00Z">
                      <w:pPr/>
                    </w:pPrChange>
                  </w:pPr>
                  <w:ins w:id="4155" w:author="Ir Nicole" w:date="2026-06-18T18:29:00Z">
                    <w:del w:id="4156" w:author="Compte Microsoft" w:date="2026-06-19T08:25:00Z">
                      <w:r w:rsidRPr="00042CD7" w:rsidDel="00B64623">
                        <w:rPr>
                          <w:rFonts w:ascii="Times New Roman" w:eastAsia="Times New Roman" w:hAnsi="Times New Roman" w:cs="Times New Roman"/>
                          <w:sz w:val="24"/>
                          <w:szCs w:val="24"/>
                          <w:lang w:eastAsia="en-US"/>
                          <w:rPrChange w:id="4157"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158" w:author="Compte Microsoft" w:date="2026-06-19T08:25:00Z">
                    <w:tcPr>
                      <w:tcW w:w="0" w:type="auto"/>
                      <w:vAlign w:val="center"/>
                      <w:hideMark/>
                    </w:tcPr>
                  </w:tcPrChange>
                </w:tcPr>
                <w:p w14:paraId="6A9D5D2C" w14:textId="026D4CFF" w:rsidR="00042CD7" w:rsidRPr="00042CD7" w:rsidDel="00B64623" w:rsidRDefault="00042CD7">
                  <w:pPr>
                    <w:jc w:val="both"/>
                    <w:rPr>
                      <w:ins w:id="4159" w:author="Ir Nicole" w:date="2026-06-18T18:29:00Z"/>
                      <w:del w:id="4160" w:author="Compte Microsoft" w:date="2026-06-19T08:25:00Z"/>
                      <w:rFonts w:ascii="Times New Roman" w:eastAsia="Times New Roman" w:hAnsi="Times New Roman" w:cs="Times New Roman"/>
                      <w:sz w:val="24"/>
                      <w:szCs w:val="24"/>
                      <w:lang w:eastAsia="en-US"/>
                      <w:rPrChange w:id="4161" w:author="Compte Microsoft" w:date="2026-06-19T09:04:00Z">
                        <w:rPr>
                          <w:ins w:id="4162" w:author="Ir Nicole" w:date="2026-06-18T18:29:00Z"/>
                          <w:del w:id="4163" w:author="Compte Microsoft" w:date="2026-06-19T08:25:00Z"/>
                          <w:rFonts w:ascii="Times New Roman" w:eastAsia="Times New Roman" w:hAnsi="Times New Roman" w:cs="Times New Roman"/>
                          <w:sz w:val="24"/>
                          <w:szCs w:val="24"/>
                          <w:lang w:val="en-US" w:eastAsia="en-US"/>
                        </w:rPr>
                      </w:rPrChange>
                    </w:rPr>
                    <w:pPrChange w:id="4164" w:author="Ir Nicole" w:date="2026-06-19T12:38:00Z">
                      <w:pPr/>
                    </w:pPrChange>
                  </w:pPr>
                  <w:ins w:id="4165" w:author="Ir Nicole" w:date="2026-06-18T18:29:00Z">
                    <w:del w:id="4166" w:author="Compte Microsoft" w:date="2026-06-19T08:25:00Z">
                      <w:r w:rsidRPr="00042CD7" w:rsidDel="00B64623">
                        <w:rPr>
                          <w:rFonts w:ascii="Times New Roman" w:eastAsia="Times New Roman" w:hAnsi="Times New Roman" w:cs="Times New Roman"/>
                          <w:sz w:val="24"/>
                          <w:szCs w:val="24"/>
                          <w:lang w:eastAsia="en-US"/>
                          <w:rPrChange w:id="4167"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168" w:author="Compte Microsoft" w:date="2026-06-19T08:25:00Z">
                    <w:tcPr>
                      <w:tcW w:w="0" w:type="auto"/>
                      <w:vAlign w:val="center"/>
                      <w:hideMark/>
                    </w:tcPr>
                  </w:tcPrChange>
                </w:tcPr>
                <w:p w14:paraId="320C4145" w14:textId="362F9121" w:rsidR="00042CD7" w:rsidRPr="00042CD7" w:rsidDel="00B64623" w:rsidRDefault="00042CD7">
                  <w:pPr>
                    <w:jc w:val="both"/>
                    <w:rPr>
                      <w:ins w:id="4169" w:author="Ir Nicole" w:date="2026-06-18T18:29:00Z"/>
                      <w:del w:id="4170" w:author="Compte Microsoft" w:date="2026-06-19T08:25:00Z"/>
                      <w:rFonts w:ascii="Times New Roman" w:eastAsia="Times New Roman" w:hAnsi="Times New Roman" w:cs="Times New Roman"/>
                      <w:sz w:val="24"/>
                      <w:szCs w:val="24"/>
                      <w:lang w:eastAsia="en-US"/>
                      <w:rPrChange w:id="4171" w:author="Compte Microsoft" w:date="2026-06-19T09:04:00Z">
                        <w:rPr>
                          <w:ins w:id="4172" w:author="Ir Nicole" w:date="2026-06-18T18:29:00Z"/>
                          <w:del w:id="4173" w:author="Compte Microsoft" w:date="2026-06-19T08:25:00Z"/>
                          <w:rFonts w:ascii="Times New Roman" w:eastAsia="Times New Roman" w:hAnsi="Times New Roman" w:cs="Times New Roman"/>
                          <w:sz w:val="24"/>
                          <w:szCs w:val="24"/>
                          <w:lang w:val="en-US" w:eastAsia="en-US"/>
                        </w:rPr>
                      </w:rPrChange>
                    </w:rPr>
                    <w:pPrChange w:id="4174" w:author="Ir Nicole" w:date="2026-06-19T12:38:00Z">
                      <w:pPr/>
                    </w:pPrChange>
                  </w:pPr>
                  <w:ins w:id="4175" w:author="Ir Nicole" w:date="2026-06-18T18:29:00Z">
                    <w:del w:id="4176" w:author="Compte Microsoft" w:date="2026-06-19T08:25:00Z">
                      <w:r w:rsidRPr="00042CD7" w:rsidDel="00B64623">
                        <w:rPr>
                          <w:rFonts w:ascii="Times New Roman" w:eastAsia="Times New Roman" w:hAnsi="Times New Roman" w:cs="Times New Roman"/>
                          <w:sz w:val="24"/>
                          <w:szCs w:val="24"/>
                          <w:lang w:eastAsia="en-US"/>
                          <w:rPrChange w:id="4177"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178" w:author="Compte Microsoft" w:date="2026-06-19T08:25:00Z">
                    <w:tcPr>
                      <w:tcW w:w="0" w:type="auto"/>
                      <w:vAlign w:val="center"/>
                      <w:hideMark/>
                    </w:tcPr>
                  </w:tcPrChange>
                </w:tcPr>
                <w:p w14:paraId="1B30B734" w14:textId="59DF6532" w:rsidR="00042CD7" w:rsidRPr="00042CD7" w:rsidDel="00B64623" w:rsidRDefault="00042CD7">
                  <w:pPr>
                    <w:jc w:val="both"/>
                    <w:rPr>
                      <w:ins w:id="4179" w:author="Ir Nicole" w:date="2026-06-18T18:29:00Z"/>
                      <w:del w:id="4180" w:author="Compte Microsoft" w:date="2026-06-19T08:25:00Z"/>
                      <w:rFonts w:ascii="Times New Roman" w:eastAsia="Times New Roman" w:hAnsi="Times New Roman" w:cs="Times New Roman"/>
                      <w:sz w:val="24"/>
                      <w:szCs w:val="24"/>
                      <w:lang w:eastAsia="en-US"/>
                      <w:rPrChange w:id="4181" w:author="Compte Microsoft" w:date="2026-06-19T09:04:00Z">
                        <w:rPr>
                          <w:ins w:id="4182" w:author="Ir Nicole" w:date="2026-06-18T18:29:00Z"/>
                          <w:del w:id="4183" w:author="Compte Microsoft" w:date="2026-06-19T08:25:00Z"/>
                          <w:rFonts w:ascii="Times New Roman" w:eastAsia="Times New Roman" w:hAnsi="Times New Roman" w:cs="Times New Roman"/>
                          <w:sz w:val="24"/>
                          <w:szCs w:val="24"/>
                          <w:lang w:val="en-US" w:eastAsia="en-US"/>
                        </w:rPr>
                      </w:rPrChange>
                    </w:rPr>
                    <w:pPrChange w:id="4184" w:author="Ir Nicole" w:date="2026-06-19T12:38:00Z">
                      <w:pPr/>
                    </w:pPrChange>
                  </w:pPr>
                  <w:ins w:id="4185" w:author="Ir Nicole" w:date="2026-06-18T18:29:00Z">
                    <w:del w:id="4186" w:author="Compte Microsoft" w:date="2026-06-19T08:25:00Z">
                      <w:r w:rsidRPr="00042CD7" w:rsidDel="00B64623">
                        <w:rPr>
                          <w:rFonts w:ascii="Times New Roman" w:eastAsia="Times New Roman" w:hAnsi="Times New Roman" w:cs="Times New Roman"/>
                          <w:sz w:val="24"/>
                          <w:szCs w:val="24"/>
                          <w:lang w:eastAsia="en-US"/>
                          <w:rPrChange w:id="4187"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59EB2B28" w14:textId="540D0845" w:rsidR="00042CD7" w:rsidRPr="00042CD7" w:rsidDel="00B64623" w:rsidRDefault="00042CD7">
            <w:pPr>
              <w:jc w:val="both"/>
              <w:rPr>
                <w:ins w:id="4188" w:author="Ir Nicole" w:date="2026-06-18T18:29:00Z"/>
                <w:del w:id="4189" w:author="Compte Microsoft" w:date="2026-06-19T08:25:00Z"/>
                <w:rFonts w:ascii="Times New Roman" w:eastAsia="Times New Roman" w:hAnsi="Times New Roman" w:cs="Times New Roman"/>
                <w:vanish/>
                <w:sz w:val="24"/>
                <w:szCs w:val="24"/>
                <w:lang w:eastAsia="en-US"/>
                <w:rPrChange w:id="4190" w:author="Compte Microsoft" w:date="2026-06-19T09:04:00Z">
                  <w:rPr>
                    <w:ins w:id="4191" w:author="Ir Nicole" w:date="2026-06-18T18:29:00Z"/>
                    <w:del w:id="4192" w:author="Compte Microsoft" w:date="2026-06-19T08:25:00Z"/>
                    <w:rFonts w:ascii="Times New Roman" w:eastAsia="Times New Roman" w:hAnsi="Times New Roman" w:cs="Times New Roman"/>
                    <w:vanish/>
                    <w:sz w:val="24"/>
                    <w:szCs w:val="24"/>
                    <w:lang w:val="en-US" w:eastAsia="en-US"/>
                  </w:rPr>
                </w:rPrChange>
              </w:rPr>
              <w:pPrChange w:id="4193"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194"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469"/>
              <w:gridCol w:w="234"/>
              <w:gridCol w:w="221"/>
              <w:gridCol w:w="140"/>
              <w:gridCol w:w="140"/>
              <w:gridCol w:w="140"/>
              <w:gridCol w:w="140"/>
              <w:gridCol w:w="155"/>
              <w:tblGridChange w:id="4195">
                <w:tblGrid>
                  <w:gridCol w:w="1469"/>
                  <w:gridCol w:w="234"/>
                  <w:gridCol w:w="221"/>
                  <w:gridCol w:w="140"/>
                  <w:gridCol w:w="140"/>
                  <w:gridCol w:w="140"/>
                  <w:gridCol w:w="140"/>
                  <w:gridCol w:w="155"/>
                </w:tblGrid>
              </w:tblGridChange>
            </w:tblGrid>
            <w:tr w:rsidR="00042CD7" w:rsidRPr="00042CD7" w:rsidDel="00B64623" w14:paraId="31034EE7" w14:textId="5D71E407" w:rsidTr="00063CC0">
              <w:trPr>
                <w:tblCellSpacing w:w="15" w:type="dxa"/>
                <w:ins w:id="4196" w:author="Ir Nicole" w:date="2026-06-18T18:29:00Z"/>
                <w:del w:id="4197" w:author="Compte Microsoft" w:date="2026-06-19T08:25:00Z"/>
                <w:trPrChange w:id="4198" w:author="Compte Microsoft" w:date="2026-06-19T08:25:00Z">
                  <w:trPr>
                    <w:tblCellSpacing w:w="15" w:type="dxa"/>
                  </w:trPr>
                </w:trPrChange>
              </w:trPr>
              <w:tc>
                <w:tcPr>
                  <w:tcW w:w="1424" w:type="dxa"/>
                  <w:vAlign w:val="center"/>
                  <w:hideMark/>
                  <w:tcPrChange w:id="4199" w:author="Compte Microsoft" w:date="2026-06-19T08:25:00Z">
                    <w:tcPr>
                      <w:tcW w:w="0" w:type="auto"/>
                      <w:vAlign w:val="center"/>
                      <w:hideMark/>
                    </w:tcPr>
                  </w:tcPrChange>
                </w:tcPr>
                <w:p w14:paraId="2DE393B2" w14:textId="13031F0D" w:rsidR="00042CD7" w:rsidRPr="00042CD7" w:rsidDel="00B64623" w:rsidRDefault="00042CD7">
                  <w:pPr>
                    <w:jc w:val="both"/>
                    <w:rPr>
                      <w:ins w:id="4200" w:author="Ir Nicole" w:date="2026-06-18T18:29:00Z"/>
                      <w:del w:id="4201" w:author="Compte Microsoft" w:date="2026-06-19T08:25:00Z"/>
                      <w:rFonts w:ascii="Times New Roman" w:eastAsia="Times New Roman" w:hAnsi="Times New Roman" w:cs="Times New Roman"/>
                      <w:sz w:val="24"/>
                      <w:szCs w:val="24"/>
                      <w:lang w:eastAsia="en-US"/>
                      <w:rPrChange w:id="4202" w:author="Compte Microsoft" w:date="2026-06-19T09:04:00Z">
                        <w:rPr>
                          <w:ins w:id="4203" w:author="Ir Nicole" w:date="2026-06-18T18:29:00Z"/>
                          <w:del w:id="4204" w:author="Compte Microsoft" w:date="2026-06-19T08:25:00Z"/>
                          <w:rFonts w:ascii="Times New Roman" w:eastAsia="Times New Roman" w:hAnsi="Times New Roman" w:cs="Times New Roman"/>
                          <w:sz w:val="24"/>
                          <w:szCs w:val="24"/>
                          <w:lang w:val="en-US" w:eastAsia="en-US"/>
                        </w:rPr>
                      </w:rPrChange>
                    </w:rPr>
                    <w:pPrChange w:id="4205" w:author="Ir Nicole" w:date="2026-06-19T12:38:00Z">
                      <w:pPr/>
                    </w:pPrChange>
                  </w:pPr>
                  <w:ins w:id="4206" w:author="Ir Nicole" w:date="2026-06-18T18:29:00Z">
                    <w:del w:id="4207" w:author="Compte Microsoft" w:date="2026-06-19T08:19:00Z">
                      <w:r w:rsidRPr="00042CD7" w:rsidDel="00B64623">
                        <w:rPr>
                          <w:rFonts w:ascii="Times New Roman" w:eastAsia="Times New Roman" w:hAnsi="Times New Roman" w:cs="Times New Roman"/>
                          <w:sz w:val="24"/>
                          <w:szCs w:val="24"/>
                          <w:lang w:eastAsia="en-US"/>
                          <w:rPrChange w:id="4208" w:author="Compte Microsoft" w:date="2026-06-19T09:04:00Z">
                            <w:rPr>
                              <w:rFonts w:ascii="Times New Roman" w:eastAsia="Times New Roman" w:hAnsi="Times New Roman" w:cs="Times New Roman"/>
                              <w:sz w:val="24"/>
                              <w:szCs w:val="24"/>
                              <w:lang w:val="en-US" w:eastAsia="en-US"/>
                            </w:rPr>
                          </w:rPrChange>
                        </w:rPr>
                        <w:delText>Tests unitaires</w:delText>
                      </w:r>
                    </w:del>
                  </w:ins>
                </w:p>
              </w:tc>
              <w:tc>
                <w:tcPr>
                  <w:tcW w:w="204" w:type="dxa"/>
                  <w:vAlign w:val="center"/>
                  <w:hideMark/>
                  <w:tcPrChange w:id="4209" w:author="Compte Microsoft" w:date="2026-06-19T08:25:00Z">
                    <w:tcPr>
                      <w:tcW w:w="0" w:type="auto"/>
                      <w:vAlign w:val="center"/>
                      <w:hideMark/>
                    </w:tcPr>
                  </w:tcPrChange>
                </w:tcPr>
                <w:p w14:paraId="0EA5D84D" w14:textId="79CB0358" w:rsidR="00042CD7" w:rsidRPr="00042CD7" w:rsidDel="00B64623" w:rsidRDefault="00042CD7">
                  <w:pPr>
                    <w:jc w:val="both"/>
                    <w:rPr>
                      <w:ins w:id="4210" w:author="Ir Nicole" w:date="2026-06-18T18:29:00Z"/>
                      <w:del w:id="4211" w:author="Compte Microsoft" w:date="2026-06-19T08:25:00Z"/>
                      <w:rFonts w:ascii="Times New Roman" w:eastAsia="Times New Roman" w:hAnsi="Times New Roman" w:cs="Times New Roman"/>
                      <w:sz w:val="24"/>
                      <w:szCs w:val="24"/>
                      <w:lang w:eastAsia="en-US"/>
                      <w:rPrChange w:id="4212" w:author="Compte Microsoft" w:date="2026-06-19T09:04:00Z">
                        <w:rPr>
                          <w:ins w:id="4213" w:author="Ir Nicole" w:date="2026-06-18T18:29:00Z"/>
                          <w:del w:id="4214" w:author="Compte Microsoft" w:date="2026-06-19T08:25:00Z"/>
                          <w:rFonts w:ascii="Times New Roman" w:eastAsia="Times New Roman" w:hAnsi="Times New Roman" w:cs="Times New Roman"/>
                          <w:sz w:val="24"/>
                          <w:szCs w:val="24"/>
                          <w:lang w:val="en-US" w:eastAsia="en-US"/>
                        </w:rPr>
                      </w:rPrChange>
                    </w:rPr>
                    <w:pPrChange w:id="4215" w:author="Ir Nicole" w:date="2026-06-19T12:38:00Z">
                      <w:pPr/>
                    </w:pPrChange>
                  </w:pPr>
                  <w:ins w:id="4216" w:author="Ir Nicole" w:date="2026-06-18T18:29:00Z">
                    <w:del w:id="4217" w:author="Compte Microsoft" w:date="2026-06-19T08:25:00Z">
                      <w:r w:rsidRPr="00042CD7" w:rsidDel="00B64623">
                        <w:rPr>
                          <w:rFonts w:ascii="Times New Roman" w:eastAsia="Times New Roman" w:hAnsi="Times New Roman" w:cs="Times New Roman"/>
                          <w:sz w:val="24"/>
                          <w:szCs w:val="24"/>
                          <w:lang w:eastAsia="en-US"/>
                          <w:rPrChange w:id="4218"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219" w:author="Compte Microsoft" w:date="2026-06-19T08:25:00Z">
                    <w:tcPr>
                      <w:tcW w:w="0" w:type="auto"/>
                      <w:vAlign w:val="center"/>
                      <w:hideMark/>
                    </w:tcPr>
                  </w:tcPrChange>
                </w:tcPr>
                <w:p w14:paraId="0B67C423" w14:textId="7C4C4E10" w:rsidR="00042CD7" w:rsidRPr="00042CD7" w:rsidDel="00B64623" w:rsidRDefault="00042CD7">
                  <w:pPr>
                    <w:jc w:val="both"/>
                    <w:rPr>
                      <w:ins w:id="4220" w:author="Ir Nicole" w:date="2026-06-18T18:29:00Z"/>
                      <w:del w:id="4221" w:author="Compte Microsoft" w:date="2026-06-19T08:25:00Z"/>
                      <w:rFonts w:ascii="Times New Roman" w:eastAsia="Times New Roman" w:hAnsi="Times New Roman" w:cs="Times New Roman"/>
                      <w:sz w:val="24"/>
                      <w:szCs w:val="24"/>
                      <w:lang w:eastAsia="en-US"/>
                      <w:rPrChange w:id="4222" w:author="Compte Microsoft" w:date="2026-06-19T09:04:00Z">
                        <w:rPr>
                          <w:ins w:id="4223" w:author="Ir Nicole" w:date="2026-06-18T18:29:00Z"/>
                          <w:del w:id="4224" w:author="Compte Microsoft" w:date="2026-06-19T08:25:00Z"/>
                          <w:rFonts w:ascii="Times New Roman" w:eastAsia="Times New Roman" w:hAnsi="Times New Roman" w:cs="Times New Roman"/>
                          <w:sz w:val="24"/>
                          <w:szCs w:val="24"/>
                          <w:lang w:val="en-US" w:eastAsia="en-US"/>
                        </w:rPr>
                      </w:rPrChange>
                    </w:rPr>
                    <w:pPrChange w:id="4225" w:author="Ir Nicole" w:date="2026-06-19T12:38:00Z">
                      <w:pPr/>
                    </w:pPrChange>
                  </w:pPr>
                  <w:ins w:id="4226" w:author="Ir Nicole" w:date="2026-06-18T18:29:00Z">
                    <w:del w:id="4227" w:author="Compte Microsoft" w:date="2026-06-19T08:25:00Z">
                      <w:r w:rsidRPr="00042CD7" w:rsidDel="00B64623">
                        <w:rPr>
                          <w:rFonts w:ascii="Times New Roman" w:eastAsia="Times New Roman" w:hAnsi="Times New Roman" w:cs="Times New Roman"/>
                          <w:sz w:val="24"/>
                          <w:szCs w:val="24"/>
                          <w:lang w:eastAsia="en-US"/>
                          <w:rPrChange w:id="4228"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4229" w:author="Compte Microsoft" w:date="2026-06-19T08:25:00Z">
                    <w:tcPr>
                      <w:tcW w:w="0" w:type="auto"/>
                      <w:vAlign w:val="center"/>
                      <w:hideMark/>
                    </w:tcPr>
                  </w:tcPrChange>
                </w:tcPr>
                <w:p w14:paraId="26DC351A" w14:textId="165BA8D6" w:rsidR="00042CD7" w:rsidRPr="00042CD7" w:rsidDel="00B64623" w:rsidRDefault="00042CD7">
                  <w:pPr>
                    <w:jc w:val="both"/>
                    <w:rPr>
                      <w:ins w:id="4230" w:author="Ir Nicole" w:date="2026-06-18T18:29:00Z"/>
                      <w:del w:id="4231" w:author="Compte Microsoft" w:date="2026-06-19T08:25:00Z"/>
                      <w:rFonts w:ascii="Times New Roman" w:eastAsia="Times New Roman" w:hAnsi="Times New Roman" w:cs="Times New Roman"/>
                      <w:sz w:val="24"/>
                      <w:szCs w:val="24"/>
                      <w:lang w:eastAsia="en-US"/>
                      <w:rPrChange w:id="4232" w:author="Compte Microsoft" w:date="2026-06-19T09:04:00Z">
                        <w:rPr>
                          <w:ins w:id="4233" w:author="Ir Nicole" w:date="2026-06-18T18:29:00Z"/>
                          <w:del w:id="4234" w:author="Compte Microsoft" w:date="2026-06-19T08:25:00Z"/>
                          <w:rFonts w:ascii="Times New Roman" w:eastAsia="Times New Roman" w:hAnsi="Times New Roman" w:cs="Times New Roman"/>
                          <w:sz w:val="24"/>
                          <w:szCs w:val="24"/>
                          <w:lang w:val="en-US" w:eastAsia="en-US"/>
                        </w:rPr>
                      </w:rPrChange>
                    </w:rPr>
                    <w:pPrChange w:id="4235" w:author="Ir Nicole" w:date="2026-06-19T12:38:00Z">
                      <w:pPr/>
                    </w:pPrChange>
                  </w:pPr>
                  <w:ins w:id="4236" w:author="Ir Nicole" w:date="2026-06-18T18:29:00Z">
                    <w:del w:id="4237" w:author="Compte Microsoft" w:date="2026-06-19T08:25:00Z">
                      <w:r w:rsidRPr="00042CD7" w:rsidDel="00B64623">
                        <w:rPr>
                          <w:rFonts w:ascii="Times New Roman" w:eastAsia="Times New Roman" w:hAnsi="Times New Roman" w:cs="Times New Roman"/>
                          <w:sz w:val="24"/>
                          <w:szCs w:val="24"/>
                          <w:lang w:eastAsia="en-US"/>
                          <w:rPrChange w:id="4238"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239" w:author="Compte Microsoft" w:date="2026-06-19T08:25:00Z">
                    <w:tcPr>
                      <w:tcW w:w="0" w:type="auto"/>
                      <w:vAlign w:val="center"/>
                      <w:hideMark/>
                    </w:tcPr>
                  </w:tcPrChange>
                </w:tcPr>
                <w:p w14:paraId="68EDFDBC" w14:textId="5568D84E" w:rsidR="00042CD7" w:rsidRPr="00042CD7" w:rsidDel="00B64623" w:rsidRDefault="00042CD7">
                  <w:pPr>
                    <w:jc w:val="both"/>
                    <w:rPr>
                      <w:ins w:id="4240" w:author="Ir Nicole" w:date="2026-06-18T18:29:00Z"/>
                      <w:del w:id="4241" w:author="Compte Microsoft" w:date="2026-06-19T08:25:00Z"/>
                      <w:rFonts w:ascii="Times New Roman" w:eastAsia="Times New Roman" w:hAnsi="Times New Roman" w:cs="Times New Roman"/>
                      <w:sz w:val="24"/>
                      <w:szCs w:val="24"/>
                      <w:lang w:eastAsia="en-US"/>
                      <w:rPrChange w:id="4242" w:author="Compte Microsoft" w:date="2026-06-19T09:04:00Z">
                        <w:rPr>
                          <w:ins w:id="4243" w:author="Ir Nicole" w:date="2026-06-18T18:29:00Z"/>
                          <w:del w:id="4244" w:author="Compte Microsoft" w:date="2026-06-19T08:25:00Z"/>
                          <w:rFonts w:ascii="Times New Roman" w:eastAsia="Times New Roman" w:hAnsi="Times New Roman" w:cs="Times New Roman"/>
                          <w:sz w:val="24"/>
                          <w:szCs w:val="24"/>
                          <w:lang w:val="en-US" w:eastAsia="en-US"/>
                        </w:rPr>
                      </w:rPrChange>
                    </w:rPr>
                    <w:pPrChange w:id="4245" w:author="Ir Nicole" w:date="2026-06-19T12:38:00Z">
                      <w:pPr/>
                    </w:pPrChange>
                  </w:pPr>
                  <w:ins w:id="4246" w:author="Ir Nicole" w:date="2026-06-18T18:29:00Z">
                    <w:del w:id="4247" w:author="Compte Microsoft" w:date="2026-06-19T08:25:00Z">
                      <w:r w:rsidRPr="00042CD7" w:rsidDel="00B64623">
                        <w:rPr>
                          <w:rFonts w:ascii="Times New Roman" w:eastAsia="Times New Roman" w:hAnsi="Times New Roman" w:cs="Times New Roman"/>
                          <w:sz w:val="24"/>
                          <w:szCs w:val="24"/>
                          <w:lang w:eastAsia="en-US"/>
                          <w:rPrChange w:id="4248"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249" w:author="Compte Microsoft" w:date="2026-06-19T08:25:00Z">
                    <w:tcPr>
                      <w:tcW w:w="0" w:type="auto"/>
                      <w:vAlign w:val="center"/>
                      <w:hideMark/>
                    </w:tcPr>
                  </w:tcPrChange>
                </w:tcPr>
                <w:p w14:paraId="0D2C0698" w14:textId="323F1BE0" w:rsidR="00042CD7" w:rsidRPr="00042CD7" w:rsidDel="00B64623" w:rsidRDefault="00042CD7">
                  <w:pPr>
                    <w:jc w:val="both"/>
                    <w:rPr>
                      <w:ins w:id="4250" w:author="Ir Nicole" w:date="2026-06-18T18:29:00Z"/>
                      <w:del w:id="4251" w:author="Compte Microsoft" w:date="2026-06-19T08:25:00Z"/>
                      <w:rFonts w:ascii="Times New Roman" w:eastAsia="Times New Roman" w:hAnsi="Times New Roman" w:cs="Times New Roman"/>
                      <w:sz w:val="24"/>
                      <w:szCs w:val="24"/>
                      <w:lang w:eastAsia="en-US"/>
                      <w:rPrChange w:id="4252" w:author="Compte Microsoft" w:date="2026-06-19T09:04:00Z">
                        <w:rPr>
                          <w:ins w:id="4253" w:author="Ir Nicole" w:date="2026-06-18T18:29:00Z"/>
                          <w:del w:id="4254" w:author="Compte Microsoft" w:date="2026-06-19T08:25:00Z"/>
                          <w:rFonts w:ascii="Times New Roman" w:eastAsia="Times New Roman" w:hAnsi="Times New Roman" w:cs="Times New Roman"/>
                          <w:sz w:val="24"/>
                          <w:szCs w:val="24"/>
                          <w:lang w:val="en-US" w:eastAsia="en-US"/>
                        </w:rPr>
                      </w:rPrChange>
                    </w:rPr>
                    <w:pPrChange w:id="4255" w:author="Ir Nicole" w:date="2026-06-19T12:38:00Z">
                      <w:pPr/>
                    </w:pPrChange>
                  </w:pPr>
                  <w:ins w:id="4256" w:author="Ir Nicole" w:date="2026-06-18T18:29:00Z">
                    <w:del w:id="4257" w:author="Compte Microsoft" w:date="2026-06-19T08:25:00Z">
                      <w:r w:rsidRPr="00042CD7" w:rsidDel="00B64623">
                        <w:rPr>
                          <w:rFonts w:ascii="Times New Roman" w:eastAsia="Times New Roman" w:hAnsi="Times New Roman" w:cs="Times New Roman"/>
                          <w:sz w:val="24"/>
                          <w:szCs w:val="24"/>
                          <w:lang w:eastAsia="en-US"/>
                          <w:rPrChange w:id="4258"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259" w:author="Compte Microsoft" w:date="2026-06-19T08:25:00Z">
                    <w:tcPr>
                      <w:tcW w:w="0" w:type="auto"/>
                      <w:vAlign w:val="center"/>
                      <w:hideMark/>
                    </w:tcPr>
                  </w:tcPrChange>
                </w:tcPr>
                <w:p w14:paraId="6D059AE8" w14:textId="3A1D3DA9" w:rsidR="00042CD7" w:rsidRPr="00042CD7" w:rsidDel="00B64623" w:rsidRDefault="00042CD7">
                  <w:pPr>
                    <w:jc w:val="both"/>
                    <w:rPr>
                      <w:ins w:id="4260" w:author="Ir Nicole" w:date="2026-06-18T18:29:00Z"/>
                      <w:del w:id="4261" w:author="Compte Microsoft" w:date="2026-06-19T08:25:00Z"/>
                      <w:rFonts w:ascii="Times New Roman" w:eastAsia="Times New Roman" w:hAnsi="Times New Roman" w:cs="Times New Roman"/>
                      <w:sz w:val="24"/>
                      <w:szCs w:val="24"/>
                      <w:lang w:eastAsia="en-US"/>
                      <w:rPrChange w:id="4262" w:author="Compte Microsoft" w:date="2026-06-19T09:04:00Z">
                        <w:rPr>
                          <w:ins w:id="4263" w:author="Ir Nicole" w:date="2026-06-18T18:29:00Z"/>
                          <w:del w:id="4264" w:author="Compte Microsoft" w:date="2026-06-19T08:25:00Z"/>
                          <w:rFonts w:ascii="Times New Roman" w:eastAsia="Times New Roman" w:hAnsi="Times New Roman" w:cs="Times New Roman"/>
                          <w:sz w:val="24"/>
                          <w:szCs w:val="24"/>
                          <w:lang w:val="en-US" w:eastAsia="en-US"/>
                        </w:rPr>
                      </w:rPrChange>
                    </w:rPr>
                    <w:pPrChange w:id="4265" w:author="Ir Nicole" w:date="2026-06-19T12:38:00Z">
                      <w:pPr/>
                    </w:pPrChange>
                  </w:pPr>
                  <w:ins w:id="4266" w:author="Ir Nicole" w:date="2026-06-18T18:29:00Z">
                    <w:del w:id="4267" w:author="Compte Microsoft" w:date="2026-06-19T08:25:00Z">
                      <w:r w:rsidRPr="00042CD7" w:rsidDel="00B64623">
                        <w:rPr>
                          <w:rFonts w:ascii="Times New Roman" w:eastAsia="Times New Roman" w:hAnsi="Times New Roman" w:cs="Times New Roman"/>
                          <w:sz w:val="24"/>
                          <w:szCs w:val="24"/>
                          <w:lang w:eastAsia="en-US"/>
                          <w:rPrChange w:id="4268"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269" w:author="Compte Microsoft" w:date="2026-06-19T08:25:00Z">
                    <w:tcPr>
                      <w:tcW w:w="0" w:type="auto"/>
                      <w:vAlign w:val="center"/>
                      <w:hideMark/>
                    </w:tcPr>
                  </w:tcPrChange>
                </w:tcPr>
                <w:p w14:paraId="0B149E23" w14:textId="0ED35BB5" w:rsidR="00042CD7" w:rsidRPr="00042CD7" w:rsidDel="00B64623" w:rsidRDefault="00042CD7">
                  <w:pPr>
                    <w:jc w:val="both"/>
                    <w:rPr>
                      <w:ins w:id="4270" w:author="Ir Nicole" w:date="2026-06-18T18:29:00Z"/>
                      <w:del w:id="4271" w:author="Compte Microsoft" w:date="2026-06-19T08:25:00Z"/>
                      <w:rFonts w:ascii="Times New Roman" w:eastAsia="Times New Roman" w:hAnsi="Times New Roman" w:cs="Times New Roman"/>
                      <w:sz w:val="24"/>
                      <w:szCs w:val="24"/>
                      <w:lang w:eastAsia="en-US"/>
                      <w:rPrChange w:id="4272" w:author="Compte Microsoft" w:date="2026-06-19T09:04:00Z">
                        <w:rPr>
                          <w:ins w:id="4273" w:author="Ir Nicole" w:date="2026-06-18T18:29:00Z"/>
                          <w:del w:id="4274" w:author="Compte Microsoft" w:date="2026-06-19T08:25:00Z"/>
                          <w:rFonts w:ascii="Times New Roman" w:eastAsia="Times New Roman" w:hAnsi="Times New Roman" w:cs="Times New Roman"/>
                          <w:sz w:val="24"/>
                          <w:szCs w:val="24"/>
                          <w:lang w:val="en-US" w:eastAsia="en-US"/>
                        </w:rPr>
                      </w:rPrChange>
                    </w:rPr>
                    <w:pPrChange w:id="4275" w:author="Ir Nicole" w:date="2026-06-19T12:38:00Z">
                      <w:pPr/>
                    </w:pPrChange>
                  </w:pPr>
                  <w:ins w:id="4276" w:author="Ir Nicole" w:date="2026-06-18T18:29:00Z">
                    <w:del w:id="4277" w:author="Compte Microsoft" w:date="2026-06-19T08:25:00Z">
                      <w:r w:rsidRPr="00042CD7" w:rsidDel="00B64623">
                        <w:rPr>
                          <w:rFonts w:ascii="Times New Roman" w:eastAsia="Times New Roman" w:hAnsi="Times New Roman" w:cs="Times New Roman"/>
                          <w:sz w:val="24"/>
                          <w:szCs w:val="24"/>
                          <w:lang w:eastAsia="en-US"/>
                          <w:rPrChange w:id="4278"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66F6B182" w14:textId="7545C000" w:rsidR="00042CD7" w:rsidRPr="00042CD7" w:rsidDel="00B64623" w:rsidRDefault="00042CD7">
            <w:pPr>
              <w:jc w:val="both"/>
              <w:rPr>
                <w:ins w:id="4279" w:author="Ir Nicole" w:date="2026-06-18T18:29:00Z"/>
                <w:del w:id="4280" w:author="Compte Microsoft" w:date="2026-06-19T08:25:00Z"/>
                <w:rFonts w:ascii="Times New Roman" w:eastAsia="Times New Roman" w:hAnsi="Times New Roman" w:cs="Times New Roman"/>
                <w:vanish/>
                <w:sz w:val="24"/>
                <w:szCs w:val="24"/>
                <w:lang w:eastAsia="en-US"/>
                <w:rPrChange w:id="4281" w:author="Compte Microsoft" w:date="2026-06-19T09:04:00Z">
                  <w:rPr>
                    <w:ins w:id="4282" w:author="Ir Nicole" w:date="2026-06-18T18:29:00Z"/>
                    <w:del w:id="4283" w:author="Compte Microsoft" w:date="2026-06-19T08:25:00Z"/>
                    <w:rFonts w:ascii="Times New Roman" w:eastAsia="Times New Roman" w:hAnsi="Times New Roman" w:cs="Times New Roman"/>
                    <w:vanish/>
                    <w:sz w:val="24"/>
                    <w:szCs w:val="24"/>
                    <w:lang w:val="en-US" w:eastAsia="en-US"/>
                  </w:rPr>
                </w:rPrChange>
              </w:rPr>
              <w:pPrChange w:id="4284"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285"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845"/>
              <w:gridCol w:w="234"/>
              <w:gridCol w:w="221"/>
              <w:gridCol w:w="221"/>
              <w:gridCol w:w="221"/>
              <w:gridCol w:w="140"/>
              <w:gridCol w:w="221"/>
              <w:gridCol w:w="246"/>
              <w:tblGridChange w:id="4286">
                <w:tblGrid>
                  <w:gridCol w:w="1845"/>
                  <w:gridCol w:w="234"/>
                  <w:gridCol w:w="221"/>
                  <w:gridCol w:w="221"/>
                  <w:gridCol w:w="221"/>
                  <w:gridCol w:w="140"/>
                  <w:gridCol w:w="221"/>
                  <w:gridCol w:w="246"/>
                </w:tblGrid>
              </w:tblGridChange>
            </w:tblGrid>
            <w:tr w:rsidR="00042CD7" w:rsidRPr="00042CD7" w:rsidDel="00B64623" w14:paraId="44EDD21B" w14:textId="36DE2567" w:rsidTr="00063CC0">
              <w:trPr>
                <w:tblCellSpacing w:w="15" w:type="dxa"/>
                <w:ins w:id="4287" w:author="Ir Nicole" w:date="2026-06-18T18:29:00Z"/>
                <w:del w:id="4288" w:author="Compte Microsoft" w:date="2026-06-19T08:25:00Z"/>
                <w:trPrChange w:id="4289" w:author="Compte Microsoft" w:date="2026-06-19T08:25:00Z">
                  <w:trPr>
                    <w:tblCellSpacing w:w="15" w:type="dxa"/>
                  </w:trPr>
                </w:trPrChange>
              </w:trPr>
              <w:tc>
                <w:tcPr>
                  <w:tcW w:w="1800" w:type="dxa"/>
                  <w:vAlign w:val="center"/>
                  <w:hideMark/>
                  <w:tcPrChange w:id="4290" w:author="Compte Microsoft" w:date="2026-06-19T08:25:00Z">
                    <w:tcPr>
                      <w:tcW w:w="0" w:type="auto"/>
                      <w:vAlign w:val="center"/>
                      <w:hideMark/>
                    </w:tcPr>
                  </w:tcPrChange>
                </w:tcPr>
                <w:p w14:paraId="2104ADE8" w14:textId="0FE3A994" w:rsidR="00042CD7" w:rsidRPr="00042CD7" w:rsidDel="00B64623" w:rsidRDefault="00042CD7">
                  <w:pPr>
                    <w:jc w:val="both"/>
                    <w:rPr>
                      <w:ins w:id="4291" w:author="Ir Nicole" w:date="2026-06-18T18:29:00Z"/>
                      <w:del w:id="4292" w:author="Compte Microsoft" w:date="2026-06-19T08:25:00Z"/>
                      <w:rFonts w:ascii="Times New Roman" w:eastAsia="Times New Roman" w:hAnsi="Times New Roman" w:cs="Times New Roman"/>
                      <w:sz w:val="24"/>
                      <w:szCs w:val="24"/>
                      <w:lang w:eastAsia="en-US"/>
                      <w:rPrChange w:id="4293" w:author="Compte Microsoft" w:date="2026-06-19T09:04:00Z">
                        <w:rPr>
                          <w:ins w:id="4294" w:author="Ir Nicole" w:date="2026-06-18T18:29:00Z"/>
                          <w:del w:id="4295" w:author="Compte Microsoft" w:date="2026-06-19T08:25:00Z"/>
                          <w:rFonts w:ascii="Times New Roman" w:eastAsia="Times New Roman" w:hAnsi="Times New Roman" w:cs="Times New Roman"/>
                          <w:sz w:val="24"/>
                          <w:szCs w:val="24"/>
                          <w:lang w:val="en-US" w:eastAsia="en-US"/>
                        </w:rPr>
                      </w:rPrChange>
                    </w:rPr>
                    <w:pPrChange w:id="4296" w:author="Ir Nicole" w:date="2026-06-19T12:38:00Z">
                      <w:pPr/>
                    </w:pPrChange>
                  </w:pPr>
                  <w:ins w:id="4297" w:author="Ir Nicole" w:date="2026-06-18T18:29:00Z">
                    <w:del w:id="4298" w:author="Compte Microsoft" w:date="2026-06-19T08:19:00Z">
                      <w:r w:rsidRPr="00042CD7" w:rsidDel="00B64623">
                        <w:rPr>
                          <w:rFonts w:ascii="Times New Roman" w:eastAsia="Times New Roman" w:hAnsi="Times New Roman" w:cs="Times New Roman"/>
                          <w:sz w:val="24"/>
                          <w:szCs w:val="24"/>
                          <w:lang w:eastAsia="en-US"/>
                          <w:rPrChange w:id="4299" w:author="Compte Microsoft" w:date="2026-06-19T09:04:00Z">
                            <w:rPr>
                              <w:rFonts w:ascii="Times New Roman" w:eastAsia="Times New Roman" w:hAnsi="Times New Roman" w:cs="Times New Roman"/>
                              <w:sz w:val="24"/>
                              <w:szCs w:val="24"/>
                              <w:lang w:val="en-US" w:eastAsia="en-US"/>
                            </w:rPr>
                          </w:rPrChange>
                        </w:rPr>
                        <w:delText>Tests d'intégration</w:delText>
                      </w:r>
                    </w:del>
                  </w:ins>
                </w:p>
              </w:tc>
              <w:tc>
                <w:tcPr>
                  <w:tcW w:w="204" w:type="dxa"/>
                  <w:vAlign w:val="center"/>
                  <w:hideMark/>
                  <w:tcPrChange w:id="4300" w:author="Compte Microsoft" w:date="2026-06-19T08:25:00Z">
                    <w:tcPr>
                      <w:tcW w:w="0" w:type="auto"/>
                      <w:vAlign w:val="center"/>
                      <w:hideMark/>
                    </w:tcPr>
                  </w:tcPrChange>
                </w:tcPr>
                <w:p w14:paraId="4B90636A" w14:textId="2BED43B2" w:rsidR="00042CD7" w:rsidRPr="00042CD7" w:rsidDel="00B64623" w:rsidRDefault="00042CD7">
                  <w:pPr>
                    <w:jc w:val="both"/>
                    <w:rPr>
                      <w:ins w:id="4301" w:author="Ir Nicole" w:date="2026-06-18T18:29:00Z"/>
                      <w:del w:id="4302" w:author="Compte Microsoft" w:date="2026-06-19T08:25:00Z"/>
                      <w:rFonts w:ascii="Times New Roman" w:eastAsia="Times New Roman" w:hAnsi="Times New Roman" w:cs="Times New Roman"/>
                      <w:sz w:val="24"/>
                      <w:szCs w:val="24"/>
                      <w:lang w:eastAsia="en-US"/>
                      <w:rPrChange w:id="4303" w:author="Compte Microsoft" w:date="2026-06-19T09:04:00Z">
                        <w:rPr>
                          <w:ins w:id="4304" w:author="Ir Nicole" w:date="2026-06-18T18:29:00Z"/>
                          <w:del w:id="4305" w:author="Compte Microsoft" w:date="2026-06-19T08:25:00Z"/>
                          <w:rFonts w:ascii="Times New Roman" w:eastAsia="Times New Roman" w:hAnsi="Times New Roman" w:cs="Times New Roman"/>
                          <w:sz w:val="24"/>
                          <w:szCs w:val="24"/>
                          <w:lang w:val="en-US" w:eastAsia="en-US"/>
                        </w:rPr>
                      </w:rPrChange>
                    </w:rPr>
                    <w:pPrChange w:id="4306" w:author="Ir Nicole" w:date="2026-06-19T12:38:00Z">
                      <w:pPr/>
                    </w:pPrChange>
                  </w:pPr>
                  <w:ins w:id="4307" w:author="Ir Nicole" w:date="2026-06-18T18:29:00Z">
                    <w:del w:id="4308" w:author="Compte Microsoft" w:date="2026-06-19T08:25:00Z">
                      <w:r w:rsidRPr="00042CD7" w:rsidDel="00B64623">
                        <w:rPr>
                          <w:rFonts w:ascii="Times New Roman" w:eastAsia="Times New Roman" w:hAnsi="Times New Roman" w:cs="Times New Roman"/>
                          <w:sz w:val="24"/>
                          <w:szCs w:val="24"/>
                          <w:lang w:eastAsia="en-US"/>
                          <w:rPrChange w:id="4309"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310" w:author="Compte Microsoft" w:date="2026-06-19T08:25:00Z">
                    <w:tcPr>
                      <w:tcW w:w="0" w:type="auto"/>
                      <w:vAlign w:val="center"/>
                      <w:hideMark/>
                    </w:tcPr>
                  </w:tcPrChange>
                </w:tcPr>
                <w:p w14:paraId="7D42B3F1" w14:textId="484ACE98" w:rsidR="00042CD7" w:rsidRPr="00042CD7" w:rsidDel="00B64623" w:rsidRDefault="00042CD7">
                  <w:pPr>
                    <w:jc w:val="both"/>
                    <w:rPr>
                      <w:ins w:id="4311" w:author="Ir Nicole" w:date="2026-06-18T18:29:00Z"/>
                      <w:del w:id="4312" w:author="Compte Microsoft" w:date="2026-06-19T08:25:00Z"/>
                      <w:rFonts w:ascii="Times New Roman" w:eastAsia="Times New Roman" w:hAnsi="Times New Roman" w:cs="Times New Roman"/>
                      <w:sz w:val="24"/>
                      <w:szCs w:val="24"/>
                      <w:lang w:eastAsia="en-US"/>
                      <w:rPrChange w:id="4313" w:author="Compte Microsoft" w:date="2026-06-19T09:04:00Z">
                        <w:rPr>
                          <w:ins w:id="4314" w:author="Ir Nicole" w:date="2026-06-18T18:29:00Z"/>
                          <w:del w:id="4315" w:author="Compte Microsoft" w:date="2026-06-19T08:25:00Z"/>
                          <w:rFonts w:ascii="Times New Roman" w:eastAsia="Times New Roman" w:hAnsi="Times New Roman" w:cs="Times New Roman"/>
                          <w:sz w:val="24"/>
                          <w:szCs w:val="24"/>
                          <w:lang w:val="en-US" w:eastAsia="en-US"/>
                        </w:rPr>
                      </w:rPrChange>
                    </w:rPr>
                    <w:pPrChange w:id="4316" w:author="Ir Nicole" w:date="2026-06-19T12:38:00Z">
                      <w:pPr/>
                    </w:pPrChange>
                  </w:pPr>
                  <w:ins w:id="4317" w:author="Ir Nicole" w:date="2026-06-18T18:29:00Z">
                    <w:del w:id="4318" w:author="Compte Microsoft" w:date="2026-06-19T08:25:00Z">
                      <w:r w:rsidRPr="00042CD7" w:rsidDel="00B64623">
                        <w:rPr>
                          <w:rFonts w:ascii="Times New Roman" w:eastAsia="Times New Roman" w:hAnsi="Times New Roman" w:cs="Times New Roman"/>
                          <w:sz w:val="24"/>
                          <w:szCs w:val="24"/>
                          <w:lang w:eastAsia="en-US"/>
                          <w:rPrChange w:id="4319"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320" w:author="Compte Microsoft" w:date="2026-06-19T08:25:00Z">
                    <w:tcPr>
                      <w:tcW w:w="0" w:type="auto"/>
                      <w:vAlign w:val="center"/>
                      <w:hideMark/>
                    </w:tcPr>
                  </w:tcPrChange>
                </w:tcPr>
                <w:p w14:paraId="02FE2DF9" w14:textId="78E46945" w:rsidR="00042CD7" w:rsidRPr="00042CD7" w:rsidDel="00B64623" w:rsidRDefault="00042CD7">
                  <w:pPr>
                    <w:jc w:val="both"/>
                    <w:rPr>
                      <w:ins w:id="4321" w:author="Ir Nicole" w:date="2026-06-18T18:29:00Z"/>
                      <w:del w:id="4322" w:author="Compte Microsoft" w:date="2026-06-19T08:25:00Z"/>
                      <w:rFonts w:ascii="Times New Roman" w:eastAsia="Times New Roman" w:hAnsi="Times New Roman" w:cs="Times New Roman"/>
                      <w:sz w:val="24"/>
                      <w:szCs w:val="24"/>
                      <w:lang w:eastAsia="en-US"/>
                      <w:rPrChange w:id="4323" w:author="Compte Microsoft" w:date="2026-06-19T09:04:00Z">
                        <w:rPr>
                          <w:ins w:id="4324" w:author="Ir Nicole" w:date="2026-06-18T18:29:00Z"/>
                          <w:del w:id="4325" w:author="Compte Microsoft" w:date="2026-06-19T08:25:00Z"/>
                          <w:rFonts w:ascii="Times New Roman" w:eastAsia="Times New Roman" w:hAnsi="Times New Roman" w:cs="Times New Roman"/>
                          <w:sz w:val="24"/>
                          <w:szCs w:val="24"/>
                          <w:lang w:val="en-US" w:eastAsia="en-US"/>
                        </w:rPr>
                      </w:rPrChange>
                    </w:rPr>
                    <w:pPrChange w:id="4326" w:author="Ir Nicole" w:date="2026-06-19T12:38:00Z">
                      <w:pPr/>
                    </w:pPrChange>
                  </w:pPr>
                  <w:ins w:id="4327" w:author="Ir Nicole" w:date="2026-06-18T18:29:00Z">
                    <w:del w:id="4328" w:author="Compte Microsoft" w:date="2026-06-19T08:25:00Z">
                      <w:r w:rsidRPr="00042CD7" w:rsidDel="00B64623">
                        <w:rPr>
                          <w:rFonts w:ascii="Times New Roman" w:eastAsia="Times New Roman" w:hAnsi="Times New Roman" w:cs="Times New Roman"/>
                          <w:sz w:val="24"/>
                          <w:szCs w:val="24"/>
                          <w:lang w:eastAsia="en-US"/>
                          <w:rPrChange w:id="4329"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330" w:author="Compte Microsoft" w:date="2026-06-19T08:25:00Z">
                    <w:tcPr>
                      <w:tcW w:w="0" w:type="auto"/>
                      <w:vAlign w:val="center"/>
                      <w:hideMark/>
                    </w:tcPr>
                  </w:tcPrChange>
                </w:tcPr>
                <w:p w14:paraId="6C366207" w14:textId="6DA763EA" w:rsidR="00042CD7" w:rsidRPr="00042CD7" w:rsidDel="00B64623" w:rsidRDefault="00042CD7">
                  <w:pPr>
                    <w:jc w:val="both"/>
                    <w:rPr>
                      <w:ins w:id="4331" w:author="Ir Nicole" w:date="2026-06-18T18:29:00Z"/>
                      <w:del w:id="4332" w:author="Compte Microsoft" w:date="2026-06-19T08:25:00Z"/>
                      <w:rFonts w:ascii="Times New Roman" w:eastAsia="Times New Roman" w:hAnsi="Times New Roman" w:cs="Times New Roman"/>
                      <w:sz w:val="24"/>
                      <w:szCs w:val="24"/>
                      <w:lang w:eastAsia="en-US"/>
                      <w:rPrChange w:id="4333" w:author="Compte Microsoft" w:date="2026-06-19T09:04:00Z">
                        <w:rPr>
                          <w:ins w:id="4334" w:author="Ir Nicole" w:date="2026-06-18T18:29:00Z"/>
                          <w:del w:id="4335" w:author="Compte Microsoft" w:date="2026-06-19T08:25:00Z"/>
                          <w:rFonts w:ascii="Times New Roman" w:eastAsia="Times New Roman" w:hAnsi="Times New Roman" w:cs="Times New Roman"/>
                          <w:sz w:val="24"/>
                          <w:szCs w:val="24"/>
                          <w:lang w:val="en-US" w:eastAsia="en-US"/>
                        </w:rPr>
                      </w:rPrChange>
                    </w:rPr>
                    <w:pPrChange w:id="4336" w:author="Ir Nicole" w:date="2026-06-19T12:38:00Z">
                      <w:pPr/>
                    </w:pPrChange>
                  </w:pPr>
                  <w:ins w:id="4337" w:author="Ir Nicole" w:date="2026-06-18T18:29:00Z">
                    <w:del w:id="4338" w:author="Compte Microsoft" w:date="2026-06-19T08:25:00Z">
                      <w:r w:rsidRPr="00042CD7" w:rsidDel="00B64623">
                        <w:rPr>
                          <w:rFonts w:ascii="Times New Roman" w:eastAsia="Times New Roman" w:hAnsi="Times New Roman" w:cs="Times New Roman"/>
                          <w:sz w:val="24"/>
                          <w:szCs w:val="24"/>
                          <w:lang w:eastAsia="en-US"/>
                          <w:rPrChange w:id="4339"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340" w:author="Compte Microsoft" w:date="2026-06-19T08:25:00Z">
                    <w:tcPr>
                      <w:tcW w:w="0" w:type="auto"/>
                      <w:vAlign w:val="center"/>
                      <w:hideMark/>
                    </w:tcPr>
                  </w:tcPrChange>
                </w:tcPr>
                <w:p w14:paraId="7D5B85B3" w14:textId="49B0FEEB" w:rsidR="00042CD7" w:rsidRPr="00042CD7" w:rsidDel="00B64623" w:rsidRDefault="00042CD7">
                  <w:pPr>
                    <w:jc w:val="both"/>
                    <w:rPr>
                      <w:ins w:id="4341" w:author="Ir Nicole" w:date="2026-06-18T18:29:00Z"/>
                      <w:del w:id="4342" w:author="Compte Microsoft" w:date="2026-06-19T08:25:00Z"/>
                      <w:rFonts w:ascii="Times New Roman" w:eastAsia="Times New Roman" w:hAnsi="Times New Roman" w:cs="Times New Roman"/>
                      <w:sz w:val="24"/>
                      <w:szCs w:val="24"/>
                      <w:lang w:eastAsia="en-US"/>
                      <w:rPrChange w:id="4343" w:author="Compte Microsoft" w:date="2026-06-19T09:04:00Z">
                        <w:rPr>
                          <w:ins w:id="4344" w:author="Ir Nicole" w:date="2026-06-18T18:29:00Z"/>
                          <w:del w:id="4345" w:author="Compte Microsoft" w:date="2026-06-19T08:25:00Z"/>
                          <w:rFonts w:ascii="Times New Roman" w:eastAsia="Times New Roman" w:hAnsi="Times New Roman" w:cs="Times New Roman"/>
                          <w:sz w:val="24"/>
                          <w:szCs w:val="24"/>
                          <w:lang w:val="en-US" w:eastAsia="en-US"/>
                        </w:rPr>
                      </w:rPrChange>
                    </w:rPr>
                    <w:pPrChange w:id="4346" w:author="Ir Nicole" w:date="2026-06-19T12:38:00Z">
                      <w:pPr/>
                    </w:pPrChange>
                  </w:pPr>
                  <w:ins w:id="4347" w:author="Ir Nicole" w:date="2026-06-18T18:29:00Z">
                    <w:del w:id="4348" w:author="Compte Microsoft" w:date="2026-06-19T08:25:00Z">
                      <w:r w:rsidRPr="00042CD7" w:rsidDel="00B64623">
                        <w:rPr>
                          <w:rFonts w:ascii="Times New Roman" w:eastAsia="Times New Roman" w:hAnsi="Times New Roman" w:cs="Times New Roman"/>
                          <w:sz w:val="24"/>
                          <w:szCs w:val="24"/>
                          <w:lang w:eastAsia="en-US"/>
                          <w:rPrChange w:id="4349"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350" w:author="Compte Microsoft" w:date="2026-06-19T08:25:00Z">
                    <w:tcPr>
                      <w:tcW w:w="0" w:type="auto"/>
                      <w:vAlign w:val="center"/>
                      <w:hideMark/>
                    </w:tcPr>
                  </w:tcPrChange>
                </w:tcPr>
                <w:p w14:paraId="3B252F2B" w14:textId="26306167" w:rsidR="00042CD7" w:rsidRPr="00042CD7" w:rsidDel="00B64623" w:rsidRDefault="00042CD7">
                  <w:pPr>
                    <w:jc w:val="both"/>
                    <w:rPr>
                      <w:ins w:id="4351" w:author="Ir Nicole" w:date="2026-06-18T18:29:00Z"/>
                      <w:del w:id="4352" w:author="Compte Microsoft" w:date="2026-06-19T08:25:00Z"/>
                      <w:rFonts w:ascii="Times New Roman" w:eastAsia="Times New Roman" w:hAnsi="Times New Roman" w:cs="Times New Roman"/>
                      <w:sz w:val="24"/>
                      <w:szCs w:val="24"/>
                      <w:lang w:eastAsia="en-US"/>
                      <w:rPrChange w:id="4353" w:author="Compte Microsoft" w:date="2026-06-19T09:04:00Z">
                        <w:rPr>
                          <w:ins w:id="4354" w:author="Ir Nicole" w:date="2026-06-18T18:29:00Z"/>
                          <w:del w:id="4355" w:author="Compte Microsoft" w:date="2026-06-19T08:25:00Z"/>
                          <w:rFonts w:ascii="Times New Roman" w:eastAsia="Times New Roman" w:hAnsi="Times New Roman" w:cs="Times New Roman"/>
                          <w:sz w:val="24"/>
                          <w:szCs w:val="24"/>
                          <w:lang w:val="en-US" w:eastAsia="en-US"/>
                        </w:rPr>
                      </w:rPrChange>
                    </w:rPr>
                    <w:pPrChange w:id="4356" w:author="Ir Nicole" w:date="2026-06-19T12:38:00Z">
                      <w:pPr/>
                    </w:pPrChange>
                  </w:pPr>
                  <w:ins w:id="4357" w:author="Ir Nicole" w:date="2026-06-18T18:29:00Z">
                    <w:del w:id="4358" w:author="Compte Microsoft" w:date="2026-06-19T08:25:00Z">
                      <w:r w:rsidRPr="00042CD7" w:rsidDel="00B64623">
                        <w:rPr>
                          <w:rFonts w:ascii="Times New Roman" w:eastAsia="Times New Roman" w:hAnsi="Times New Roman" w:cs="Times New Roman"/>
                          <w:sz w:val="24"/>
                          <w:szCs w:val="24"/>
                          <w:lang w:eastAsia="en-US"/>
                          <w:rPrChange w:id="4359" w:author="Compte Microsoft" w:date="2026-06-19T09:04:00Z">
                            <w:rPr>
                              <w:rFonts w:ascii="Times New Roman" w:eastAsia="Times New Roman" w:hAnsi="Times New Roman" w:cs="Times New Roman"/>
                              <w:sz w:val="24"/>
                              <w:szCs w:val="24"/>
                              <w:lang w:val="en-US" w:eastAsia="en-US"/>
                            </w:rPr>
                          </w:rPrChange>
                        </w:rPr>
                        <w:delText>C</w:delText>
                      </w:r>
                    </w:del>
                  </w:ins>
                </w:p>
              </w:tc>
              <w:tc>
                <w:tcPr>
                  <w:tcW w:w="201" w:type="dxa"/>
                  <w:tcBorders>
                    <w:right w:val="single" w:sz="4" w:space="0" w:color="auto"/>
                  </w:tcBorders>
                  <w:vAlign w:val="center"/>
                  <w:hideMark/>
                  <w:tcPrChange w:id="4360" w:author="Compte Microsoft" w:date="2026-06-19T08:25:00Z">
                    <w:tcPr>
                      <w:tcW w:w="0" w:type="auto"/>
                      <w:tcBorders>
                        <w:right w:val="single" w:sz="4" w:space="0" w:color="auto"/>
                      </w:tcBorders>
                      <w:vAlign w:val="center"/>
                      <w:hideMark/>
                    </w:tcPr>
                  </w:tcPrChange>
                </w:tcPr>
                <w:p w14:paraId="1C8F6A4D" w14:textId="291572B4" w:rsidR="00042CD7" w:rsidRPr="00042CD7" w:rsidDel="00B64623" w:rsidRDefault="00042CD7">
                  <w:pPr>
                    <w:jc w:val="both"/>
                    <w:rPr>
                      <w:ins w:id="4361" w:author="Ir Nicole" w:date="2026-06-18T18:29:00Z"/>
                      <w:del w:id="4362" w:author="Compte Microsoft" w:date="2026-06-19T08:25:00Z"/>
                      <w:rFonts w:ascii="Times New Roman" w:eastAsia="Times New Roman" w:hAnsi="Times New Roman" w:cs="Times New Roman"/>
                      <w:sz w:val="24"/>
                      <w:szCs w:val="24"/>
                      <w:lang w:eastAsia="en-US"/>
                      <w:rPrChange w:id="4363" w:author="Compte Microsoft" w:date="2026-06-19T09:04:00Z">
                        <w:rPr>
                          <w:ins w:id="4364" w:author="Ir Nicole" w:date="2026-06-18T18:29:00Z"/>
                          <w:del w:id="4365" w:author="Compte Microsoft" w:date="2026-06-19T08:25:00Z"/>
                          <w:rFonts w:ascii="Times New Roman" w:eastAsia="Times New Roman" w:hAnsi="Times New Roman" w:cs="Times New Roman"/>
                          <w:sz w:val="24"/>
                          <w:szCs w:val="24"/>
                          <w:lang w:val="en-US" w:eastAsia="en-US"/>
                        </w:rPr>
                      </w:rPrChange>
                    </w:rPr>
                    <w:pPrChange w:id="4366" w:author="Ir Nicole" w:date="2026-06-19T12:38:00Z">
                      <w:pPr/>
                    </w:pPrChange>
                  </w:pPr>
                  <w:ins w:id="4367" w:author="Ir Nicole" w:date="2026-06-18T18:29:00Z">
                    <w:del w:id="4368" w:author="Compte Microsoft" w:date="2026-06-19T08:25:00Z">
                      <w:r w:rsidRPr="00042CD7" w:rsidDel="00B64623">
                        <w:rPr>
                          <w:rFonts w:ascii="Times New Roman" w:eastAsia="Times New Roman" w:hAnsi="Times New Roman" w:cs="Times New Roman"/>
                          <w:sz w:val="24"/>
                          <w:szCs w:val="24"/>
                          <w:lang w:eastAsia="en-US"/>
                          <w:rPrChange w:id="4369" w:author="Compte Microsoft" w:date="2026-06-19T09:04:00Z">
                            <w:rPr>
                              <w:rFonts w:ascii="Times New Roman" w:eastAsia="Times New Roman" w:hAnsi="Times New Roman" w:cs="Times New Roman"/>
                              <w:sz w:val="24"/>
                              <w:szCs w:val="24"/>
                              <w:lang w:val="en-US" w:eastAsia="en-US"/>
                            </w:rPr>
                          </w:rPrChange>
                        </w:rPr>
                        <w:delText>C</w:delText>
                      </w:r>
                    </w:del>
                  </w:ins>
                </w:p>
              </w:tc>
            </w:tr>
          </w:tbl>
          <w:p w14:paraId="72A2303F" w14:textId="034DBB3C" w:rsidR="00042CD7" w:rsidRPr="00042CD7" w:rsidDel="00B64623" w:rsidRDefault="00042CD7">
            <w:pPr>
              <w:jc w:val="both"/>
              <w:rPr>
                <w:ins w:id="4370" w:author="Ir Nicole" w:date="2026-06-18T18:29:00Z"/>
                <w:del w:id="4371" w:author="Compte Microsoft" w:date="2026-06-19T08:25:00Z"/>
                <w:rFonts w:ascii="Times New Roman" w:eastAsia="Times New Roman" w:hAnsi="Times New Roman" w:cs="Times New Roman"/>
                <w:vanish/>
                <w:sz w:val="24"/>
                <w:szCs w:val="24"/>
                <w:lang w:eastAsia="en-US"/>
                <w:rPrChange w:id="4372" w:author="Compte Microsoft" w:date="2026-06-19T09:04:00Z">
                  <w:rPr>
                    <w:ins w:id="4373" w:author="Ir Nicole" w:date="2026-06-18T18:29:00Z"/>
                    <w:del w:id="4374" w:author="Compte Microsoft" w:date="2026-06-19T08:25:00Z"/>
                    <w:rFonts w:ascii="Times New Roman" w:eastAsia="Times New Roman" w:hAnsi="Times New Roman" w:cs="Times New Roman"/>
                    <w:vanish/>
                    <w:sz w:val="24"/>
                    <w:szCs w:val="24"/>
                    <w:lang w:val="en-US" w:eastAsia="en-US"/>
                  </w:rPr>
                </w:rPrChange>
              </w:rPr>
              <w:pPrChange w:id="4375"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376"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315"/>
              <w:gridCol w:w="234"/>
              <w:gridCol w:w="221"/>
              <w:gridCol w:w="221"/>
              <w:gridCol w:w="221"/>
              <w:gridCol w:w="140"/>
              <w:gridCol w:w="221"/>
              <w:gridCol w:w="236"/>
              <w:tblGridChange w:id="4377">
                <w:tblGrid>
                  <w:gridCol w:w="3315"/>
                  <w:gridCol w:w="234"/>
                  <w:gridCol w:w="221"/>
                  <w:gridCol w:w="221"/>
                  <w:gridCol w:w="221"/>
                  <w:gridCol w:w="140"/>
                  <w:gridCol w:w="221"/>
                  <w:gridCol w:w="236"/>
                </w:tblGrid>
              </w:tblGridChange>
            </w:tblGrid>
            <w:tr w:rsidR="00042CD7" w:rsidRPr="00042CD7" w:rsidDel="00B64623" w14:paraId="6DDABDBF" w14:textId="420B4880" w:rsidTr="00063CC0">
              <w:trPr>
                <w:tblCellSpacing w:w="15" w:type="dxa"/>
                <w:ins w:id="4378" w:author="Ir Nicole" w:date="2026-06-18T18:29:00Z"/>
                <w:del w:id="4379" w:author="Compte Microsoft" w:date="2026-06-19T08:25:00Z"/>
                <w:trPrChange w:id="4380" w:author="Compte Microsoft" w:date="2026-06-19T08:25:00Z">
                  <w:trPr>
                    <w:tblCellSpacing w:w="15" w:type="dxa"/>
                  </w:trPr>
                </w:trPrChange>
              </w:trPr>
              <w:tc>
                <w:tcPr>
                  <w:tcW w:w="3270" w:type="dxa"/>
                  <w:vAlign w:val="center"/>
                  <w:hideMark/>
                  <w:tcPrChange w:id="4381" w:author="Compte Microsoft" w:date="2026-06-19T08:25:00Z">
                    <w:tcPr>
                      <w:tcW w:w="0" w:type="auto"/>
                      <w:vAlign w:val="center"/>
                      <w:hideMark/>
                    </w:tcPr>
                  </w:tcPrChange>
                </w:tcPr>
                <w:p w14:paraId="5321C3F1" w14:textId="5814A5F7" w:rsidR="00042CD7" w:rsidRPr="00042CD7" w:rsidDel="00B64623" w:rsidRDefault="00042CD7">
                  <w:pPr>
                    <w:jc w:val="both"/>
                    <w:rPr>
                      <w:ins w:id="4382" w:author="Ir Nicole" w:date="2026-06-18T18:29:00Z"/>
                      <w:del w:id="4383" w:author="Compte Microsoft" w:date="2026-06-19T08:25:00Z"/>
                      <w:rFonts w:ascii="Times New Roman" w:eastAsia="Times New Roman" w:hAnsi="Times New Roman" w:cs="Times New Roman"/>
                      <w:sz w:val="24"/>
                      <w:szCs w:val="24"/>
                      <w:lang w:eastAsia="en-US"/>
                      <w:rPrChange w:id="4384" w:author="Compte Microsoft" w:date="2026-06-19T09:04:00Z">
                        <w:rPr>
                          <w:ins w:id="4385" w:author="Ir Nicole" w:date="2026-06-18T18:29:00Z"/>
                          <w:del w:id="4386" w:author="Compte Microsoft" w:date="2026-06-19T08:25:00Z"/>
                          <w:rFonts w:ascii="Times New Roman" w:eastAsia="Times New Roman" w:hAnsi="Times New Roman" w:cs="Times New Roman"/>
                          <w:sz w:val="24"/>
                          <w:szCs w:val="24"/>
                          <w:lang w:val="en-US" w:eastAsia="en-US"/>
                        </w:rPr>
                      </w:rPrChange>
                    </w:rPr>
                    <w:pPrChange w:id="4387" w:author="Ir Nicole" w:date="2026-06-19T12:38:00Z">
                      <w:pPr/>
                    </w:pPrChange>
                  </w:pPr>
                  <w:ins w:id="4388" w:author="Ir Nicole" w:date="2026-06-18T18:29:00Z">
                    <w:del w:id="4389" w:author="Compte Microsoft" w:date="2026-06-19T08:19:00Z">
                      <w:r w:rsidRPr="00042CD7" w:rsidDel="00B64623">
                        <w:rPr>
                          <w:rFonts w:ascii="Times New Roman" w:eastAsia="Times New Roman" w:hAnsi="Times New Roman" w:cs="Times New Roman"/>
                          <w:sz w:val="24"/>
                          <w:szCs w:val="24"/>
                          <w:lang w:eastAsia="en-US"/>
                          <w:rPrChange w:id="4390" w:author="Compte Microsoft" w:date="2026-06-19T09:04:00Z">
                            <w:rPr>
                              <w:rFonts w:ascii="Times New Roman" w:eastAsia="Times New Roman" w:hAnsi="Times New Roman" w:cs="Times New Roman"/>
                              <w:sz w:val="24"/>
                              <w:szCs w:val="24"/>
                              <w:lang w:val="en-US" w:eastAsia="en-US"/>
                            </w:rPr>
                          </w:rPrChange>
                        </w:rPr>
                        <w:delText xml:space="preserve">Tests pilotes en conditions </w:delText>
                      </w:r>
                    </w:del>
                    <w:del w:id="4391" w:author="Compte Microsoft" w:date="2026-06-19T08:20:00Z">
                      <w:r w:rsidRPr="00042CD7" w:rsidDel="00B64623">
                        <w:rPr>
                          <w:rFonts w:ascii="Times New Roman" w:eastAsia="Times New Roman" w:hAnsi="Times New Roman" w:cs="Times New Roman"/>
                          <w:sz w:val="24"/>
                          <w:szCs w:val="24"/>
                          <w:lang w:eastAsia="en-US"/>
                          <w:rPrChange w:id="4392" w:author="Compte Microsoft" w:date="2026-06-19T09:04:00Z">
                            <w:rPr>
                              <w:rFonts w:ascii="Times New Roman" w:eastAsia="Times New Roman" w:hAnsi="Times New Roman" w:cs="Times New Roman"/>
                              <w:sz w:val="24"/>
                              <w:szCs w:val="24"/>
                              <w:lang w:val="en-US" w:eastAsia="en-US"/>
                            </w:rPr>
                          </w:rPrChange>
                        </w:rPr>
                        <w:delText>réelles</w:delText>
                      </w:r>
                    </w:del>
                  </w:ins>
                </w:p>
              </w:tc>
              <w:tc>
                <w:tcPr>
                  <w:tcW w:w="204" w:type="dxa"/>
                  <w:vAlign w:val="center"/>
                  <w:hideMark/>
                  <w:tcPrChange w:id="4393" w:author="Compte Microsoft" w:date="2026-06-19T08:25:00Z">
                    <w:tcPr>
                      <w:tcW w:w="0" w:type="auto"/>
                      <w:vAlign w:val="center"/>
                      <w:hideMark/>
                    </w:tcPr>
                  </w:tcPrChange>
                </w:tcPr>
                <w:p w14:paraId="5166D37C" w14:textId="2B2FE547" w:rsidR="00042CD7" w:rsidRPr="00042CD7" w:rsidDel="00B64623" w:rsidRDefault="00042CD7">
                  <w:pPr>
                    <w:jc w:val="both"/>
                    <w:rPr>
                      <w:ins w:id="4394" w:author="Ir Nicole" w:date="2026-06-18T18:29:00Z"/>
                      <w:del w:id="4395" w:author="Compte Microsoft" w:date="2026-06-19T08:25:00Z"/>
                      <w:rFonts w:ascii="Times New Roman" w:eastAsia="Times New Roman" w:hAnsi="Times New Roman" w:cs="Times New Roman"/>
                      <w:sz w:val="24"/>
                      <w:szCs w:val="24"/>
                      <w:lang w:eastAsia="en-US"/>
                      <w:rPrChange w:id="4396" w:author="Compte Microsoft" w:date="2026-06-19T09:04:00Z">
                        <w:rPr>
                          <w:ins w:id="4397" w:author="Ir Nicole" w:date="2026-06-18T18:29:00Z"/>
                          <w:del w:id="4398" w:author="Compte Microsoft" w:date="2026-06-19T08:25:00Z"/>
                          <w:rFonts w:ascii="Times New Roman" w:eastAsia="Times New Roman" w:hAnsi="Times New Roman" w:cs="Times New Roman"/>
                          <w:sz w:val="24"/>
                          <w:szCs w:val="24"/>
                          <w:lang w:val="en-US" w:eastAsia="en-US"/>
                        </w:rPr>
                      </w:rPrChange>
                    </w:rPr>
                    <w:pPrChange w:id="4399" w:author="Ir Nicole" w:date="2026-06-19T12:38:00Z">
                      <w:pPr/>
                    </w:pPrChange>
                  </w:pPr>
                  <w:ins w:id="4400" w:author="Ir Nicole" w:date="2026-06-18T18:29:00Z">
                    <w:del w:id="4401" w:author="Compte Microsoft" w:date="2026-06-19T08:25:00Z">
                      <w:r w:rsidRPr="00042CD7" w:rsidDel="00B64623">
                        <w:rPr>
                          <w:rFonts w:ascii="Times New Roman" w:eastAsia="Times New Roman" w:hAnsi="Times New Roman" w:cs="Times New Roman"/>
                          <w:sz w:val="24"/>
                          <w:szCs w:val="24"/>
                          <w:lang w:eastAsia="en-US"/>
                          <w:rPrChange w:id="4402"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403" w:author="Compte Microsoft" w:date="2026-06-19T08:25:00Z">
                    <w:tcPr>
                      <w:tcW w:w="0" w:type="auto"/>
                      <w:vAlign w:val="center"/>
                      <w:hideMark/>
                    </w:tcPr>
                  </w:tcPrChange>
                </w:tcPr>
                <w:p w14:paraId="70CC1B34" w14:textId="677B9887" w:rsidR="00042CD7" w:rsidRPr="00042CD7" w:rsidDel="00B64623" w:rsidRDefault="00042CD7">
                  <w:pPr>
                    <w:jc w:val="both"/>
                    <w:rPr>
                      <w:ins w:id="4404" w:author="Ir Nicole" w:date="2026-06-18T18:29:00Z"/>
                      <w:del w:id="4405" w:author="Compte Microsoft" w:date="2026-06-19T08:25:00Z"/>
                      <w:rFonts w:ascii="Times New Roman" w:eastAsia="Times New Roman" w:hAnsi="Times New Roman" w:cs="Times New Roman"/>
                      <w:sz w:val="24"/>
                      <w:szCs w:val="24"/>
                      <w:lang w:eastAsia="en-US"/>
                      <w:rPrChange w:id="4406" w:author="Compte Microsoft" w:date="2026-06-19T09:04:00Z">
                        <w:rPr>
                          <w:ins w:id="4407" w:author="Ir Nicole" w:date="2026-06-18T18:29:00Z"/>
                          <w:del w:id="4408" w:author="Compte Microsoft" w:date="2026-06-19T08:25:00Z"/>
                          <w:rFonts w:ascii="Times New Roman" w:eastAsia="Times New Roman" w:hAnsi="Times New Roman" w:cs="Times New Roman"/>
                          <w:sz w:val="24"/>
                          <w:szCs w:val="24"/>
                          <w:lang w:val="en-US" w:eastAsia="en-US"/>
                        </w:rPr>
                      </w:rPrChange>
                    </w:rPr>
                    <w:pPrChange w:id="4409" w:author="Ir Nicole" w:date="2026-06-19T12:38:00Z">
                      <w:pPr/>
                    </w:pPrChange>
                  </w:pPr>
                  <w:ins w:id="4410" w:author="Ir Nicole" w:date="2026-06-18T18:29:00Z">
                    <w:del w:id="4411" w:author="Compte Microsoft" w:date="2026-06-19T08:25:00Z">
                      <w:r w:rsidRPr="00042CD7" w:rsidDel="00B64623">
                        <w:rPr>
                          <w:rFonts w:ascii="Times New Roman" w:eastAsia="Times New Roman" w:hAnsi="Times New Roman" w:cs="Times New Roman"/>
                          <w:sz w:val="24"/>
                          <w:szCs w:val="24"/>
                          <w:lang w:eastAsia="en-US"/>
                          <w:rPrChange w:id="4412"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413" w:author="Compte Microsoft" w:date="2026-06-19T08:25:00Z">
                    <w:tcPr>
                      <w:tcW w:w="0" w:type="auto"/>
                      <w:vAlign w:val="center"/>
                      <w:hideMark/>
                    </w:tcPr>
                  </w:tcPrChange>
                </w:tcPr>
                <w:p w14:paraId="613C8DF4" w14:textId="0B9754AE" w:rsidR="00042CD7" w:rsidRPr="00042CD7" w:rsidDel="00B64623" w:rsidRDefault="00042CD7">
                  <w:pPr>
                    <w:jc w:val="both"/>
                    <w:rPr>
                      <w:ins w:id="4414" w:author="Ir Nicole" w:date="2026-06-18T18:29:00Z"/>
                      <w:del w:id="4415" w:author="Compte Microsoft" w:date="2026-06-19T08:25:00Z"/>
                      <w:rFonts w:ascii="Times New Roman" w:eastAsia="Times New Roman" w:hAnsi="Times New Roman" w:cs="Times New Roman"/>
                      <w:sz w:val="24"/>
                      <w:szCs w:val="24"/>
                      <w:lang w:eastAsia="en-US"/>
                      <w:rPrChange w:id="4416" w:author="Compte Microsoft" w:date="2026-06-19T09:04:00Z">
                        <w:rPr>
                          <w:ins w:id="4417" w:author="Ir Nicole" w:date="2026-06-18T18:29:00Z"/>
                          <w:del w:id="4418" w:author="Compte Microsoft" w:date="2026-06-19T08:25:00Z"/>
                          <w:rFonts w:ascii="Times New Roman" w:eastAsia="Times New Roman" w:hAnsi="Times New Roman" w:cs="Times New Roman"/>
                          <w:sz w:val="24"/>
                          <w:szCs w:val="24"/>
                          <w:lang w:val="en-US" w:eastAsia="en-US"/>
                        </w:rPr>
                      </w:rPrChange>
                    </w:rPr>
                    <w:pPrChange w:id="4419" w:author="Ir Nicole" w:date="2026-06-19T12:38:00Z">
                      <w:pPr/>
                    </w:pPrChange>
                  </w:pPr>
                  <w:ins w:id="4420" w:author="Ir Nicole" w:date="2026-06-18T18:29:00Z">
                    <w:del w:id="4421" w:author="Compte Microsoft" w:date="2026-06-19T08:25:00Z">
                      <w:r w:rsidRPr="00042CD7" w:rsidDel="00B64623">
                        <w:rPr>
                          <w:rFonts w:ascii="Times New Roman" w:eastAsia="Times New Roman" w:hAnsi="Times New Roman" w:cs="Times New Roman"/>
                          <w:sz w:val="24"/>
                          <w:szCs w:val="24"/>
                          <w:lang w:eastAsia="en-US"/>
                          <w:rPrChange w:id="4422"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423" w:author="Compte Microsoft" w:date="2026-06-19T08:25:00Z">
                    <w:tcPr>
                      <w:tcW w:w="0" w:type="auto"/>
                      <w:vAlign w:val="center"/>
                      <w:hideMark/>
                    </w:tcPr>
                  </w:tcPrChange>
                </w:tcPr>
                <w:p w14:paraId="6B1EB16A" w14:textId="47983E53" w:rsidR="00042CD7" w:rsidRPr="00042CD7" w:rsidDel="00B64623" w:rsidRDefault="00042CD7">
                  <w:pPr>
                    <w:jc w:val="both"/>
                    <w:rPr>
                      <w:ins w:id="4424" w:author="Ir Nicole" w:date="2026-06-18T18:29:00Z"/>
                      <w:del w:id="4425" w:author="Compte Microsoft" w:date="2026-06-19T08:25:00Z"/>
                      <w:rFonts w:ascii="Times New Roman" w:eastAsia="Times New Roman" w:hAnsi="Times New Roman" w:cs="Times New Roman"/>
                      <w:sz w:val="24"/>
                      <w:szCs w:val="24"/>
                      <w:lang w:eastAsia="en-US"/>
                      <w:rPrChange w:id="4426" w:author="Compte Microsoft" w:date="2026-06-19T09:04:00Z">
                        <w:rPr>
                          <w:ins w:id="4427" w:author="Ir Nicole" w:date="2026-06-18T18:29:00Z"/>
                          <w:del w:id="4428" w:author="Compte Microsoft" w:date="2026-06-19T08:25:00Z"/>
                          <w:rFonts w:ascii="Times New Roman" w:eastAsia="Times New Roman" w:hAnsi="Times New Roman" w:cs="Times New Roman"/>
                          <w:sz w:val="24"/>
                          <w:szCs w:val="24"/>
                          <w:lang w:val="en-US" w:eastAsia="en-US"/>
                        </w:rPr>
                      </w:rPrChange>
                    </w:rPr>
                    <w:pPrChange w:id="4429" w:author="Ir Nicole" w:date="2026-06-19T12:38:00Z">
                      <w:pPr/>
                    </w:pPrChange>
                  </w:pPr>
                  <w:ins w:id="4430" w:author="Ir Nicole" w:date="2026-06-18T18:29:00Z">
                    <w:del w:id="4431" w:author="Compte Microsoft" w:date="2026-06-19T08:25:00Z">
                      <w:r w:rsidRPr="00042CD7" w:rsidDel="00B64623">
                        <w:rPr>
                          <w:rFonts w:ascii="Times New Roman" w:eastAsia="Times New Roman" w:hAnsi="Times New Roman" w:cs="Times New Roman"/>
                          <w:sz w:val="24"/>
                          <w:szCs w:val="24"/>
                          <w:lang w:eastAsia="en-US"/>
                          <w:rPrChange w:id="4432"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433" w:author="Compte Microsoft" w:date="2026-06-19T08:25:00Z">
                    <w:tcPr>
                      <w:tcW w:w="0" w:type="auto"/>
                      <w:vAlign w:val="center"/>
                      <w:hideMark/>
                    </w:tcPr>
                  </w:tcPrChange>
                </w:tcPr>
                <w:p w14:paraId="13891F4E" w14:textId="369BC8F3" w:rsidR="00042CD7" w:rsidRPr="00042CD7" w:rsidDel="00B64623" w:rsidRDefault="00042CD7">
                  <w:pPr>
                    <w:jc w:val="both"/>
                    <w:rPr>
                      <w:ins w:id="4434" w:author="Ir Nicole" w:date="2026-06-18T18:29:00Z"/>
                      <w:del w:id="4435" w:author="Compte Microsoft" w:date="2026-06-19T08:25:00Z"/>
                      <w:rFonts w:ascii="Times New Roman" w:eastAsia="Times New Roman" w:hAnsi="Times New Roman" w:cs="Times New Roman"/>
                      <w:sz w:val="24"/>
                      <w:szCs w:val="24"/>
                      <w:lang w:eastAsia="en-US"/>
                      <w:rPrChange w:id="4436" w:author="Compte Microsoft" w:date="2026-06-19T09:04:00Z">
                        <w:rPr>
                          <w:ins w:id="4437" w:author="Ir Nicole" w:date="2026-06-18T18:29:00Z"/>
                          <w:del w:id="4438" w:author="Compte Microsoft" w:date="2026-06-19T08:25:00Z"/>
                          <w:rFonts w:ascii="Times New Roman" w:eastAsia="Times New Roman" w:hAnsi="Times New Roman" w:cs="Times New Roman"/>
                          <w:sz w:val="24"/>
                          <w:szCs w:val="24"/>
                          <w:lang w:val="en-US" w:eastAsia="en-US"/>
                        </w:rPr>
                      </w:rPrChange>
                    </w:rPr>
                    <w:pPrChange w:id="4439" w:author="Ir Nicole" w:date="2026-06-19T12:38:00Z">
                      <w:pPr/>
                    </w:pPrChange>
                  </w:pPr>
                  <w:ins w:id="4440" w:author="Ir Nicole" w:date="2026-06-18T18:29:00Z">
                    <w:del w:id="4441" w:author="Compte Microsoft" w:date="2026-06-19T08:25:00Z">
                      <w:r w:rsidRPr="00042CD7" w:rsidDel="00B64623">
                        <w:rPr>
                          <w:rFonts w:ascii="Times New Roman" w:eastAsia="Times New Roman" w:hAnsi="Times New Roman" w:cs="Times New Roman"/>
                          <w:sz w:val="24"/>
                          <w:szCs w:val="24"/>
                          <w:lang w:eastAsia="en-US"/>
                          <w:rPrChange w:id="4442"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443" w:author="Compte Microsoft" w:date="2026-06-19T08:25:00Z">
                    <w:tcPr>
                      <w:tcW w:w="0" w:type="auto"/>
                      <w:vAlign w:val="center"/>
                      <w:hideMark/>
                    </w:tcPr>
                  </w:tcPrChange>
                </w:tcPr>
                <w:p w14:paraId="0E82A71D" w14:textId="1178E11B" w:rsidR="00042CD7" w:rsidRPr="00042CD7" w:rsidDel="00B64623" w:rsidRDefault="00042CD7">
                  <w:pPr>
                    <w:jc w:val="both"/>
                    <w:rPr>
                      <w:ins w:id="4444" w:author="Ir Nicole" w:date="2026-06-18T18:29:00Z"/>
                      <w:del w:id="4445" w:author="Compte Microsoft" w:date="2026-06-19T08:25:00Z"/>
                      <w:rFonts w:ascii="Times New Roman" w:eastAsia="Times New Roman" w:hAnsi="Times New Roman" w:cs="Times New Roman"/>
                      <w:sz w:val="24"/>
                      <w:szCs w:val="24"/>
                      <w:lang w:eastAsia="en-US"/>
                      <w:rPrChange w:id="4446" w:author="Compte Microsoft" w:date="2026-06-19T09:04:00Z">
                        <w:rPr>
                          <w:ins w:id="4447" w:author="Ir Nicole" w:date="2026-06-18T18:29:00Z"/>
                          <w:del w:id="4448" w:author="Compte Microsoft" w:date="2026-06-19T08:25:00Z"/>
                          <w:rFonts w:ascii="Times New Roman" w:eastAsia="Times New Roman" w:hAnsi="Times New Roman" w:cs="Times New Roman"/>
                          <w:sz w:val="24"/>
                          <w:szCs w:val="24"/>
                          <w:lang w:val="en-US" w:eastAsia="en-US"/>
                        </w:rPr>
                      </w:rPrChange>
                    </w:rPr>
                    <w:pPrChange w:id="4449" w:author="Ir Nicole" w:date="2026-06-19T12:38:00Z">
                      <w:pPr/>
                    </w:pPrChange>
                  </w:pPr>
                  <w:ins w:id="4450" w:author="Ir Nicole" w:date="2026-06-18T18:29:00Z">
                    <w:del w:id="4451" w:author="Compte Microsoft" w:date="2026-06-19T08:25:00Z">
                      <w:r w:rsidRPr="00042CD7" w:rsidDel="00B64623">
                        <w:rPr>
                          <w:rFonts w:ascii="Times New Roman" w:eastAsia="Times New Roman" w:hAnsi="Times New Roman" w:cs="Times New Roman"/>
                          <w:sz w:val="24"/>
                          <w:szCs w:val="24"/>
                          <w:lang w:eastAsia="en-US"/>
                          <w:rPrChange w:id="4452"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453" w:author="Compte Microsoft" w:date="2026-06-19T08:25:00Z">
                    <w:tcPr>
                      <w:tcW w:w="0" w:type="auto"/>
                      <w:vAlign w:val="center"/>
                      <w:hideMark/>
                    </w:tcPr>
                  </w:tcPrChange>
                </w:tcPr>
                <w:p w14:paraId="4551CAB8" w14:textId="65607F94" w:rsidR="00042CD7" w:rsidRPr="00042CD7" w:rsidDel="00B64623" w:rsidRDefault="00042CD7">
                  <w:pPr>
                    <w:jc w:val="both"/>
                    <w:rPr>
                      <w:ins w:id="4454" w:author="Ir Nicole" w:date="2026-06-18T18:29:00Z"/>
                      <w:del w:id="4455" w:author="Compte Microsoft" w:date="2026-06-19T08:25:00Z"/>
                      <w:rFonts w:ascii="Times New Roman" w:eastAsia="Times New Roman" w:hAnsi="Times New Roman" w:cs="Times New Roman"/>
                      <w:sz w:val="24"/>
                      <w:szCs w:val="24"/>
                      <w:lang w:eastAsia="en-US"/>
                      <w:rPrChange w:id="4456" w:author="Compte Microsoft" w:date="2026-06-19T09:04:00Z">
                        <w:rPr>
                          <w:ins w:id="4457" w:author="Ir Nicole" w:date="2026-06-18T18:29:00Z"/>
                          <w:del w:id="4458" w:author="Compte Microsoft" w:date="2026-06-19T08:25:00Z"/>
                          <w:rFonts w:ascii="Times New Roman" w:eastAsia="Times New Roman" w:hAnsi="Times New Roman" w:cs="Times New Roman"/>
                          <w:sz w:val="24"/>
                          <w:szCs w:val="24"/>
                          <w:lang w:val="en-US" w:eastAsia="en-US"/>
                        </w:rPr>
                      </w:rPrChange>
                    </w:rPr>
                    <w:pPrChange w:id="4459" w:author="Ir Nicole" w:date="2026-06-19T12:38:00Z">
                      <w:pPr/>
                    </w:pPrChange>
                  </w:pPr>
                  <w:ins w:id="4460" w:author="Ir Nicole" w:date="2026-06-18T18:29:00Z">
                    <w:del w:id="4461" w:author="Compte Microsoft" w:date="2026-06-19T08:25:00Z">
                      <w:r w:rsidRPr="00042CD7" w:rsidDel="00B64623">
                        <w:rPr>
                          <w:rFonts w:ascii="Times New Roman" w:eastAsia="Times New Roman" w:hAnsi="Times New Roman" w:cs="Times New Roman"/>
                          <w:sz w:val="24"/>
                          <w:szCs w:val="24"/>
                          <w:lang w:eastAsia="en-US"/>
                          <w:rPrChange w:id="4462" w:author="Compte Microsoft" w:date="2026-06-19T09:04:00Z">
                            <w:rPr>
                              <w:rFonts w:ascii="Times New Roman" w:eastAsia="Times New Roman" w:hAnsi="Times New Roman" w:cs="Times New Roman"/>
                              <w:sz w:val="24"/>
                              <w:szCs w:val="24"/>
                              <w:lang w:val="en-US" w:eastAsia="en-US"/>
                            </w:rPr>
                          </w:rPrChange>
                        </w:rPr>
                        <w:delText>R</w:delText>
                      </w:r>
                    </w:del>
                  </w:ins>
                </w:p>
              </w:tc>
            </w:tr>
          </w:tbl>
          <w:p w14:paraId="7BAE3E78" w14:textId="45E93A61" w:rsidR="00042CD7" w:rsidRPr="00042CD7" w:rsidDel="00B64623" w:rsidRDefault="00042CD7">
            <w:pPr>
              <w:jc w:val="both"/>
              <w:rPr>
                <w:ins w:id="4463" w:author="Ir Nicole" w:date="2026-06-18T18:29:00Z"/>
                <w:del w:id="4464" w:author="Compte Microsoft" w:date="2026-06-19T08:25:00Z"/>
                <w:rFonts w:ascii="Times New Roman" w:eastAsia="Times New Roman" w:hAnsi="Times New Roman" w:cs="Times New Roman"/>
                <w:vanish/>
                <w:sz w:val="24"/>
                <w:szCs w:val="24"/>
                <w:lang w:eastAsia="en-US"/>
                <w:rPrChange w:id="4465" w:author="Compte Microsoft" w:date="2026-06-19T09:04:00Z">
                  <w:rPr>
                    <w:ins w:id="4466" w:author="Ir Nicole" w:date="2026-06-18T18:29:00Z"/>
                    <w:del w:id="4467" w:author="Compte Microsoft" w:date="2026-06-19T08:25:00Z"/>
                    <w:rFonts w:ascii="Times New Roman" w:eastAsia="Times New Roman" w:hAnsi="Times New Roman" w:cs="Times New Roman"/>
                    <w:vanish/>
                    <w:sz w:val="24"/>
                    <w:szCs w:val="24"/>
                    <w:lang w:val="en-US" w:eastAsia="en-US"/>
                  </w:rPr>
                </w:rPrChange>
              </w:rPr>
              <w:pPrChange w:id="4468"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469"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36"/>
              <w:gridCol w:w="221"/>
              <w:gridCol w:w="140"/>
              <w:gridCol w:w="140"/>
              <w:gridCol w:w="221"/>
              <w:gridCol w:w="155"/>
              <w:tblGridChange w:id="4470">
                <w:tblGrid>
                  <w:gridCol w:w="236"/>
                  <w:gridCol w:w="221"/>
                  <w:gridCol w:w="140"/>
                  <w:gridCol w:w="140"/>
                  <w:gridCol w:w="221"/>
                  <w:gridCol w:w="155"/>
                </w:tblGrid>
              </w:tblGridChange>
            </w:tblGrid>
            <w:tr w:rsidR="00042CD7" w:rsidRPr="00042CD7" w:rsidDel="00B64623" w14:paraId="1E35473A" w14:textId="3E5ADC0C" w:rsidTr="00063CC0">
              <w:trPr>
                <w:tblCellSpacing w:w="15" w:type="dxa"/>
                <w:ins w:id="4471" w:author="Ir Nicole" w:date="2026-06-18T18:29:00Z"/>
                <w:del w:id="4472" w:author="Compte Microsoft" w:date="2026-06-19T08:25:00Z"/>
                <w:trPrChange w:id="4473" w:author="Compte Microsoft" w:date="2026-06-19T08:25:00Z">
                  <w:trPr>
                    <w:tblCellSpacing w:w="15" w:type="dxa"/>
                  </w:trPr>
                </w:trPrChange>
              </w:trPr>
              <w:tc>
                <w:tcPr>
                  <w:tcW w:w="191" w:type="dxa"/>
                  <w:vAlign w:val="center"/>
                  <w:hideMark/>
                  <w:tcPrChange w:id="4474" w:author="Compte Microsoft" w:date="2026-06-19T08:25:00Z">
                    <w:tcPr>
                      <w:tcW w:w="0" w:type="auto"/>
                      <w:vAlign w:val="center"/>
                      <w:hideMark/>
                    </w:tcPr>
                  </w:tcPrChange>
                </w:tcPr>
                <w:p w14:paraId="1484330D" w14:textId="1F7179F3" w:rsidR="00042CD7" w:rsidRPr="00042CD7" w:rsidDel="00B64623" w:rsidRDefault="00042CD7">
                  <w:pPr>
                    <w:jc w:val="both"/>
                    <w:rPr>
                      <w:ins w:id="4475" w:author="Ir Nicole" w:date="2026-06-18T18:29:00Z"/>
                      <w:del w:id="4476" w:author="Compte Microsoft" w:date="2026-06-19T08:25:00Z"/>
                      <w:rFonts w:ascii="Times New Roman" w:eastAsia="Times New Roman" w:hAnsi="Times New Roman" w:cs="Times New Roman"/>
                      <w:sz w:val="24"/>
                      <w:szCs w:val="24"/>
                      <w:lang w:eastAsia="en-US"/>
                      <w:rPrChange w:id="4477" w:author="Compte Microsoft" w:date="2026-06-19T09:04:00Z">
                        <w:rPr>
                          <w:ins w:id="4478" w:author="Ir Nicole" w:date="2026-06-18T18:29:00Z"/>
                          <w:del w:id="4479" w:author="Compte Microsoft" w:date="2026-06-19T08:25:00Z"/>
                          <w:rFonts w:ascii="Times New Roman" w:eastAsia="Times New Roman" w:hAnsi="Times New Roman" w:cs="Times New Roman"/>
                          <w:sz w:val="24"/>
                          <w:szCs w:val="24"/>
                          <w:lang w:val="en-US" w:eastAsia="en-US"/>
                        </w:rPr>
                      </w:rPrChange>
                    </w:rPr>
                    <w:pPrChange w:id="4480" w:author="Ir Nicole" w:date="2026-06-19T12:38:00Z">
                      <w:pPr/>
                    </w:pPrChange>
                  </w:pPr>
                  <w:ins w:id="4481" w:author="Ir Nicole" w:date="2026-06-18T18:29:00Z">
                    <w:del w:id="4482" w:author="Compte Microsoft" w:date="2026-06-19T08:25:00Z">
                      <w:r w:rsidRPr="00042CD7" w:rsidDel="00B64623">
                        <w:rPr>
                          <w:rFonts w:ascii="Times New Roman" w:eastAsia="Times New Roman" w:hAnsi="Times New Roman" w:cs="Times New Roman"/>
                          <w:sz w:val="24"/>
                          <w:szCs w:val="24"/>
                          <w:lang w:eastAsia="en-US"/>
                          <w:rPrChange w:id="4483"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484" w:author="Compte Microsoft" w:date="2026-06-19T08:25:00Z">
                    <w:tcPr>
                      <w:tcW w:w="0" w:type="auto"/>
                      <w:vAlign w:val="center"/>
                      <w:hideMark/>
                    </w:tcPr>
                  </w:tcPrChange>
                </w:tcPr>
                <w:p w14:paraId="2EA72A0E" w14:textId="5F602988" w:rsidR="00042CD7" w:rsidRPr="00042CD7" w:rsidDel="00B64623" w:rsidRDefault="00042CD7">
                  <w:pPr>
                    <w:jc w:val="both"/>
                    <w:rPr>
                      <w:ins w:id="4485" w:author="Ir Nicole" w:date="2026-06-18T18:29:00Z"/>
                      <w:del w:id="4486" w:author="Compte Microsoft" w:date="2026-06-19T08:25:00Z"/>
                      <w:rFonts w:ascii="Times New Roman" w:eastAsia="Times New Roman" w:hAnsi="Times New Roman" w:cs="Times New Roman"/>
                      <w:sz w:val="24"/>
                      <w:szCs w:val="24"/>
                      <w:lang w:eastAsia="en-US"/>
                      <w:rPrChange w:id="4487" w:author="Compte Microsoft" w:date="2026-06-19T09:04:00Z">
                        <w:rPr>
                          <w:ins w:id="4488" w:author="Ir Nicole" w:date="2026-06-18T18:29:00Z"/>
                          <w:del w:id="4489" w:author="Compte Microsoft" w:date="2026-06-19T08:25:00Z"/>
                          <w:rFonts w:ascii="Times New Roman" w:eastAsia="Times New Roman" w:hAnsi="Times New Roman" w:cs="Times New Roman"/>
                          <w:sz w:val="24"/>
                          <w:szCs w:val="24"/>
                          <w:lang w:val="en-US" w:eastAsia="en-US"/>
                        </w:rPr>
                      </w:rPrChange>
                    </w:rPr>
                    <w:pPrChange w:id="4490" w:author="Ir Nicole" w:date="2026-06-19T12:38:00Z">
                      <w:pPr/>
                    </w:pPrChange>
                  </w:pPr>
                  <w:ins w:id="4491" w:author="Ir Nicole" w:date="2026-06-18T18:29:00Z">
                    <w:del w:id="4492" w:author="Compte Microsoft" w:date="2026-06-19T08:25:00Z">
                      <w:r w:rsidRPr="00042CD7" w:rsidDel="00B64623">
                        <w:rPr>
                          <w:rFonts w:ascii="Times New Roman" w:eastAsia="Times New Roman" w:hAnsi="Times New Roman" w:cs="Times New Roman"/>
                          <w:sz w:val="24"/>
                          <w:szCs w:val="24"/>
                          <w:lang w:eastAsia="en-US"/>
                          <w:rPrChange w:id="4493"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494" w:author="Compte Microsoft" w:date="2026-06-19T08:25:00Z">
                    <w:tcPr>
                      <w:tcW w:w="0" w:type="auto"/>
                      <w:vAlign w:val="center"/>
                      <w:hideMark/>
                    </w:tcPr>
                  </w:tcPrChange>
                </w:tcPr>
                <w:p w14:paraId="5E0514A1" w14:textId="07262079" w:rsidR="00042CD7" w:rsidRPr="00042CD7" w:rsidDel="00B64623" w:rsidRDefault="00042CD7">
                  <w:pPr>
                    <w:jc w:val="both"/>
                    <w:rPr>
                      <w:ins w:id="4495" w:author="Ir Nicole" w:date="2026-06-18T18:29:00Z"/>
                      <w:del w:id="4496" w:author="Compte Microsoft" w:date="2026-06-19T08:25:00Z"/>
                      <w:rFonts w:ascii="Times New Roman" w:eastAsia="Times New Roman" w:hAnsi="Times New Roman" w:cs="Times New Roman"/>
                      <w:sz w:val="24"/>
                      <w:szCs w:val="24"/>
                      <w:lang w:eastAsia="en-US"/>
                      <w:rPrChange w:id="4497" w:author="Compte Microsoft" w:date="2026-06-19T09:04:00Z">
                        <w:rPr>
                          <w:ins w:id="4498" w:author="Ir Nicole" w:date="2026-06-18T18:29:00Z"/>
                          <w:del w:id="4499" w:author="Compte Microsoft" w:date="2026-06-19T08:25:00Z"/>
                          <w:rFonts w:ascii="Times New Roman" w:eastAsia="Times New Roman" w:hAnsi="Times New Roman" w:cs="Times New Roman"/>
                          <w:sz w:val="24"/>
                          <w:szCs w:val="24"/>
                          <w:lang w:val="en-US" w:eastAsia="en-US"/>
                        </w:rPr>
                      </w:rPrChange>
                    </w:rPr>
                    <w:pPrChange w:id="4500" w:author="Ir Nicole" w:date="2026-06-19T12:38:00Z">
                      <w:pPr/>
                    </w:pPrChange>
                  </w:pPr>
                  <w:ins w:id="4501" w:author="Ir Nicole" w:date="2026-06-18T18:29:00Z">
                    <w:del w:id="4502" w:author="Compte Microsoft" w:date="2026-06-19T08:25:00Z">
                      <w:r w:rsidRPr="00042CD7" w:rsidDel="00B64623">
                        <w:rPr>
                          <w:rFonts w:ascii="Times New Roman" w:eastAsia="Times New Roman" w:hAnsi="Times New Roman" w:cs="Times New Roman"/>
                          <w:sz w:val="24"/>
                          <w:szCs w:val="24"/>
                          <w:lang w:eastAsia="en-US"/>
                          <w:rPrChange w:id="450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504" w:author="Compte Microsoft" w:date="2026-06-19T08:25:00Z">
                    <w:tcPr>
                      <w:tcW w:w="0" w:type="auto"/>
                      <w:vAlign w:val="center"/>
                      <w:hideMark/>
                    </w:tcPr>
                  </w:tcPrChange>
                </w:tcPr>
                <w:p w14:paraId="03F55183" w14:textId="2D669F03" w:rsidR="00042CD7" w:rsidRPr="00042CD7" w:rsidDel="00B64623" w:rsidRDefault="00042CD7">
                  <w:pPr>
                    <w:jc w:val="both"/>
                    <w:rPr>
                      <w:ins w:id="4505" w:author="Ir Nicole" w:date="2026-06-18T18:29:00Z"/>
                      <w:del w:id="4506" w:author="Compte Microsoft" w:date="2026-06-19T08:25:00Z"/>
                      <w:rFonts w:ascii="Times New Roman" w:eastAsia="Times New Roman" w:hAnsi="Times New Roman" w:cs="Times New Roman"/>
                      <w:sz w:val="24"/>
                      <w:szCs w:val="24"/>
                      <w:lang w:eastAsia="en-US"/>
                      <w:rPrChange w:id="4507" w:author="Compte Microsoft" w:date="2026-06-19T09:04:00Z">
                        <w:rPr>
                          <w:ins w:id="4508" w:author="Ir Nicole" w:date="2026-06-18T18:29:00Z"/>
                          <w:del w:id="4509" w:author="Compte Microsoft" w:date="2026-06-19T08:25:00Z"/>
                          <w:rFonts w:ascii="Times New Roman" w:eastAsia="Times New Roman" w:hAnsi="Times New Roman" w:cs="Times New Roman"/>
                          <w:sz w:val="24"/>
                          <w:szCs w:val="24"/>
                          <w:lang w:val="en-US" w:eastAsia="en-US"/>
                        </w:rPr>
                      </w:rPrChange>
                    </w:rPr>
                    <w:pPrChange w:id="4510" w:author="Ir Nicole" w:date="2026-06-19T12:38:00Z">
                      <w:pPr/>
                    </w:pPrChange>
                  </w:pPr>
                  <w:ins w:id="4511" w:author="Ir Nicole" w:date="2026-06-18T18:29:00Z">
                    <w:del w:id="4512" w:author="Compte Microsoft" w:date="2026-06-19T08:25:00Z">
                      <w:r w:rsidRPr="00042CD7" w:rsidDel="00B64623">
                        <w:rPr>
                          <w:rFonts w:ascii="Times New Roman" w:eastAsia="Times New Roman" w:hAnsi="Times New Roman" w:cs="Times New Roman"/>
                          <w:sz w:val="24"/>
                          <w:szCs w:val="24"/>
                          <w:lang w:eastAsia="en-US"/>
                          <w:rPrChange w:id="4513"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514" w:author="Compte Microsoft" w:date="2026-06-19T08:25:00Z">
                    <w:tcPr>
                      <w:tcW w:w="0" w:type="auto"/>
                      <w:vAlign w:val="center"/>
                      <w:hideMark/>
                    </w:tcPr>
                  </w:tcPrChange>
                </w:tcPr>
                <w:p w14:paraId="7544CD14" w14:textId="54EF0570" w:rsidR="00042CD7" w:rsidRPr="00042CD7" w:rsidDel="00B64623" w:rsidRDefault="00042CD7">
                  <w:pPr>
                    <w:jc w:val="both"/>
                    <w:rPr>
                      <w:ins w:id="4515" w:author="Ir Nicole" w:date="2026-06-18T18:29:00Z"/>
                      <w:del w:id="4516" w:author="Compte Microsoft" w:date="2026-06-19T08:25:00Z"/>
                      <w:rFonts w:ascii="Times New Roman" w:eastAsia="Times New Roman" w:hAnsi="Times New Roman" w:cs="Times New Roman"/>
                      <w:sz w:val="24"/>
                      <w:szCs w:val="24"/>
                      <w:lang w:eastAsia="en-US"/>
                      <w:rPrChange w:id="4517" w:author="Compte Microsoft" w:date="2026-06-19T09:04:00Z">
                        <w:rPr>
                          <w:ins w:id="4518" w:author="Ir Nicole" w:date="2026-06-18T18:29:00Z"/>
                          <w:del w:id="4519" w:author="Compte Microsoft" w:date="2026-06-19T08:25:00Z"/>
                          <w:rFonts w:ascii="Times New Roman" w:eastAsia="Times New Roman" w:hAnsi="Times New Roman" w:cs="Times New Roman"/>
                          <w:sz w:val="24"/>
                          <w:szCs w:val="24"/>
                          <w:lang w:val="en-US" w:eastAsia="en-US"/>
                        </w:rPr>
                      </w:rPrChange>
                    </w:rPr>
                    <w:pPrChange w:id="4520" w:author="Ir Nicole" w:date="2026-06-19T12:38:00Z">
                      <w:pPr/>
                    </w:pPrChange>
                  </w:pPr>
                  <w:ins w:id="4521" w:author="Ir Nicole" w:date="2026-06-18T18:29:00Z">
                    <w:del w:id="4522" w:author="Compte Microsoft" w:date="2026-06-19T08:25:00Z">
                      <w:r w:rsidRPr="00042CD7" w:rsidDel="00B64623">
                        <w:rPr>
                          <w:rFonts w:ascii="Times New Roman" w:eastAsia="Times New Roman" w:hAnsi="Times New Roman" w:cs="Times New Roman"/>
                          <w:sz w:val="24"/>
                          <w:szCs w:val="24"/>
                          <w:lang w:eastAsia="en-US"/>
                          <w:rPrChange w:id="4523"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524" w:author="Compte Microsoft" w:date="2026-06-19T08:25:00Z">
                    <w:tcPr>
                      <w:tcW w:w="0" w:type="auto"/>
                      <w:vAlign w:val="center"/>
                      <w:hideMark/>
                    </w:tcPr>
                  </w:tcPrChange>
                </w:tcPr>
                <w:p w14:paraId="6B7C64D6" w14:textId="70B0813C" w:rsidR="00042CD7" w:rsidRPr="00042CD7" w:rsidDel="00B64623" w:rsidRDefault="00042CD7">
                  <w:pPr>
                    <w:jc w:val="both"/>
                    <w:rPr>
                      <w:ins w:id="4525" w:author="Ir Nicole" w:date="2026-06-18T18:29:00Z"/>
                      <w:del w:id="4526" w:author="Compte Microsoft" w:date="2026-06-19T08:25:00Z"/>
                      <w:rFonts w:ascii="Times New Roman" w:eastAsia="Times New Roman" w:hAnsi="Times New Roman" w:cs="Times New Roman"/>
                      <w:sz w:val="24"/>
                      <w:szCs w:val="24"/>
                      <w:lang w:eastAsia="en-US"/>
                      <w:rPrChange w:id="4527" w:author="Compte Microsoft" w:date="2026-06-19T09:04:00Z">
                        <w:rPr>
                          <w:ins w:id="4528" w:author="Ir Nicole" w:date="2026-06-18T18:29:00Z"/>
                          <w:del w:id="4529" w:author="Compte Microsoft" w:date="2026-06-19T08:25:00Z"/>
                          <w:rFonts w:ascii="Times New Roman" w:eastAsia="Times New Roman" w:hAnsi="Times New Roman" w:cs="Times New Roman"/>
                          <w:sz w:val="24"/>
                          <w:szCs w:val="24"/>
                          <w:lang w:val="en-US" w:eastAsia="en-US"/>
                        </w:rPr>
                      </w:rPrChange>
                    </w:rPr>
                    <w:pPrChange w:id="4530" w:author="Ir Nicole" w:date="2026-06-19T12:38:00Z">
                      <w:pPr/>
                    </w:pPrChange>
                  </w:pPr>
                  <w:ins w:id="4531" w:author="Ir Nicole" w:date="2026-06-18T18:29:00Z">
                    <w:del w:id="4532" w:author="Compte Microsoft" w:date="2026-06-19T08:25:00Z">
                      <w:r w:rsidRPr="00042CD7" w:rsidDel="00B64623">
                        <w:rPr>
                          <w:rFonts w:ascii="Times New Roman" w:eastAsia="Times New Roman" w:hAnsi="Times New Roman" w:cs="Times New Roman"/>
                          <w:sz w:val="24"/>
                          <w:szCs w:val="24"/>
                          <w:lang w:eastAsia="en-US"/>
                          <w:rPrChange w:id="4533"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7CFA3BAE" w14:textId="3EB89EF0" w:rsidR="00042CD7" w:rsidRPr="00042CD7" w:rsidDel="00B64623" w:rsidRDefault="00042CD7">
            <w:pPr>
              <w:jc w:val="both"/>
              <w:rPr>
                <w:ins w:id="4534" w:author="Ir Nicole" w:date="2026-06-18T18:29:00Z"/>
                <w:del w:id="4535" w:author="Compte Microsoft" w:date="2026-06-19T08:25:00Z"/>
                <w:rFonts w:ascii="Times New Roman" w:eastAsia="Times New Roman" w:hAnsi="Times New Roman" w:cs="Times New Roman"/>
                <w:vanish/>
                <w:sz w:val="24"/>
                <w:szCs w:val="24"/>
                <w:lang w:eastAsia="en-US"/>
                <w:rPrChange w:id="4536" w:author="Compte Microsoft" w:date="2026-06-19T09:04:00Z">
                  <w:rPr>
                    <w:ins w:id="4537" w:author="Ir Nicole" w:date="2026-06-18T18:29:00Z"/>
                    <w:del w:id="4538" w:author="Compte Microsoft" w:date="2026-06-19T08:25:00Z"/>
                    <w:rFonts w:ascii="Times New Roman" w:eastAsia="Times New Roman" w:hAnsi="Times New Roman" w:cs="Times New Roman"/>
                    <w:vanish/>
                    <w:sz w:val="24"/>
                    <w:szCs w:val="24"/>
                    <w:lang w:val="en-US" w:eastAsia="en-US"/>
                  </w:rPr>
                </w:rPrChange>
              </w:rPr>
              <w:pPrChange w:id="4539"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540"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775"/>
              <w:gridCol w:w="140"/>
              <w:gridCol w:w="221"/>
              <w:gridCol w:w="221"/>
              <w:gridCol w:w="461"/>
              <w:gridCol w:w="140"/>
              <w:gridCol w:w="140"/>
              <w:gridCol w:w="236"/>
              <w:tblGridChange w:id="4541">
                <w:tblGrid>
                  <w:gridCol w:w="3775"/>
                  <w:gridCol w:w="140"/>
                  <w:gridCol w:w="221"/>
                  <w:gridCol w:w="221"/>
                  <w:gridCol w:w="461"/>
                  <w:gridCol w:w="140"/>
                  <w:gridCol w:w="140"/>
                  <w:gridCol w:w="236"/>
                </w:tblGrid>
              </w:tblGridChange>
            </w:tblGrid>
            <w:tr w:rsidR="00042CD7" w:rsidRPr="00042CD7" w:rsidDel="00B64623" w14:paraId="3FE47AF2" w14:textId="7E72C865" w:rsidTr="00063CC0">
              <w:trPr>
                <w:tblCellSpacing w:w="15" w:type="dxa"/>
                <w:ins w:id="4542" w:author="Ir Nicole" w:date="2026-06-18T18:29:00Z"/>
                <w:del w:id="4543" w:author="Compte Microsoft" w:date="2026-06-19T08:25:00Z"/>
                <w:trPrChange w:id="4544" w:author="Compte Microsoft" w:date="2026-06-19T08:25:00Z">
                  <w:trPr>
                    <w:tblCellSpacing w:w="15" w:type="dxa"/>
                  </w:trPr>
                </w:trPrChange>
              </w:trPr>
              <w:tc>
                <w:tcPr>
                  <w:tcW w:w="3730" w:type="dxa"/>
                  <w:vAlign w:val="center"/>
                  <w:hideMark/>
                  <w:tcPrChange w:id="4545" w:author="Compte Microsoft" w:date="2026-06-19T08:25:00Z">
                    <w:tcPr>
                      <w:tcW w:w="0" w:type="auto"/>
                      <w:vAlign w:val="center"/>
                      <w:hideMark/>
                    </w:tcPr>
                  </w:tcPrChange>
                </w:tcPr>
                <w:p w14:paraId="26D08A95" w14:textId="4BB62A37" w:rsidR="00042CD7" w:rsidRPr="00042CD7" w:rsidDel="00B64623" w:rsidRDefault="00042CD7">
                  <w:pPr>
                    <w:jc w:val="both"/>
                    <w:rPr>
                      <w:ins w:id="4546" w:author="Ir Nicole" w:date="2026-06-18T18:29:00Z"/>
                      <w:del w:id="4547" w:author="Compte Microsoft" w:date="2026-06-19T08:25:00Z"/>
                      <w:rFonts w:ascii="Times New Roman" w:eastAsia="Times New Roman" w:hAnsi="Times New Roman" w:cs="Times New Roman"/>
                      <w:sz w:val="24"/>
                      <w:szCs w:val="24"/>
                      <w:lang w:eastAsia="en-US"/>
                      <w:rPrChange w:id="4548" w:author="Compte Microsoft" w:date="2026-06-19T09:04:00Z">
                        <w:rPr>
                          <w:ins w:id="4549" w:author="Ir Nicole" w:date="2026-06-18T18:29:00Z"/>
                          <w:del w:id="4550" w:author="Compte Microsoft" w:date="2026-06-19T08:25:00Z"/>
                          <w:rFonts w:ascii="Times New Roman" w:eastAsia="Times New Roman" w:hAnsi="Times New Roman" w:cs="Times New Roman"/>
                          <w:sz w:val="24"/>
                          <w:szCs w:val="24"/>
                          <w:lang w:val="en-US" w:eastAsia="en-US"/>
                        </w:rPr>
                      </w:rPrChange>
                    </w:rPr>
                    <w:pPrChange w:id="4551" w:author="Ir Nicole" w:date="2026-06-19T12:38:00Z">
                      <w:pPr/>
                    </w:pPrChange>
                  </w:pPr>
                  <w:ins w:id="4552" w:author="Ir Nicole" w:date="2026-06-18T18:29:00Z">
                    <w:del w:id="4553" w:author="Compte Microsoft" w:date="2026-06-19T08:21:00Z">
                      <w:r w:rsidRPr="00042CD7" w:rsidDel="00B64623">
                        <w:rPr>
                          <w:rFonts w:ascii="Times New Roman" w:eastAsia="Times New Roman" w:hAnsi="Times New Roman" w:cs="Times New Roman"/>
                          <w:sz w:val="24"/>
                          <w:szCs w:val="24"/>
                          <w:lang w:eastAsia="en-US"/>
                          <w:rPrChange w:id="4554" w:author="Compte Microsoft" w:date="2026-06-19T09:04:00Z">
                            <w:rPr>
                              <w:rFonts w:ascii="Times New Roman" w:eastAsia="Times New Roman" w:hAnsi="Times New Roman" w:cs="Times New Roman"/>
                              <w:sz w:val="24"/>
                              <w:szCs w:val="24"/>
                              <w:lang w:val="en-US" w:eastAsia="en-US"/>
                            </w:rPr>
                          </w:rPrChange>
                        </w:rPr>
                        <w:delText>Enrôlement biométrique des employés</w:delText>
                      </w:r>
                    </w:del>
                  </w:ins>
                </w:p>
              </w:tc>
              <w:tc>
                <w:tcPr>
                  <w:tcW w:w="110" w:type="dxa"/>
                  <w:vAlign w:val="center"/>
                  <w:hideMark/>
                  <w:tcPrChange w:id="4555" w:author="Compte Microsoft" w:date="2026-06-19T08:25:00Z">
                    <w:tcPr>
                      <w:tcW w:w="0" w:type="auto"/>
                      <w:vAlign w:val="center"/>
                      <w:hideMark/>
                    </w:tcPr>
                  </w:tcPrChange>
                </w:tcPr>
                <w:p w14:paraId="29614016" w14:textId="267E4F55" w:rsidR="00042CD7" w:rsidRPr="00042CD7" w:rsidDel="00B64623" w:rsidRDefault="00042CD7">
                  <w:pPr>
                    <w:jc w:val="both"/>
                    <w:rPr>
                      <w:ins w:id="4556" w:author="Ir Nicole" w:date="2026-06-18T18:29:00Z"/>
                      <w:del w:id="4557" w:author="Compte Microsoft" w:date="2026-06-19T08:25:00Z"/>
                      <w:rFonts w:ascii="Times New Roman" w:eastAsia="Times New Roman" w:hAnsi="Times New Roman" w:cs="Times New Roman"/>
                      <w:sz w:val="24"/>
                      <w:szCs w:val="24"/>
                      <w:lang w:eastAsia="en-US"/>
                      <w:rPrChange w:id="4558" w:author="Compte Microsoft" w:date="2026-06-19T09:04:00Z">
                        <w:rPr>
                          <w:ins w:id="4559" w:author="Ir Nicole" w:date="2026-06-18T18:29:00Z"/>
                          <w:del w:id="4560" w:author="Compte Microsoft" w:date="2026-06-19T08:25:00Z"/>
                          <w:rFonts w:ascii="Times New Roman" w:eastAsia="Times New Roman" w:hAnsi="Times New Roman" w:cs="Times New Roman"/>
                          <w:sz w:val="24"/>
                          <w:szCs w:val="24"/>
                          <w:lang w:val="en-US" w:eastAsia="en-US"/>
                        </w:rPr>
                      </w:rPrChange>
                    </w:rPr>
                    <w:pPrChange w:id="4561" w:author="Ir Nicole" w:date="2026-06-19T12:38:00Z">
                      <w:pPr/>
                    </w:pPrChange>
                  </w:pPr>
                  <w:ins w:id="4562" w:author="Ir Nicole" w:date="2026-06-18T18:29:00Z">
                    <w:del w:id="4563" w:author="Compte Microsoft" w:date="2026-06-19T08:25:00Z">
                      <w:r w:rsidRPr="00042CD7" w:rsidDel="00B64623">
                        <w:rPr>
                          <w:rFonts w:ascii="Times New Roman" w:eastAsia="Times New Roman" w:hAnsi="Times New Roman" w:cs="Times New Roman"/>
                          <w:sz w:val="24"/>
                          <w:szCs w:val="24"/>
                          <w:lang w:eastAsia="en-US"/>
                          <w:rPrChange w:id="4564"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565" w:author="Compte Microsoft" w:date="2026-06-19T08:25:00Z">
                    <w:tcPr>
                      <w:tcW w:w="0" w:type="auto"/>
                      <w:vAlign w:val="center"/>
                      <w:hideMark/>
                    </w:tcPr>
                  </w:tcPrChange>
                </w:tcPr>
                <w:p w14:paraId="12E44A30" w14:textId="56B63111" w:rsidR="00042CD7" w:rsidRPr="00042CD7" w:rsidDel="00B64623" w:rsidRDefault="00042CD7">
                  <w:pPr>
                    <w:jc w:val="both"/>
                    <w:rPr>
                      <w:ins w:id="4566" w:author="Ir Nicole" w:date="2026-06-18T18:29:00Z"/>
                      <w:del w:id="4567" w:author="Compte Microsoft" w:date="2026-06-19T08:25:00Z"/>
                      <w:rFonts w:ascii="Times New Roman" w:eastAsia="Times New Roman" w:hAnsi="Times New Roman" w:cs="Times New Roman"/>
                      <w:sz w:val="24"/>
                      <w:szCs w:val="24"/>
                      <w:lang w:eastAsia="en-US"/>
                      <w:rPrChange w:id="4568" w:author="Compte Microsoft" w:date="2026-06-19T09:04:00Z">
                        <w:rPr>
                          <w:ins w:id="4569" w:author="Ir Nicole" w:date="2026-06-18T18:29:00Z"/>
                          <w:del w:id="4570" w:author="Compte Microsoft" w:date="2026-06-19T08:25:00Z"/>
                          <w:rFonts w:ascii="Times New Roman" w:eastAsia="Times New Roman" w:hAnsi="Times New Roman" w:cs="Times New Roman"/>
                          <w:sz w:val="24"/>
                          <w:szCs w:val="24"/>
                          <w:lang w:val="en-US" w:eastAsia="en-US"/>
                        </w:rPr>
                      </w:rPrChange>
                    </w:rPr>
                    <w:pPrChange w:id="4571" w:author="Ir Nicole" w:date="2026-06-19T12:38:00Z">
                      <w:pPr/>
                    </w:pPrChange>
                  </w:pPr>
                  <w:ins w:id="4572" w:author="Ir Nicole" w:date="2026-06-18T18:29:00Z">
                    <w:del w:id="4573" w:author="Compte Microsoft" w:date="2026-06-19T08:25:00Z">
                      <w:r w:rsidRPr="00042CD7" w:rsidDel="00B64623">
                        <w:rPr>
                          <w:rFonts w:ascii="Times New Roman" w:eastAsia="Times New Roman" w:hAnsi="Times New Roman" w:cs="Times New Roman"/>
                          <w:sz w:val="24"/>
                          <w:szCs w:val="24"/>
                          <w:lang w:eastAsia="en-US"/>
                          <w:rPrChange w:id="4574"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575" w:author="Compte Microsoft" w:date="2026-06-19T08:25:00Z">
                    <w:tcPr>
                      <w:tcW w:w="0" w:type="auto"/>
                      <w:vAlign w:val="center"/>
                      <w:hideMark/>
                    </w:tcPr>
                  </w:tcPrChange>
                </w:tcPr>
                <w:p w14:paraId="5AFEBDC5" w14:textId="26853411" w:rsidR="00042CD7" w:rsidRPr="00042CD7" w:rsidDel="00B64623" w:rsidRDefault="00042CD7">
                  <w:pPr>
                    <w:jc w:val="both"/>
                    <w:rPr>
                      <w:ins w:id="4576" w:author="Ir Nicole" w:date="2026-06-18T18:29:00Z"/>
                      <w:del w:id="4577" w:author="Compte Microsoft" w:date="2026-06-19T08:25:00Z"/>
                      <w:rFonts w:ascii="Times New Roman" w:eastAsia="Times New Roman" w:hAnsi="Times New Roman" w:cs="Times New Roman"/>
                      <w:sz w:val="24"/>
                      <w:szCs w:val="24"/>
                      <w:lang w:eastAsia="en-US"/>
                      <w:rPrChange w:id="4578" w:author="Compte Microsoft" w:date="2026-06-19T09:04:00Z">
                        <w:rPr>
                          <w:ins w:id="4579" w:author="Ir Nicole" w:date="2026-06-18T18:29:00Z"/>
                          <w:del w:id="4580" w:author="Compte Microsoft" w:date="2026-06-19T08:25:00Z"/>
                          <w:rFonts w:ascii="Times New Roman" w:eastAsia="Times New Roman" w:hAnsi="Times New Roman" w:cs="Times New Roman"/>
                          <w:sz w:val="24"/>
                          <w:szCs w:val="24"/>
                          <w:lang w:val="en-US" w:eastAsia="en-US"/>
                        </w:rPr>
                      </w:rPrChange>
                    </w:rPr>
                    <w:pPrChange w:id="4581" w:author="Ir Nicole" w:date="2026-06-19T12:38:00Z">
                      <w:pPr/>
                    </w:pPrChange>
                  </w:pPr>
                  <w:ins w:id="4582" w:author="Ir Nicole" w:date="2026-06-18T18:29:00Z">
                    <w:del w:id="4583" w:author="Compte Microsoft" w:date="2026-06-19T08:25:00Z">
                      <w:r w:rsidRPr="00042CD7" w:rsidDel="00B64623">
                        <w:rPr>
                          <w:rFonts w:ascii="Times New Roman" w:eastAsia="Times New Roman" w:hAnsi="Times New Roman" w:cs="Times New Roman"/>
                          <w:sz w:val="24"/>
                          <w:szCs w:val="24"/>
                          <w:lang w:eastAsia="en-US"/>
                          <w:rPrChange w:id="4584" w:author="Compte Microsoft" w:date="2026-06-19T09:04:00Z">
                            <w:rPr>
                              <w:rFonts w:ascii="Times New Roman" w:eastAsia="Times New Roman" w:hAnsi="Times New Roman" w:cs="Times New Roman"/>
                              <w:sz w:val="24"/>
                              <w:szCs w:val="24"/>
                              <w:lang w:val="en-US" w:eastAsia="en-US"/>
                            </w:rPr>
                          </w:rPrChange>
                        </w:rPr>
                        <w:delText>C</w:delText>
                      </w:r>
                    </w:del>
                  </w:ins>
                </w:p>
              </w:tc>
              <w:tc>
                <w:tcPr>
                  <w:tcW w:w="431" w:type="dxa"/>
                  <w:vAlign w:val="center"/>
                  <w:hideMark/>
                  <w:tcPrChange w:id="4585" w:author="Compte Microsoft" w:date="2026-06-19T08:25:00Z">
                    <w:tcPr>
                      <w:tcW w:w="0" w:type="auto"/>
                      <w:vAlign w:val="center"/>
                      <w:hideMark/>
                    </w:tcPr>
                  </w:tcPrChange>
                </w:tcPr>
                <w:p w14:paraId="79C32074" w14:textId="5F2B3050" w:rsidR="00042CD7" w:rsidRPr="00042CD7" w:rsidDel="00B64623" w:rsidRDefault="00042CD7">
                  <w:pPr>
                    <w:jc w:val="both"/>
                    <w:rPr>
                      <w:ins w:id="4586" w:author="Ir Nicole" w:date="2026-06-18T18:29:00Z"/>
                      <w:del w:id="4587" w:author="Compte Microsoft" w:date="2026-06-19T08:25:00Z"/>
                      <w:rFonts w:ascii="Times New Roman" w:eastAsia="Times New Roman" w:hAnsi="Times New Roman" w:cs="Times New Roman"/>
                      <w:sz w:val="24"/>
                      <w:szCs w:val="24"/>
                      <w:lang w:eastAsia="en-US"/>
                      <w:rPrChange w:id="4588" w:author="Compte Microsoft" w:date="2026-06-19T09:04:00Z">
                        <w:rPr>
                          <w:ins w:id="4589" w:author="Ir Nicole" w:date="2026-06-18T18:29:00Z"/>
                          <w:del w:id="4590" w:author="Compte Microsoft" w:date="2026-06-19T08:25:00Z"/>
                          <w:rFonts w:ascii="Times New Roman" w:eastAsia="Times New Roman" w:hAnsi="Times New Roman" w:cs="Times New Roman"/>
                          <w:sz w:val="24"/>
                          <w:szCs w:val="24"/>
                          <w:lang w:val="en-US" w:eastAsia="en-US"/>
                        </w:rPr>
                      </w:rPrChange>
                    </w:rPr>
                    <w:pPrChange w:id="4591" w:author="Ir Nicole" w:date="2026-06-19T12:38:00Z">
                      <w:pPr/>
                    </w:pPrChange>
                  </w:pPr>
                  <w:ins w:id="4592" w:author="Ir Nicole" w:date="2026-06-18T18:29:00Z">
                    <w:del w:id="4593" w:author="Compte Microsoft" w:date="2026-06-19T08:25:00Z">
                      <w:r w:rsidRPr="00042CD7" w:rsidDel="00B64623">
                        <w:rPr>
                          <w:rFonts w:ascii="Times New Roman" w:eastAsia="Times New Roman" w:hAnsi="Times New Roman" w:cs="Times New Roman"/>
                          <w:sz w:val="24"/>
                          <w:szCs w:val="24"/>
                          <w:lang w:eastAsia="en-US"/>
                          <w:rPrChange w:id="4594" w:author="Compte Microsoft" w:date="2026-06-19T09:04:00Z">
                            <w:rPr>
                              <w:rFonts w:ascii="Times New Roman" w:eastAsia="Times New Roman" w:hAnsi="Times New Roman" w:cs="Times New Roman"/>
                              <w:sz w:val="24"/>
                              <w:szCs w:val="24"/>
                              <w:lang w:val="en-US" w:eastAsia="en-US"/>
                            </w:rPr>
                          </w:rPrChange>
                        </w:rPr>
                        <w:delText>A/R</w:delText>
                      </w:r>
                    </w:del>
                  </w:ins>
                </w:p>
              </w:tc>
              <w:tc>
                <w:tcPr>
                  <w:tcW w:w="110" w:type="dxa"/>
                  <w:vAlign w:val="center"/>
                  <w:hideMark/>
                  <w:tcPrChange w:id="4595" w:author="Compte Microsoft" w:date="2026-06-19T08:25:00Z">
                    <w:tcPr>
                      <w:tcW w:w="0" w:type="auto"/>
                      <w:vAlign w:val="center"/>
                      <w:hideMark/>
                    </w:tcPr>
                  </w:tcPrChange>
                </w:tcPr>
                <w:p w14:paraId="4DC105F0" w14:textId="16E9597D" w:rsidR="00042CD7" w:rsidRPr="00042CD7" w:rsidDel="00B64623" w:rsidRDefault="00042CD7">
                  <w:pPr>
                    <w:jc w:val="both"/>
                    <w:rPr>
                      <w:ins w:id="4596" w:author="Ir Nicole" w:date="2026-06-18T18:29:00Z"/>
                      <w:del w:id="4597" w:author="Compte Microsoft" w:date="2026-06-19T08:25:00Z"/>
                      <w:rFonts w:ascii="Times New Roman" w:eastAsia="Times New Roman" w:hAnsi="Times New Roman" w:cs="Times New Roman"/>
                      <w:sz w:val="24"/>
                      <w:szCs w:val="24"/>
                      <w:lang w:eastAsia="en-US"/>
                      <w:rPrChange w:id="4598" w:author="Compte Microsoft" w:date="2026-06-19T09:04:00Z">
                        <w:rPr>
                          <w:ins w:id="4599" w:author="Ir Nicole" w:date="2026-06-18T18:29:00Z"/>
                          <w:del w:id="4600" w:author="Compte Microsoft" w:date="2026-06-19T08:25:00Z"/>
                          <w:rFonts w:ascii="Times New Roman" w:eastAsia="Times New Roman" w:hAnsi="Times New Roman" w:cs="Times New Roman"/>
                          <w:sz w:val="24"/>
                          <w:szCs w:val="24"/>
                          <w:lang w:val="en-US" w:eastAsia="en-US"/>
                        </w:rPr>
                      </w:rPrChange>
                    </w:rPr>
                    <w:pPrChange w:id="4601" w:author="Ir Nicole" w:date="2026-06-19T12:38:00Z">
                      <w:pPr/>
                    </w:pPrChange>
                  </w:pPr>
                  <w:ins w:id="4602" w:author="Ir Nicole" w:date="2026-06-18T18:29:00Z">
                    <w:del w:id="4603" w:author="Compte Microsoft" w:date="2026-06-19T08:25:00Z">
                      <w:r w:rsidRPr="00042CD7" w:rsidDel="00B64623">
                        <w:rPr>
                          <w:rFonts w:ascii="Times New Roman" w:eastAsia="Times New Roman" w:hAnsi="Times New Roman" w:cs="Times New Roman"/>
                          <w:sz w:val="24"/>
                          <w:szCs w:val="24"/>
                          <w:lang w:eastAsia="en-US"/>
                          <w:rPrChange w:id="4604"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605" w:author="Compte Microsoft" w:date="2026-06-19T08:25:00Z">
                    <w:tcPr>
                      <w:tcW w:w="0" w:type="auto"/>
                      <w:vAlign w:val="center"/>
                      <w:hideMark/>
                    </w:tcPr>
                  </w:tcPrChange>
                </w:tcPr>
                <w:p w14:paraId="010DB583" w14:textId="111ABD85" w:rsidR="00042CD7" w:rsidRPr="00042CD7" w:rsidDel="00B64623" w:rsidRDefault="00042CD7">
                  <w:pPr>
                    <w:jc w:val="both"/>
                    <w:rPr>
                      <w:ins w:id="4606" w:author="Ir Nicole" w:date="2026-06-18T18:29:00Z"/>
                      <w:del w:id="4607" w:author="Compte Microsoft" w:date="2026-06-19T08:25:00Z"/>
                      <w:rFonts w:ascii="Times New Roman" w:eastAsia="Times New Roman" w:hAnsi="Times New Roman" w:cs="Times New Roman"/>
                      <w:sz w:val="24"/>
                      <w:szCs w:val="24"/>
                      <w:lang w:eastAsia="en-US"/>
                      <w:rPrChange w:id="4608" w:author="Compte Microsoft" w:date="2026-06-19T09:04:00Z">
                        <w:rPr>
                          <w:ins w:id="4609" w:author="Ir Nicole" w:date="2026-06-18T18:29:00Z"/>
                          <w:del w:id="4610" w:author="Compte Microsoft" w:date="2026-06-19T08:25:00Z"/>
                          <w:rFonts w:ascii="Times New Roman" w:eastAsia="Times New Roman" w:hAnsi="Times New Roman" w:cs="Times New Roman"/>
                          <w:sz w:val="24"/>
                          <w:szCs w:val="24"/>
                          <w:lang w:val="en-US" w:eastAsia="en-US"/>
                        </w:rPr>
                      </w:rPrChange>
                    </w:rPr>
                    <w:pPrChange w:id="4611" w:author="Ir Nicole" w:date="2026-06-19T12:38:00Z">
                      <w:pPr/>
                    </w:pPrChange>
                  </w:pPr>
                  <w:ins w:id="4612" w:author="Ir Nicole" w:date="2026-06-18T18:29:00Z">
                    <w:del w:id="4613" w:author="Compte Microsoft" w:date="2026-06-19T08:25:00Z">
                      <w:r w:rsidRPr="00042CD7" w:rsidDel="00B64623">
                        <w:rPr>
                          <w:rFonts w:ascii="Times New Roman" w:eastAsia="Times New Roman" w:hAnsi="Times New Roman" w:cs="Times New Roman"/>
                          <w:sz w:val="24"/>
                          <w:szCs w:val="24"/>
                          <w:lang w:eastAsia="en-US"/>
                          <w:rPrChange w:id="4614"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615" w:author="Compte Microsoft" w:date="2026-06-19T08:25:00Z">
                    <w:tcPr>
                      <w:tcW w:w="0" w:type="auto"/>
                      <w:vAlign w:val="center"/>
                      <w:hideMark/>
                    </w:tcPr>
                  </w:tcPrChange>
                </w:tcPr>
                <w:p w14:paraId="05F91698" w14:textId="49E55821" w:rsidR="00042CD7" w:rsidRPr="00042CD7" w:rsidDel="00B64623" w:rsidRDefault="00042CD7">
                  <w:pPr>
                    <w:jc w:val="both"/>
                    <w:rPr>
                      <w:ins w:id="4616" w:author="Ir Nicole" w:date="2026-06-18T18:29:00Z"/>
                      <w:del w:id="4617" w:author="Compte Microsoft" w:date="2026-06-19T08:25:00Z"/>
                      <w:rFonts w:ascii="Times New Roman" w:eastAsia="Times New Roman" w:hAnsi="Times New Roman" w:cs="Times New Roman"/>
                      <w:sz w:val="24"/>
                      <w:szCs w:val="24"/>
                      <w:lang w:eastAsia="en-US"/>
                      <w:rPrChange w:id="4618" w:author="Compte Microsoft" w:date="2026-06-19T09:04:00Z">
                        <w:rPr>
                          <w:ins w:id="4619" w:author="Ir Nicole" w:date="2026-06-18T18:29:00Z"/>
                          <w:del w:id="4620" w:author="Compte Microsoft" w:date="2026-06-19T08:25:00Z"/>
                          <w:rFonts w:ascii="Times New Roman" w:eastAsia="Times New Roman" w:hAnsi="Times New Roman" w:cs="Times New Roman"/>
                          <w:sz w:val="24"/>
                          <w:szCs w:val="24"/>
                          <w:lang w:val="en-US" w:eastAsia="en-US"/>
                        </w:rPr>
                      </w:rPrChange>
                    </w:rPr>
                    <w:pPrChange w:id="4621" w:author="Ir Nicole" w:date="2026-06-19T12:38:00Z">
                      <w:pPr/>
                    </w:pPrChange>
                  </w:pPr>
                  <w:ins w:id="4622" w:author="Ir Nicole" w:date="2026-06-18T18:29:00Z">
                    <w:del w:id="4623" w:author="Compte Microsoft" w:date="2026-06-19T08:25:00Z">
                      <w:r w:rsidRPr="00042CD7" w:rsidDel="00B64623">
                        <w:rPr>
                          <w:rFonts w:ascii="Times New Roman" w:eastAsia="Times New Roman" w:hAnsi="Times New Roman" w:cs="Times New Roman"/>
                          <w:sz w:val="24"/>
                          <w:szCs w:val="24"/>
                          <w:lang w:eastAsia="en-US"/>
                          <w:rPrChange w:id="4624" w:author="Compte Microsoft" w:date="2026-06-19T09:04:00Z">
                            <w:rPr>
                              <w:rFonts w:ascii="Times New Roman" w:eastAsia="Times New Roman" w:hAnsi="Times New Roman" w:cs="Times New Roman"/>
                              <w:sz w:val="24"/>
                              <w:szCs w:val="24"/>
                              <w:lang w:val="en-US" w:eastAsia="en-US"/>
                            </w:rPr>
                          </w:rPrChange>
                        </w:rPr>
                        <w:delText>R</w:delText>
                      </w:r>
                    </w:del>
                  </w:ins>
                </w:p>
              </w:tc>
            </w:tr>
          </w:tbl>
          <w:p w14:paraId="3B4D5DF4" w14:textId="147EC5CD" w:rsidR="00042CD7" w:rsidRPr="00042CD7" w:rsidDel="00B64623" w:rsidRDefault="00042CD7">
            <w:pPr>
              <w:jc w:val="both"/>
              <w:rPr>
                <w:ins w:id="4625" w:author="Ir Nicole" w:date="2026-06-18T18:29:00Z"/>
                <w:del w:id="4626" w:author="Compte Microsoft" w:date="2026-06-19T08:25:00Z"/>
                <w:rFonts w:ascii="Times New Roman" w:eastAsia="Times New Roman" w:hAnsi="Times New Roman" w:cs="Times New Roman"/>
                <w:vanish/>
                <w:sz w:val="24"/>
                <w:szCs w:val="24"/>
                <w:lang w:eastAsia="en-US"/>
                <w:rPrChange w:id="4627" w:author="Compte Microsoft" w:date="2026-06-19T09:04:00Z">
                  <w:rPr>
                    <w:ins w:id="4628" w:author="Ir Nicole" w:date="2026-06-18T18:29:00Z"/>
                    <w:del w:id="4629" w:author="Compte Microsoft" w:date="2026-06-19T08:25:00Z"/>
                    <w:rFonts w:ascii="Times New Roman" w:eastAsia="Times New Roman" w:hAnsi="Times New Roman" w:cs="Times New Roman"/>
                    <w:vanish/>
                    <w:sz w:val="24"/>
                    <w:szCs w:val="24"/>
                    <w:lang w:val="en-US" w:eastAsia="en-US"/>
                  </w:rPr>
                </w:rPrChange>
              </w:rPr>
              <w:pPrChange w:id="4630"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631"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995"/>
              <w:gridCol w:w="234"/>
              <w:gridCol w:w="221"/>
              <w:gridCol w:w="221"/>
              <w:gridCol w:w="221"/>
              <w:gridCol w:w="140"/>
              <w:gridCol w:w="140"/>
              <w:gridCol w:w="155"/>
              <w:tblGridChange w:id="4632">
                <w:tblGrid>
                  <w:gridCol w:w="2995"/>
                  <w:gridCol w:w="234"/>
                  <w:gridCol w:w="221"/>
                  <w:gridCol w:w="221"/>
                  <w:gridCol w:w="221"/>
                  <w:gridCol w:w="140"/>
                  <w:gridCol w:w="140"/>
                  <w:gridCol w:w="155"/>
                </w:tblGrid>
              </w:tblGridChange>
            </w:tblGrid>
            <w:tr w:rsidR="00042CD7" w:rsidRPr="00042CD7" w:rsidDel="00B64623" w14:paraId="4D489609" w14:textId="6B10F3F6" w:rsidTr="00063CC0">
              <w:trPr>
                <w:tblCellSpacing w:w="15" w:type="dxa"/>
                <w:ins w:id="4633" w:author="Ir Nicole" w:date="2026-06-18T18:29:00Z"/>
                <w:del w:id="4634" w:author="Compte Microsoft" w:date="2026-06-19T08:25:00Z"/>
                <w:trPrChange w:id="4635" w:author="Compte Microsoft" w:date="2026-06-19T08:25:00Z">
                  <w:trPr>
                    <w:tblCellSpacing w:w="15" w:type="dxa"/>
                  </w:trPr>
                </w:trPrChange>
              </w:trPr>
              <w:tc>
                <w:tcPr>
                  <w:tcW w:w="2950" w:type="dxa"/>
                  <w:vAlign w:val="center"/>
                  <w:hideMark/>
                  <w:tcPrChange w:id="4636" w:author="Compte Microsoft" w:date="2026-06-19T08:25:00Z">
                    <w:tcPr>
                      <w:tcW w:w="0" w:type="auto"/>
                      <w:vAlign w:val="center"/>
                      <w:hideMark/>
                    </w:tcPr>
                  </w:tcPrChange>
                </w:tcPr>
                <w:p w14:paraId="221A3189" w14:textId="5E770DBB" w:rsidR="00042CD7" w:rsidRPr="00042CD7" w:rsidDel="00B64623" w:rsidRDefault="00042CD7">
                  <w:pPr>
                    <w:jc w:val="both"/>
                    <w:rPr>
                      <w:ins w:id="4637" w:author="Ir Nicole" w:date="2026-06-18T18:29:00Z"/>
                      <w:del w:id="4638" w:author="Compte Microsoft" w:date="2026-06-19T08:25:00Z"/>
                      <w:rFonts w:ascii="Times New Roman" w:eastAsia="Times New Roman" w:hAnsi="Times New Roman" w:cs="Times New Roman"/>
                      <w:sz w:val="24"/>
                      <w:szCs w:val="24"/>
                      <w:lang w:eastAsia="en-US"/>
                      <w:rPrChange w:id="4639" w:author="Compte Microsoft" w:date="2026-06-19T09:04:00Z">
                        <w:rPr>
                          <w:ins w:id="4640" w:author="Ir Nicole" w:date="2026-06-18T18:29:00Z"/>
                          <w:del w:id="4641" w:author="Compte Microsoft" w:date="2026-06-19T08:25:00Z"/>
                          <w:rFonts w:ascii="Times New Roman" w:eastAsia="Times New Roman" w:hAnsi="Times New Roman" w:cs="Times New Roman"/>
                          <w:sz w:val="24"/>
                          <w:szCs w:val="24"/>
                          <w:lang w:val="en-US" w:eastAsia="en-US"/>
                        </w:rPr>
                      </w:rPrChange>
                    </w:rPr>
                    <w:pPrChange w:id="4642" w:author="Ir Nicole" w:date="2026-06-19T12:38:00Z">
                      <w:pPr/>
                    </w:pPrChange>
                  </w:pPr>
                  <w:ins w:id="4643" w:author="Ir Nicole" w:date="2026-06-18T18:29:00Z">
                    <w:del w:id="4644" w:author="Compte Microsoft" w:date="2026-06-19T08:21:00Z">
                      <w:r w:rsidRPr="00042CD7" w:rsidDel="00B64623">
                        <w:rPr>
                          <w:rFonts w:ascii="Times New Roman" w:eastAsia="Times New Roman" w:hAnsi="Times New Roman" w:cs="Times New Roman"/>
                          <w:sz w:val="24"/>
                          <w:szCs w:val="24"/>
                          <w:lang w:eastAsia="en-US"/>
                          <w:rPrChange w:id="4645" w:author="Compte Microsoft" w:date="2026-06-19T09:04:00Z">
                            <w:rPr>
                              <w:rFonts w:ascii="Times New Roman" w:eastAsia="Times New Roman" w:hAnsi="Times New Roman" w:cs="Times New Roman"/>
                              <w:sz w:val="24"/>
                              <w:szCs w:val="24"/>
                              <w:lang w:val="en-US" w:eastAsia="en-US"/>
                            </w:rPr>
                          </w:rPrChange>
                        </w:rPr>
                        <w:delText>Formation des administrateurs</w:delText>
                      </w:r>
                    </w:del>
                  </w:ins>
                </w:p>
              </w:tc>
              <w:tc>
                <w:tcPr>
                  <w:tcW w:w="204" w:type="dxa"/>
                  <w:vAlign w:val="center"/>
                  <w:hideMark/>
                  <w:tcPrChange w:id="4646" w:author="Compte Microsoft" w:date="2026-06-19T08:25:00Z">
                    <w:tcPr>
                      <w:tcW w:w="0" w:type="auto"/>
                      <w:vAlign w:val="center"/>
                      <w:hideMark/>
                    </w:tcPr>
                  </w:tcPrChange>
                </w:tcPr>
                <w:p w14:paraId="61EB0AB7" w14:textId="1856AAFC" w:rsidR="00042CD7" w:rsidRPr="00042CD7" w:rsidDel="00B64623" w:rsidRDefault="00042CD7">
                  <w:pPr>
                    <w:jc w:val="both"/>
                    <w:rPr>
                      <w:ins w:id="4647" w:author="Ir Nicole" w:date="2026-06-18T18:29:00Z"/>
                      <w:del w:id="4648" w:author="Compte Microsoft" w:date="2026-06-19T08:25:00Z"/>
                      <w:rFonts w:ascii="Times New Roman" w:eastAsia="Times New Roman" w:hAnsi="Times New Roman" w:cs="Times New Roman"/>
                      <w:sz w:val="24"/>
                      <w:szCs w:val="24"/>
                      <w:lang w:eastAsia="en-US"/>
                      <w:rPrChange w:id="4649" w:author="Compte Microsoft" w:date="2026-06-19T09:04:00Z">
                        <w:rPr>
                          <w:ins w:id="4650" w:author="Ir Nicole" w:date="2026-06-18T18:29:00Z"/>
                          <w:del w:id="4651" w:author="Compte Microsoft" w:date="2026-06-19T08:25:00Z"/>
                          <w:rFonts w:ascii="Times New Roman" w:eastAsia="Times New Roman" w:hAnsi="Times New Roman" w:cs="Times New Roman"/>
                          <w:sz w:val="24"/>
                          <w:szCs w:val="24"/>
                          <w:lang w:val="en-US" w:eastAsia="en-US"/>
                        </w:rPr>
                      </w:rPrChange>
                    </w:rPr>
                    <w:pPrChange w:id="4652" w:author="Ir Nicole" w:date="2026-06-19T12:38:00Z">
                      <w:pPr/>
                    </w:pPrChange>
                  </w:pPr>
                  <w:ins w:id="4653" w:author="Ir Nicole" w:date="2026-06-18T18:29:00Z">
                    <w:del w:id="4654" w:author="Compte Microsoft" w:date="2026-06-19T08:25:00Z">
                      <w:r w:rsidRPr="00042CD7" w:rsidDel="00B64623">
                        <w:rPr>
                          <w:rFonts w:ascii="Times New Roman" w:eastAsia="Times New Roman" w:hAnsi="Times New Roman" w:cs="Times New Roman"/>
                          <w:sz w:val="24"/>
                          <w:szCs w:val="24"/>
                          <w:lang w:eastAsia="en-US"/>
                          <w:rPrChange w:id="4655"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656" w:author="Compte Microsoft" w:date="2026-06-19T08:25:00Z">
                    <w:tcPr>
                      <w:tcW w:w="0" w:type="auto"/>
                      <w:vAlign w:val="center"/>
                      <w:hideMark/>
                    </w:tcPr>
                  </w:tcPrChange>
                </w:tcPr>
                <w:p w14:paraId="1107064B" w14:textId="4FEA362D" w:rsidR="00042CD7" w:rsidRPr="00042CD7" w:rsidDel="00B64623" w:rsidRDefault="00042CD7">
                  <w:pPr>
                    <w:jc w:val="both"/>
                    <w:rPr>
                      <w:ins w:id="4657" w:author="Ir Nicole" w:date="2026-06-18T18:29:00Z"/>
                      <w:del w:id="4658" w:author="Compte Microsoft" w:date="2026-06-19T08:25:00Z"/>
                      <w:rFonts w:ascii="Times New Roman" w:eastAsia="Times New Roman" w:hAnsi="Times New Roman" w:cs="Times New Roman"/>
                      <w:sz w:val="24"/>
                      <w:szCs w:val="24"/>
                      <w:lang w:eastAsia="en-US"/>
                      <w:rPrChange w:id="4659" w:author="Compte Microsoft" w:date="2026-06-19T09:04:00Z">
                        <w:rPr>
                          <w:ins w:id="4660" w:author="Ir Nicole" w:date="2026-06-18T18:29:00Z"/>
                          <w:del w:id="4661" w:author="Compte Microsoft" w:date="2026-06-19T08:25:00Z"/>
                          <w:rFonts w:ascii="Times New Roman" w:eastAsia="Times New Roman" w:hAnsi="Times New Roman" w:cs="Times New Roman"/>
                          <w:sz w:val="24"/>
                          <w:szCs w:val="24"/>
                          <w:lang w:val="en-US" w:eastAsia="en-US"/>
                        </w:rPr>
                      </w:rPrChange>
                    </w:rPr>
                    <w:pPrChange w:id="4662" w:author="Ir Nicole" w:date="2026-06-19T12:38:00Z">
                      <w:pPr/>
                    </w:pPrChange>
                  </w:pPr>
                  <w:ins w:id="4663" w:author="Ir Nicole" w:date="2026-06-18T18:29:00Z">
                    <w:del w:id="4664" w:author="Compte Microsoft" w:date="2026-06-19T08:25:00Z">
                      <w:r w:rsidRPr="00042CD7" w:rsidDel="00B64623">
                        <w:rPr>
                          <w:rFonts w:ascii="Times New Roman" w:eastAsia="Times New Roman" w:hAnsi="Times New Roman" w:cs="Times New Roman"/>
                          <w:sz w:val="24"/>
                          <w:szCs w:val="24"/>
                          <w:lang w:eastAsia="en-US"/>
                          <w:rPrChange w:id="4665"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666" w:author="Compte Microsoft" w:date="2026-06-19T08:25:00Z">
                    <w:tcPr>
                      <w:tcW w:w="0" w:type="auto"/>
                      <w:vAlign w:val="center"/>
                      <w:hideMark/>
                    </w:tcPr>
                  </w:tcPrChange>
                </w:tcPr>
                <w:p w14:paraId="55892FBB" w14:textId="672D31C4" w:rsidR="00042CD7" w:rsidRPr="00042CD7" w:rsidDel="00B64623" w:rsidRDefault="00042CD7">
                  <w:pPr>
                    <w:jc w:val="both"/>
                    <w:rPr>
                      <w:ins w:id="4667" w:author="Ir Nicole" w:date="2026-06-18T18:29:00Z"/>
                      <w:del w:id="4668" w:author="Compte Microsoft" w:date="2026-06-19T08:25:00Z"/>
                      <w:rFonts w:ascii="Times New Roman" w:eastAsia="Times New Roman" w:hAnsi="Times New Roman" w:cs="Times New Roman"/>
                      <w:sz w:val="24"/>
                      <w:szCs w:val="24"/>
                      <w:lang w:eastAsia="en-US"/>
                      <w:rPrChange w:id="4669" w:author="Compte Microsoft" w:date="2026-06-19T09:04:00Z">
                        <w:rPr>
                          <w:ins w:id="4670" w:author="Ir Nicole" w:date="2026-06-18T18:29:00Z"/>
                          <w:del w:id="4671" w:author="Compte Microsoft" w:date="2026-06-19T08:25:00Z"/>
                          <w:rFonts w:ascii="Times New Roman" w:eastAsia="Times New Roman" w:hAnsi="Times New Roman" w:cs="Times New Roman"/>
                          <w:sz w:val="24"/>
                          <w:szCs w:val="24"/>
                          <w:lang w:val="en-US" w:eastAsia="en-US"/>
                        </w:rPr>
                      </w:rPrChange>
                    </w:rPr>
                    <w:pPrChange w:id="4672" w:author="Ir Nicole" w:date="2026-06-19T12:38:00Z">
                      <w:pPr/>
                    </w:pPrChange>
                  </w:pPr>
                  <w:ins w:id="4673" w:author="Ir Nicole" w:date="2026-06-18T18:29:00Z">
                    <w:del w:id="4674" w:author="Compte Microsoft" w:date="2026-06-19T08:25:00Z">
                      <w:r w:rsidRPr="00042CD7" w:rsidDel="00B64623">
                        <w:rPr>
                          <w:rFonts w:ascii="Times New Roman" w:eastAsia="Times New Roman" w:hAnsi="Times New Roman" w:cs="Times New Roman"/>
                          <w:sz w:val="24"/>
                          <w:szCs w:val="24"/>
                          <w:lang w:eastAsia="en-US"/>
                          <w:rPrChange w:id="4675"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676" w:author="Compte Microsoft" w:date="2026-06-19T08:25:00Z">
                    <w:tcPr>
                      <w:tcW w:w="0" w:type="auto"/>
                      <w:vAlign w:val="center"/>
                      <w:hideMark/>
                    </w:tcPr>
                  </w:tcPrChange>
                </w:tcPr>
                <w:p w14:paraId="0AF8F387" w14:textId="4BDB08BD" w:rsidR="00042CD7" w:rsidRPr="00042CD7" w:rsidDel="00B64623" w:rsidRDefault="00042CD7">
                  <w:pPr>
                    <w:jc w:val="both"/>
                    <w:rPr>
                      <w:ins w:id="4677" w:author="Ir Nicole" w:date="2026-06-18T18:29:00Z"/>
                      <w:del w:id="4678" w:author="Compte Microsoft" w:date="2026-06-19T08:25:00Z"/>
                      <w:rFonts w:ascii="Times New Roman" w:eastAsia="Times New Roman" w:hAnsi="Times New Roman" w:cs="Times New Roman"/>
                      <w:sz w:val="24"/>
                      <w:szCs w:val="24"/>
                      <w:lang w:eastAsia="en-US"/>
                      <w:rPrChange w:id="4679" w:author="Compte Microsoft" w:date="2026-06-19T09:04:00Z">
                        <w:rPr>
                          <w:ins w:id="4680" w:author="Ir Nicole" w:date="2026-06-18T18:29:00Z"/>
                          <w:del w:id="4681" w:author="Compte Microsoft" w:date="2026-06-19T08:25:00Z"/>
                          <w:rFonts w:ascii="Times New Roman" w:eastAsia="Times New Roman" w:hAnsi="Times New Roman" w:cs="Times New Roman"/>
                          <w:sz w:val="24"/>
                          <w:szCs w:val="24"/>
                          <w:lang w:val="en-US" w:eastAsia="en-US"/>
                        </w:rPr>
                      </w:rPrChange>
                    </w:rPr>
                    <w:pPrChange w:id="4682" w:author="Ir Nicole" w:date="2026-06-19T12:38:00Z">
                      <w:pPr/>
                    </w:pPrChange>
                  </w:pPr>
                  <w:ins w:id="4683" w:author="Ir Nicole" w:date="2026-06-18T18:29:00Z">
                    <w:del w:id="4684" w:author="Compte Microsoft" w:date="2026-06-19T08:25:00Z">
                      <w:r w:rsidRPr="00042CD7" w:rsidDel="00B64623">
                        <w:rPr>
                          <w:rFonts w:ascii="Times New Roman" w:eastAsia="Times New Roman" w:hAnsi="Times New Roman" w:cs="Times New Roman"/>
                          <w:sz w:val="24"/>
                          <w:szCs w:val="24"/>
                          <w:lang w:eastAsia="en-US"/>
                          <w:rPrChange w:id="4685"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686" w:author="Compte Microsoft" w:date="2026-06-19T08:25:00Z">
                    <w:tcPr>
                      <w:tcW w:w="0" w:type="auto"/>
                      <w:vAlign w:val="center"/>
                      <w:hideMark/>
                    </w:tcPr>
                  </w:tcPrChange>
                </w:tcPr>
                <w:p w14:paraId="0BA32650" w14:textId="2CEB2104" w:rsidR="00042CD7" w:rsidRPr="00042CD7" w:rsidDel="00B64623" w:rsidRDefault="00042CD7">
                  <w:pPr>
                    <w:jc w:val="both"/>
                    <w:rPr>
                      <w:ins w:id="4687" w:author="Ir Nicole" w:date="2026-06-18T18:29:00Z"/>
                      <w:del w:id="4688" w:author="Compte Microsoft" w:date="2026-06-19T08:25:00Z"/>
                      <w:rFonts w:ascii="Times New Roman" w:eastAsia="Times New Roman" w:hAnsi="Times New Roman" w:cs="Times New Roman"/>
                      <w:sz w:val="24"/>
                      <w:szCs w:val="24"/>
                      <w:lang w:eastAsia="en-US"/>
                      <w:rPrChange w:id="4689" w:author="Compte Microsoft" w:date="2026-06-19T09:04:00Z">
                        <w:rPr>
                          <w:ins w:id="4690" w:author="Ir Nicole" w:date="2026-06-18T18:29:00Z"/>
                          <w:del w:id="4691" w:author="Compte Microsoft" w:date="2026-06-19T08:25:00Z"/>
                          <w:rFonts w:ascii="Times New Roman" w:eastAsia="Times New Roman" w:hAnsi="Times New Roman" w:cs="Times New Roman"/>
                          <w:sz w:val="24"/>
                          <w:szCs w:val="24"/>
                          <w:lang w:val="en-US" w:eastAsia="en-US"/>
                        </w:rPr>
                      </w:rPrChange>
                    </w:rPr>
                    <w:pPrChange w:id="4692" w:author="Ir Nicole" w:date="2026-06-19T12:38:00Z">
                      <w:pPr/>
                    </w:pPrChange>
                  </w:pPr>
                  <w:ins w:id="4693" w:author="Ir Nicole" w:date="2026-06-18T18:29:00Z">
                    <w:del w:id="4694" w:author="Compte Microsoft" w:date="2026-06-19T08:25:00Z">
                      <w:r w:rsidRPr="00042CD7" w:rsidDel="00B64623">
                        <w:rPr>
                          <w:rFonts w:ascii="Times New Roman" w:eastAsia="Times New Roman" w:hAnsi="Times New Roman" w:cs="Times New Roman"/>
                          <w:sz w:val="24"/>
                          <w:szCs w:val="24"/>
                          <w:lang w:eastAsia="en-US"/>
                          <w:rPrChange w:id="4695"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696" w:author="Compte Microsoft" w:date="2026-06-19T08:25:00Z">
                    <w:tcPr>
                      <w:tcW w:w="0" w:type="auto"/>
                      <w:vAlign w:val="center"/>
                      <w:hideMark/>
                    </w:tcPr>
                  </w:tcPrChange>
                </w:tcPr>
                <w:p w14:paraId="0D017B3F" w14:textId="535E4E93" w:rsidR="00042CD7" w:rsidRPr="00042CD7" w:rsidDel="00B64623" w:rsidRDefault="00042CD7">
                  <w:pPr>
                    <w:jc w:val="both"/>
                    <w:rPr>
                      <w:ins w:id="4697" w:author="Ir Nicole" w:date="2026-06-18T18:29:00Z"/>
                      <w:del w:id="4698" w:author="Compte Microsoft" w:date="2026-06-19T08:25:00Z"/>
                      <w:rFonts w:ascii="Times New Roman" w:eastAsia="Times New Roman" w:hAnsi="Times New Roman" w:cs="Times New Roman"/>
                      <w:sz w:val="24"/>
                      <w:szCs w:val="24"/>
                      <w:lang w:eastAsia="en-US"/>
                      <w:rPrChange w:id="4699" w:author="Compte Microsoft" w:date="2026-06-19T09:04:00Z">
                        <w:rPr>
                          <w:ins w:id="4700" w:author="Ir Nicole" w:date="2026-06-18T18:29:00Z"/>
                          <w:del w:id="4701" w:author="Compte Microsoft" w:date="2026-06-19T08:25:00Z"/>
                          <w:rFonts w:ascii="Times New Roman" w:eastAsia="Times New Roman" w:hAnsi="Times New Roman" w:cs="Times New Roman"/>
                          <w:sz w:val="24"/>
                          <w:szCs w:val="24"/>
                          <w:lang w:val="en-US" w:eastAsia="en-US"/>
                        </w:rPr>
                      </w:rPrChange>
                    </w:rPr>
                    <w:pPrChange w:id="4702" w:author="Ir Nicole" w:date="2026-06-19T12:38:00Z">
                      <w:pPr/>
                    </w:pPrChange>
                  </w:pPr>
                  <w:ins w:id="4703" w:author="Ir Nicole" w:date="2026-06-18T18:29:00Z">
                    <w:del w:id="4704" w:author="Compte Microsoft" w:date="2026-06-19T08:25:00Z">
                      <w:r w:rsidRPr="00042CD7" w:rsidDel="00B64623">
                        <w:rPr>
                          <w:rFonts w:ascii="Times New Roman" w:eastAsia="Times New Roman" w:hAnsi="Times New Roman" w:cs="Times New Roman"/>
                          <w:sz w:val="24"/>
                          <w:szCs w:val="24"/>
                          <w:lang w:eastAsia="en-US"/>
                          <w:rPrChange w:id="4705"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706" w:author="Compte Microsoft" w:date="2026-06-19T08:25:00Z">
                    <w:tcPr>
                      <w:tcW w:w="0" w:type="auto"/>
                      <w:vAlign w:val="center"/>
                      <w:hideMark/>
                    </w:tcPr>
                  </w:tcPrChange>
                </w:tcPr>
                <w:p w14:paraId="0CE1CB80" w14:textId="63F9391D" w:rsidR="00042CD7" w:rsidRPr="00042CD7" w:rsidDel="00B64623" w:rsidRDefault="00042CD7">
                  <w:pPr>
                    <w:jc w:val="both"/>
                    <w:rPr>
                      <w:ins w:id="4707" w:author="Ir Nicole" w:date="2026-06-18T18:29:00Z"/>
                      <w:del w:id="4708" w:author="Compte Microsoft" w:date="2026-06-19T08:25:00Z"/>
                      <w:rFonts w:ascii="Times New Roman" w:eastAsia="Times New Roman" w:hAnsi="Times New Roman" w:cs="Times New Roman"/>
                      <w:sz w:val="24"/>
                      <w:szCs w:val="24"/>
                      <w:lang w:eastAsia="en-US"/>
                      <w:rPrChange w:id="4709" w:author="Compte Microsoft" w:date="2026-06-19T09:04:00Z">
                        <w:rPr>
                          <w:ins w:id="4710" w:author="Ir Nicole" w:date="2026-06-18T18:29:00Z"/>
                          <w:del w:id="4711" w:author="Compte Microsoft" w:date="2026-06-19T08:25:00Z"/>
                          <w:rFonts w:ascii="Times New Roman" w:eastAsia="Times New Roman" w:hAnsi="Times New Roman" w:cs="Times New Roman"/>
                          <w:sz w:val="24"/>
                          <w:szCs w:val="24"/>
                          <w:lang w:val="en-US" w:eastAsia="en-US"/>
                        </w:rPr>
                      </w:rPrChange>
                    </w:rPr>
                    <w:pPrChange w:id="4712" w:author="Ir Nicole" w:date="2026-06-19T12:38:00Z">
                      <w:pPr/>
                    </w:pPrChange>
                  </w:pPr>
                  <w:ins w:id="4713" w:author="Ir Nicole" w:date="2026-06-18T18:29:00Z">
                    <w:del w:id="4714" w:author="Compte Microsoft" w:date="2026-06-19T08:25:00Z">
                      <w:r w:rsidRPr="00042CD7" w:rsidDel="00B64623">
                        <w:rPr>
                          <w:rFonts w:ascii="Times New Roman" w:eastAsia="Times New Roman" w:hAnsi="Times New Roman" w:cs="Times New Roman"/>
                          <w:sz w:val="24"/>
                          <w:szCs w:val="24"/>
                          <w:lang w:eastAsia="en-US"/>
                          <w:rPrChange w:id="4715"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74B0BB5F" w14:textId="046C09D3" w:rsidR="00042CD7" w:rsidRPr="00042CD7" w:rsidDel="00B64623" w:rsidRDefault="00042CD7">
            <w:pPr>
              <w:jc w:val="both"/>
              <w:rPr>
                <w:ins w:id="4716" w:author="Ir Nicole" w:date="2026-06-18T18:29:00Z"/>
                <w:del w:id="4717" w:author="Compte Microsoft" w:date="2026-06-19T08:25:00Z"/>
                <w:rFonts w:ascii="Times New Roman" w:eastAsia="Times New Roman" w:hAnsi="Times New Roman" w:cs="Times New Roman"/>
                <w:vanish/>
                <w:sz w:val="24"/>
                <w:szCs w:val="24"/>
                <w:lang w:eastAsia="en-US"/>
                <w:rPrChange w:id="4718" w:author="Compte Microsoft" w:date="2026-06-19T09:04:00Z">
                  <w:rPr>
                    <w:ins w:id="4719" w:author="Ir Nicole" w:date="2026-06-18T18:29:00Z"/>
                    <w:del w:id="4720" w:author="Compte Microsoft" w:date="2026-06-19T08:25:00Z"/>
                    <w:rFonts w:ascii="Times New Roman" w:eastAsia="Times New Roman" w:hAnsi="Times New Roman" w:cs="Times New Roman"/>
                    <w:vanish/>
                    <w:sz w:val="24"/>
                    <w:szCs w:val="24"/>
                    <w:lang w:val="en-US" w:eastAsia="en-US"/>
                  </w:rPr>
                </w:rPrChange>
              </w:rPr>
              <w:pPrChange w:id="4721"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722"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569"/>
              <w:gridCol w:w="234"/>
              <w:gridCol w:w="221"/>
              <w:gridCol w:w="140"/>
              <w:gridCol w:w="221"/>
              <w:gridCol w:w="140"/>
              <w:gridCol w:w="140"/>
              <w:gridCol w:w="236"/>
              <w:tblGridChange w:id="4723">
                <w:tblGrid>
                  <w:gridCol w:w="2569"/>
                  <w:gridCol w:w="234"/>
                  <w:gridCol w:w="221"/>
                  <w:gridCol w:w="140"/>
                  <w:gridCol w:w="221"/>
                  <w:gridCol w:w="140"/>
                  <w:gridCol w:w="140"/>
                  <w:gridCol w:w="236"/>
                </w:tblGrid>
              </w:tblGridChange>
            </w:tblGrid>
            <w:tr w:rsidR="00042CD7" w:rsidRPr="00042CD7" w:rsidDel="00B64623" w14:paraId="3A71897A" w14:textId="7FEC7408" w:rsidTr="00063CC0">
              <w:trPr>
                <w:tblCellSpacing w:w="15" w:type="dxa"/>
                <w:ins w:id="4724" w:author="Ir Nicole" w:date="2026-06-18T18:29:00Z"/>
                <w:del w:id="4725" w:author="Compte Microsoft" w:date="2026-06-19T08:25:00Z"/>
                <w:trPrChange w:id="4726" w:author="Compte Microsoft" w:date="2026-06-19T08:25:00Z">
                  <w:trPr>
                    <w:tblCellSpacing w:w="15" w:type="dxa"/>
                  </w:trPr>
                </w:trPrChange>
              </w:trPr>
              <w:tc>
                <w:tcPr>
                  <w:tcW w:w="2524" w:type="dxa"/>
                  <w:vAlign w:val="center"/>
                  <w:hideMark/>
                  <w:tcPrChange w:id="4727" w:author="Compte Microsoft" w:date="2026-06-19T08:25:00Z">
                    <w:tcPr>
                      <w:tcW w:w="0" w:type="auto"/>
                      <w:vAlign w:val="center"/>
                      <w:hideMark/>
                    </w:tcPr>
                  </w:tcPrChange>
                </w:tcPr>
                <w:p w14:paraId="3B111F20" w14:textId="3FC19508" w:rsidR="00042CD7" w:rsidRPr="00042CD7" w:rsidDel="00B64623" w:rsidRDefault="00042CD7">
                  <w:pPr>
                    <w:jc w:val="both"/>
                    <w:rPr>
                      <w:ins w:id="4728" w:author="Ir Nicole" w:date="2026-06-18T18:29:00Z"/>
                      <w:del w:id="4729" w:author="Compte Microsoft" w:date="2026-06-19T08:25:00Z"/>
                      <w:rFonts w:ascii="Times New Roman" w:eastAsia="Times New Roman" w:hAnsi="Times New Roman" w:cs="Times New Roman"/>
                      <w:sz w:val="24"/>
                      <w:szCs w:val="24"/>
                      <w:lang w:eastAsia="en-US"/>
                      <w:rPrChange w:id="4730" w:author="Compte Microsoft" w:date="2026-06-19T09:04:00Z">
                        <w:rPr>
                          <w:ins w:id="4731" w:author="Ir Nicole" w:date="2026-06-18T18:29:00Z"/>
                          <w:del w:id="4732" w:author="Compte Microsoft" w:date="2026-06-19T08:25:00Z"/>
                          <w:rFonts w:ascii="Times New Roman" w:eastAsia="Times New Roman" w:hAnsi="Times New Roman" w:cs="Times New Roman"/>
                          <w:sz w:val="24"/>
                          <w:szCs w:val="24"/>
                          <w:lang w:val="en-US" w:eastAsia="en-US"/>
                        </w:rPr>
                      </w:rPrChange>
                    </w:rPr>
                    <w:pPrChange w:id="4733" w:author="Ir Nicole" w:date="2026-06-19T12:38:00Z">
                      <w:pPr/>
                    </w:pPrChange>
                  </w:pPr>
                  <w:ins w:id="4734" w:author="Ir Nicole" w:date="2026-06-18T18:29:00Z">
                    <w:del w:id="4735" w:author="Compte Microsoft" w:date="2026-06-19T08:21:00Z">
                      <w:r w:rsidRPr="00042CD7" w:rsidDel="00B64623">
                        <w:rPr>
                          <w:rFonts w:ascii="Times New Roman" w:eastAsia="Times New Roman" w:hAnsi="Times New Roman" w:cs="Times New Roman"/>
                          <w:sz w:val="24"/>
                          <w:szCs w:val="24"/>
                          <w:lang w:eastAsia="en-US"/>
                          <w:rPrChange w:id="4736" w:author="Compte Microsoft" w:date="2026-06-19T09:04:00Z">
                            <w:rPr>
                              <w:rFonts w:ascii="Times New Roman" w:eastAsia="Times New Roman" w:hAnsi="Times New Roman" w:cs="Times New Roman"/>
                              <w:sz w:val="24"/>
                              <w:szCs w:val="24"/>
                              <w:lang w:val="en-US" w:eastAsia="en-US"/>
                            </w:rPr>
                          </w:rPrChange>
                        </w:rPr>
                        <w:delText>Formation des utilisateurs</w:delText>
                      </w:r>
                    </w:del>
                  </w:ins>
                </w:p>
              </w:tc>
              <w:tc>
                <w:tcPr>
                  <w:tcW w:w="204" w:type="dxa"/>
                  <w:vAlign w:val="center"/>
                  <w:hideMark/>
                  <w:tcPrChange w:id="4737" w:author="Compte Microsoft" w:date="2026-06-19T08:25:00Z">
                    <w:tcPr>
                      <w:tcW w:w="0" w:type="auto"/>
                      <w:vAlign w:val="center"/>
                      <w:hideMark/>
                    </w:tcPr>
                  </w:tcPrChange>
                </w:tcPr>
                <w:p w14:paraId="1AE3F2F5" w14:textId="007F2249" w:rsidR="00042CD7" w:rsidRPr="00042CD7" w:rsidDel="00B64623" w:rsidRDefault="00042CD7">
                  <w:pPr>
                    <w:jc w:val="both"/>
                    <w:rPr>
                      <w:ins w:id="4738" w:author="Ir Nicole" w:date="2026-06-18T18:29:00Z"/>
                      <w:del w:id="4739" w:author="Compte Microsoft" w:date="2026-06-19T08:25:00Z"/>
                      <w:rFonts w:ascii="Times New Roman" w:eastAsia="Times New Roman" w:hAnsi="Times New Roman" w:cs="Times New Roman"/>
                      <w:sz w:val="24"/>
                      <w:szCs w:val="24"/>
                      <w:lang w:eastAsia="en-US"/>
                      <w:rPrChange w:id="4740" w:author="Compte Microsoft" w:date="2026-06-19T09:04:00Z">
                        <w:rPr>
                          <w:ins w:id="4741" w:author="Ir Nicole" w:date="2026-06-18T18:29:00Z"/>
                          <w:del w:id="4742" w:author="Compte Microsoft" w:date="2026-06-19T08:25:00Z"/>
                          <w:rFonts w:ascii="Times New Roman" w:eastAsia="Times New Roman" w:hAnsi="Times New Roman" w:cs="Times New Roman"/>
                          <w:sz w:val="24"/>
                          <w:szCs w:val="24"/>
                          <w:lang w:val="en-US" w:eastAsia="en-US"/>
                        </w:rPr>
                      </w:rPrChange>
                    </w:rPr>
                    <w:pPrChange w:id="4743" w:author="Ir Nicole" w:date="2026-06-19T12:38:00Z">
                      <w:pPr/>
                    </w:pPrChange>
                  </w:pPr>
                  <w:ins w:id="4744" w:author="Ir Nicole" w:date="2026-06-18T18:29:00Z">
                    <w:del w:id="4745" w:author="Compte Microsoft" w:date="2026-06-19T08:25:00Z">
                      <w:r w:rsidRPr="00042CD7" w:rsidDel="00B64623">
                        <w:rPr>
                          <w:rFonts w:ascii="Times New Roman" w:eastAsia="Times New Roman" w:hAnsi="Times New Roman" w:cs="Times New Roman"/>
                          <w:sz w:val="24"/>
                          <w:szCs w:val="24"/>
                          <w:lang w:eastAsia="en-US"/>
                          <w:rPrChange w:id="4746"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747" w:author="Compte Microsoft" w:date="2026-06-19T08:25:00Z">
                    <w:tcPr>
                      <w:tcW w:w="0" w:type="auto"/>
                      <w:vAlign w:val="center"/>
                      <w:hideMark/>
                    </w:tcPr>
                  </w:tcPrChange>
                </w:tcPr>
                <w:p w14:paraId="35EC5CCC" w14:textId="2852FDD9" w:rsidR="00042CD7" w:rsidRPr="00042CD7" w:rsidDel="00B64623" w:rsidRDefault="00042CD7">
                  <w:pPr>
                    <w:jc w:val="both"/>
                    <w:rPr>
                      <w:ins w:id="4748" w:author="Ir Nicole" w:date="2026-06-18T18:29:00Z"/>
                      <w:del w:id="4749" w:author="Compte Microsoft" w:date="2026-06-19T08:25:00Z"/>
                      <w:rFonts w:ascii="Times New Roman" w:eastAsia="Times New Roman" w:hAnsi="Times New Roman" w:cs="Times New Roman"/>
                      <w:sz w:val="24"/>
                      <w:szCs w:val="24"/>
                      <w:lang w:eastAsia="en-US"/>
                      <w:rPrChange w:id="4750" w:author="Compte Microsoft" w:date="2026-06-19T09:04:00Z">
                        <w:rPr>
                          <w:ins w:id="4751" w:author="Ir Nicole" w:date="2026-06-18T18:29:00Z"/>
                          <w:del w:id="4752" w:author="Compte Microsoft" w:date="2026-06-19T08:25:00Z"/>
                          <w:rFonts w:ascii="Times New Roman" w:eastAsia="Times New Roman" w:hAnsi="Times New Roman" w:cs="Times New Roman"/>
                          <w:sz w:val="24"/>
                          <w:szCs w:val="24"/>
                          <w:lang w:val="en-US" w:eastAsia="en-US"/>
                        </w:rPr>
                      </w:rPrChange>
                    </w:rPr>
                    <w:pPrChange w:id="4753" w:author="Ir Nicole" w:date="2026-06-19T12:38:00Z">
                      <w:pPr/>
                    </w:pPrChange>
                  </w:pPr>
                  <w:ins w:id="4754" w:author="Ir Nicole" w:date="2026-06-18T18:29:00Z">
                    <w:del w:id="4755" w:author="Compte Microsoft" w:date="2026-06-19T08:25:00Z">
                      <w:r w:rsidRPr="00042CD7" w:rsidDel="00B64623">
                        <w:rPr>
                          <w:rFonts w:ascii="Times New Roman" w:eastAsia="Times New Roman" w:hAnsi="Times New Roman" w:cs="Times New Roman"/>
                          <w:sz w:val="24"/>
                          <w:szCs w:val="24"/>
                          <w:lang w:eastAsia="en-US"/>
                          <w:rPrChange w:id="4756"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4757" w:author="Compte Microsoft" w:date="2026-06-19T08:25:00Z">
                    <w:tcPr>
                      <w:tcW w:w="0" w:type="auto"/>
                      <w:vAlign w:val="center"/>
                      <w:hideMark/>
                    </w:tcPr>
                  </w:tcPrChange>
                </w:tcPr>
                <w:p w14:paraId="47B0D600" w14:textId="12E13192" w:rsidR="00042CD7" w:rsidRPr="00042CD7" w:rsidDel="00B64623" w:rsidRDefault="00042CD7">
                  <w:pPr>
                    <w:jc w:val="both"/>
                    <w:rPr>
                      <w:ins w:id="4758" w:author="Ir Nicole" w:date="2026-06-18T18:29:00Z"/>
                      <w:del w:id="4759" w:author="Compte Microsoft" w:date="2026-06-19T08:25:00Z"/>
                      <w:rFonts w:ascii="Times New Roman" w:eastAsia="Times New Roman" w:hAnsi="Times New Roman" w:cs="Times New Roman"/>
                      <w:sz w:val="24"/>
                      <w:szCs w:val="24"/>
                      <w:lang w:eastAsia="en-US"/>
                      <w:rPrChange w:id="4760" w:author="Compte Microsoft" w:date="2026-06-19T09:04:00Z">
                        <w:rPr>
                          <w:ins w:id="4761" w:author="Ir Nicole" w:date="2026-06-18T18:29:00Z"/>
                          <w:del w:id="4762" w:author="Compte Microsoft" w:date="2026-06-19T08:25:00Z"/>
                          <w:rFonts w:ascii="Times New Roman" w:eastAsia="Times New Roman" w:hAnsi="Times New Roman" w:cs="Times New Roman"/>
                          <w:sz w:val="24"/>
                          <w:szCs w:val="24"/>
                          <w:lang w:val="en-US" w:eastAsia="en-US"/>
                        </w:rPr>
                      </w:rPrChange>
                    </w:rPr>
                    <w:pPrChange w:id="4763" w:author="Ir Nicole" w:date="2026-06-19T12:38:00Z">
                      <w:pPr/>
                    </w:pPrChange>
                  </w:pPr>
                  <w:ins w:id="4764" w:author="Ir Nicole" w:date="2026-06-18T18:29:00Z">
                    <w:del w:id="4765" w:author="Compte Microsoft" w:date="2026-06-19T08:25:00Z">
                      <w:r w:rsidRPr="00042CD7" w:rsidDel="00B64623">
                        <w:rPr>
                          <w:rFonts w:ascii="Times New Roman" w:eastAsia="Times New Roman" w:hAnsi="Times New Roman" w:cs="Times New Roman"/>
                          <w:sz w:val="24"/>
                          <w:szCs w:val="24"/>
                          <w:lang w:eastAsia="en-US"/>
                          <w:rPrChange w:id="4766"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767" w:author="Compte Microsoft" w:date="2026-06-19T08:25:00Z">
                    <w:tcPr>
                      <w:tcW w:w="0" w:type="auto"/>
                      <w:vAlign w:val="center"/>
                      <w:hideMark/>
                    </w:tcPr>
                  </w:tcPrChange>
                </w:tcPr>
                <w:p w14:paraId="660E9A4F" w14:textId="643774CF" w:rsidR="00042CD7" w:rsidRPr="00042CD7" w:rsidDel="00B64623" w:rsidRDefault="00042CD7">
                  <w:pPr>
                    <w:jc w:val="both"/>
                    <w:rPr>
                      <w:ins w:id="4768" w:author="Ir Nicole" w:date="2026-06-18T18:29:00Z"/>
                      <w:del w:id="4769" w:author="Compte Microsoft" w:date="2026-06-19T08:25:00Z"/>
                      <w:rFonts w:ascii="Times New Roman" w:eastAsia="Times New Roman" w:hAnsi="Times New Roman" w:cs="Times New Roman"/>
                      <w:sz w:val="24"/>
                      <w:szCs w:val="24"/>
                      <w:lang w:eastAsia="en-US"/>
                      <w:rPrChange w:id="4770" w:author="Compte Microsoft" w:date="2026-06-19T09:04:00Z">
                        <w:rPr>
                          <w:ins w:id="4771" w:author="Ir Nicole" w:date="2026-06-18T18:29:00Z"/>
                          <w:del w:id="4772" w:author="Compte Microsoft" w:date="2026-06-19T08:25:00Z"/>
                          <w:rFonts w:ascii="Times New Roman" w:eastAsia="Times New Roman" w:hAnsi="Times New Roman" w:cs="Times New Roman"/>
                          <w:sz w:val="24"/>
                          <w:szCs w:val="24"/>
                          <w:lang w:val="en-US" w:eastAsia="en-US"/>
                        </w:rPr>
                      </w:rPrChange>
                    </w:rPr>
                    <w:pPrChange w:id="4773" w:author="Ir Nicole" w:date="2026-06-19T12:38:00Z">
                      <w:pPr/>
                    </w:pPrChange>
                  </w:pPr>
                  <w:ins w:id="4774" w:author="Ir Nicole" w:date="2026-06-18T18:29:00Z">
                    <w:del w:id="4775" w:author="Compte Microsoft" w:date="2026-06-19T08:25:00Z">
                      <w:r w:rsidRPr="00042CD7" w:rsidDel="00B64623">
                        <w:rPr>
                          <w:rFonts w:ascii="Times New Roman" w:eastAsia="Times New Roman" w:hAnsi="Times New Roman" w:cs="Times New Roman"/>
                          <w:sz w:val="24"/>
                          <w:szCs w:val="24"/>
                          <w:lang w:eastAsia="en-US"/>
                          <w:rPrChange w:id="4776" w:author="Compte Microsoft" w:date="2026-06-19T09:04:00Z">
                            <w:rPr>
                              <w:rFonts w:ascii="Times New Roman" w:eastAsia="Times New Roman" w:hAnsi="Times New Roman" w:cs="Times New Roman"/>
                              <w:sz w:val="24"/>
                              <w:szCs w:val="24"/>
                              <w:lang w:val="en-US" w:eastAsia="en-US"/>
                            </w:rPr>
                          </w:rPrChange>
                        </w:rPr>
                        <w:delText>R</w:delText>
                      </w:r>
                    </w:del>
                  </w:ins>
                </w:p>
              </w:tc>
              <w:tc>
                <w:tcPr>
                  <w:tcW w:w="110" w:type="dxa"/>
                  <w:vAlign w:val="center"/>
                  <w:hideMark/>
                  <w:tcPrChange w:id="4777" w:author="Compte Microsoft" w:date="2026-06-19T08:25:00Z">
                    <w:tcPr>
                      <w:tcW w:w="0" w:type="auto"/>
                      <w:vAlign w:val="center"/>
                      <w:hideMark/>
                    </w:tcPr>
                  </w:tcPrChange>
                </w:tcPr>
                <w:p w14:paraId="5942C082" w14:textId="3E890553" w:rsidR="00042CD7" w:rsidRPr="00042CD7" w:rsidDel="00B64623" w:rsidRDefault="00042CD7">
                  <w:pPr>
                    <w:jc w:val="both"/>
                    <w:rPr>
                      <w:ins w:id="4778" w:author="Ir Nicole" w:date="2026-06-18T18:29:00Z"/>
                      <w:del w:id="4779" w:author="Compte Microsoft" w:date="2026-06-19T08:25:00Z"/>
                      <w:rFonts w:ascii="Times New Roman" w:eastAsia="Times New Roman" w:hAnsi="Times New Roman" w:cs="Times New Roman"/>
                      <w:sz w:val="24"/>
                      <w:szCs w:val="24"/>
                      <w:lang w:eastAsia="en-US"/>
                      <w:rPrChange w:id="4780" w:author="Compte Microsoft" w:date="2026-06-19T09:04:00Z">
                        <w:rPr>
                          <w:ins w:id="4781" w:author="Ir Nicole" w:date="2026-06-18T18:29:00Z"/>
                          <w:del w:id="4782" w:author="Compte Microsoft" w:date="2026-06-19T08:25:00Z"/>
                          <w:rFonts w:ascii="Times New Roman" w:eastAsia="Times New Roman" w:hAnsi="Times New Roman" w:cs="Times New Roman"/>
                          <w:sz w:val="24"/>
                          <w:szCs w:val="24"/>
                          <w:lang w:val="en-US" w:eastAsia="en-US"/>
                        </w:rPr>
                      </w:rPrChange>
                    </w:rPr>
                    <w:pPrChange w:id="4783" w:author="Ir Nicole" w:date="2026-06-19T12:38:00Z">
                      <w:pPr/>
                    </w:pPrChange>
                  </w:pPr>
                  <w:ins w:id="4784" w:author="Ir Nicole" w:date="2026-06-18T18:29:00Z">
                    <w:del w:id="4785" w:author="Compte Microsoft" w:date="2026-06-19T08:25:00Z">
                      <w:r w:rsidRPr="00042CD7" w:rsidDel="00B64623">
                        <w:rPr>
                          <w:rFonts w:ascii="Times New Roman" w:eastAsia="Times New Roman" w:hAnsi="Times New Roman" w:cs="Times New Roman"/>
                          <w:sz w:val="24"/>
                          <w:szCs w:val="24"/>
                          <w:lang w:eastAsia="en-US"/>
                          <w:rPrChange w:id="4786"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4787" w:author="Compte Microsoft" w:date="2026-06-19T08:25:00Z">
                    <w:tcPr>
                      <w:tcW w:w="0" w:type="auto"/>
                      <w:vAlign w:val="center"/>
                      <w:hideMark/>
                    </w:tcPr>
                  </w:tcPrChange>
                </w:tcPr>
                <w:p w14:paraId="70E02612" w14:textId="299E1453" w:rsidR="00042CD7" w:rsidRPr="00042CD7" w:rsidDel="00B64623" w:rsidRDefault="00042CD7">
                  <w:pPr>
                    <w:jc w:val="both"/>
                    <w:rPr>
                      <w:ins w:id="4788" w:author="Ir Nicole" w:date="2026-06-18T18:29:00Z"/>
                      <w:del w:id="4789" w:author="Compte Microsoft" w:date="2026-06-19T08:25:00Z"/>
                      <w:rFonts w:ascii="Times New Roman" w:eastAsia="Times New Roman" w:hAnsi="Times New Roman" w:cs="Times New Roman"/>
                      <w:sz w:val="24"/>
                      <w:szCs w:val="24"/>
                      <w:lang w:eastAsia="en-US"/>
                      <w:rPrChange w:id="4790" w:author="Compte Microsoft" w:date="2026-06-19T09:04:00Z">
                        <w:rPr>
                          <w:ins w:id="4791" w:author="Ir Nicole" w:date="2026-06-18T18:29:00Z"/>
                          <w:del w:id="4792" w:author="Compte Microsoft" w:date="2026-06-19T08:25:00Z"/>
                          <w:rFonts w:ascii="Times New Roman" w:eastAsia="Times New Roman" w:hAnsi="Times New Roman" w:cs="Times New Roman"/>
                          <w:sz w:val="24"/>
                          <w:szCs w:val="24"/>
                          <w:lang w:val="en-US" w:eastAsia="en-US"/>
                        </w:rPr>
                      </w:rPrChange>
                    </w:rPr>
                    <w:pPrChange w:id="4793" w:author="Ir Nicole" w:date="2026-06-19T12:38:00Z">
                      <w:pPr/>
                    </w:pPrChange>
                  </w:pPr>
                  <w:ins w:id="4794" w:author="Ir Nicole" w:date="2026-06-18T18:29:00Z">
                    <w:del w:id="4795" w:author="Compte Microsoft" w:date="2026-06-19T08:25:00Z">
                      <w:r w:rsidRPr="00042CD7" w:rsidDel="00B64623">
                        <w:rPr>
                          <w:rFonts w:ascii="Times New Roman" w:eastAsia="Times New Roman" w:hAnsi="Times New Roman" w:cs="Times New Roman"/>
                          <w:sz w:val="24"/>
                          <w:szCs w:val="24"/>
                          <w:lang w:eastAsia="en-US"/>
                          <w:rPrChange w:id="4796"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4797" w:author="Compte Microsoft" w:date="2026-06-19T08:25:00Z">
                    <w:tcPr>
                      <w:tcW w:w="0" w:type="auto"/>
                      <w:vAlign w:val="center"/>
                      <w:hideMark/>
                    </w:tcPr>
                  </w:tcPrChange>
                </w:tcPr>
                <w:p w14:paraId="6221817D" w14:textId="307E7F75" w:rsidR="00042CD7" w:rsidRPr="00042CD7" w:rsidDel="00B64623" w:rsidRDefault="00042CD7">
                  <w:pPr>
                    <w:jc w:val="both"/>
                    <w:rPr>
                      <w:ins w:id="4798" w:author="Ir Nicole" w:date="2026-06-18T18:29:00Z"/>
                      <w:del w:id="4799" w:author="Compte Microsoft" w:date="2026-06-19T08:25:00Z"/>
                      <w:rFonts w:ascii="Times New Roman" w:eastAsia="Times New Roman" w:hAnsi="Times New Roman" w:cs="Times New Roman"/>
                      <w:sz w:val="24"/>
                      <w:szCs w:val="24"/>
                      <w:lang w:eastAsia="en-US"/>
                      <w:rPrChange w:id="4800" w:author="Compte Microsoft" w:date="2026-06-19T09:04:00Z">
                        <w:rPr>
                          <w:ins w:id="4801" w:author="Ir Nicole" w:date="2026-06-18T18:29:00Z"/>
                          <w:del w:id="4802" w:author="Compte Microsoft" w:date="2026-06-19T08:25:00Z"/>
                          <w:rFonts w:ascii="Times New Roman" w:eastAsia="Times New Roman" w:hAnsi="Times New Roman" w:cs="Times New Roman"/>
                          <w:sz w:val="24"/>
                          <w:szCs w:val="24"/>
                          <w:lang w:val="en-US" w:eastAsia="en-US"/>
                        </w:rPr>
                      </w:rPrChange>
                    </w:rPr>
                    <w:pPrChange w:id="4803" w:author="Ir Nicole" w:date="2026-06-19T12:38:00Z">
                      <w:pPr/>
                    </w:pPrChange>
                  </w:pPr>
                  <w:ins w:id="4804" w:author="Ir Nicole" w:date="2026-06-18T18:29:00Z">
                    <w:del w:id="4805" w:author="Compte Microsoft" w:date="2026-06-19T08:25:00Z">
                      <w:r w:rsidRPr="00042CD7" w:rsidDel="00B64623">
                        <w:rPr>
                          <w:rFonts w:ascii="Times New Roman" w:eastAsia="Times New Roman" w:hAnsi="Times New Roman" w:cs="Times New Roman"/>
                          <w:sz w:val="24"/>
                          <w:szCs w:val="24"/>
                          <w:lang w:eastAsia="en-US"/>
                          <w:rPrChange w:id="4806" w:author="Compte Microsoft" w:date="2026-06-19T09:04:00Z">
                            <w:rPr>
                              <w:rFonts w:ascii="Times New Roman" w:eastAsia="Times New Roman" w:hAnsi="Times New Roman" w:cs="Times New Roman"/>
                              <w:sz w:val="24"/>
                              <w:szCs w:val="24"/>
                              <w:lang w:val="en-US" w:eastAsia="en-US"/>
                            </w:rPr>
                          </w:rPrChange>
                        </w:rPr>
                        <w:delText>R</w:delText>
                      </w:r>
                    </w:del>
                  </w:ins>
                </w:p>
              </w:tc>
            </w:tr>
          </w:tbl>
          <w:p w14:paraId="30B3EAD5" w14:textId="2D2C5084" w:rsidR="00042CD7" w:rsidRPr="00042CD7" w:rsidDel="00B64623" w:rsidRDefault="00042CD7">
            <w:pPr>
              <w:jc w:val="both"/>
              <w:rPr>
                <w:ins w:id="4807" w:author="Ir Nicole" w:date="2026-06-18T18:29:00Z"/>
                <w:del w:id="4808" w:author="Compte Microsoft" w:date="2026-06-19T08:25:00Z"/>
                <w:rFonts w:ascii="Times New Roman" w:eastAsia="Times New Roman" w:hAnsi="Times New Roman" w:cs="Times New Roman"/>
                <w:vanish/>
                <w:sz w:val="24"/>
                <w:szCs w:val="24"/>
                <w:lang w:eastAsia="en-US"/>
                <w:rPrChange w:id="4809" w:author="Compte Microsoft" w:date="2026-06-19T09:04:00Z">
                  <w:rPr>
                    <w:ins w:id="4810" w:author="Ir Nicole" w:date="2026-06-18T18:29:00Z"/>
                    <w:del w:id="4811" w:author="Compte Microsoft" w:date="2026-06-19T08:25:00Z"/>
                    <w:rFonts w:ascii="Times New Roman" w:eastAsia="Times New Roman" w:hAnsi="Times New Roman" w:cs="Times New Roman"/>
                    <w:vanish/>
                    <w:sz w:val="24"/>
                    <w:szCs w:val="24"/>
                    <w:lang w:val="en-US" w:eastAsia="en-US"/>
                  </w:rPr>
                </w:rPrChange>
              </w:rPr>
              <w:pPrChange w:id="4812"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813"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922"/>
              <w:gridCol w:w="234"/>
              <w:gridCol w:w="221"/>
              <w:gridCol w:w="221"/>
              <w:gridCol w:w="221"/>
              <w:gridCol w:w="221"/>
              <w:gridCol w:w="221"/>
              <w:gridCol w:w="155"/>
              <w:tblGridChange w:id="4814">
                <w:tblGrid>
                  <w:gridCol w:w="1922"/>
                  <w:gridCol w:w="234"/>
                  <w:gridCol w:w="221"/>
                  <w:gridCol w:w="221"/>
                  <w:gridCol w:w="221"/>
                  <w:gridCol w:w="221"/>
                  <w:gridCol w:w="221"/>
                  <w:gridCol w:w="155"/>
                </w:tblGrid>
              </w:tblGridChange>
            </w:tblGrid>
            <w:tr w:rsidR="00042CD7" w:rsidRPr="00042CD7" w:rsidDel="00B64623" w14:paraId="46301591" w14:textId="24801950" w:rsidTr="00063CC0">
              <w:trPr>
                <w:tblCellSpacing w:w="15" w:type="dxa"/>
                <w:ins w:id="4815" w:author="Ir Nicole" w:date="2026-06-18T18:29:00Z"/>
                <w:del w:id="4816" w:author="Compte Microsoft" w:date="2026-06-19T08:25:00Z"/>
                <w:trPrChange w:id="4817" w:author="Compte Microsoft" w:date="2026-06-19T08:25:00Z">
                  <w:trPr>
                    <w:tblCellSpacing w:w="15" w:type="dxa"/>
                  </w:trPr>
                </w:trPrChange>
              </w:trPr>
              <w:tc>
                <w:tcPr>
                  <w:tcW w:w="1877" w:type="dxa"/>
                  <w:vAlign w:val="center"/>
                  <w:hideMark/>
                  <w:tcPrChange w:id="4818" w:author="Compte Microsoft" w:date="2026-06-19T08:25:00Z">
                    <w:tcPr>
                      <w:tcW w:w="0" w:type="auto"/>
                      <w:vAlign w:val="center"/>
                      <w:hideMark/>
                    </w:tcPr>
                  </w:tcPrChange>
                </w:tcPr>
                <w:p w14:paraId="0144BB3C" w14:textId="1819AA4D" w:rsidR="00042CD7" w:rsidRPr="00042CD7" w:rsidDel="00B64623" w:rsidRDefault="00042CD7">
                  <w:pPr>
                    <w:jc w:val="both"/>
                    <w:rPr>
                      <w:ins w:id="4819" w:author="Ir Nicole" w:date="2026-06-18T18:29:00Z"/>
                      <w:del w:id="4820" w:author="Compte Microsoft" w:date="2026-06-19T08:25:00Z"/>
                      <w:rFonts w:ascii="Times New Roman" w:eastAsia="Times New Roman" w:hAnsi="Times New Roman" w:cs="Times New Roman"/>
                      <w:sz w:val="24"/>
                      <w:szCs w:val="24"/>
                      <w:lang w:eastAsia="en-US"/>
                      <w:rPrChange w:id="4821" w:author="Compte Microsoft" w:date="2026-06-19T09:04:00Z">
                        <w:rPr>
                          <w:ins w:id="4822" w:author="Ir Nicole" w:date="2026-06-18T18:29:00Z"/>
                          <w:del w:id="4823" w:author="Compte Microsoft" w:date="2026-06-19T08:25:00Z"/>
                          <w:rFonts w:ascii="Times New Roman" w:eastAsia="Times New Roman" w:hAnsi="Times New Roman" w:cs="Times New Roman"/>
                          <w:sz w:val="24"/>
                          <w:szCs w:val="24"/>
                          <w:lang w:val="en-US" w:eastAsia="en-US"/>
                        </w:rPr>
                      </w:rPrChange>
                    </w:rPr>
                    <w:pPrChange w:id="4824" w:author="Ir Nicole" w:date="2026-06-19T12:38:00Z">
                      <w:pPr/>
                    </w:pPrChange>
                  </w:pPr>
                  <w:ins w:id="4825" w:author="Ir Nicole" w:date="2026-06-18T18:29:00Z">
                    <w:del w:id="4826" w:author="Compte Microsoft" w:date="2026-06-19T08:22:00Z">
                      <w:r w:rsidRPr="00042CD7" w:rsidDel="00B64623">
                        <w:rPr>
                          <w:rFonts w:ascii="Times New Roman" w:eastAsia="Times New Roman" w:hAnsi="Times New Roman" w:cs="Times New Roman"/>
                          <w:sz w:val="24"/>
                          <w:szCs w:val="24"/>
                          <w:lang w:eastAsia="en-US"/>
                          <w:rPrChange w:id="4827" w:author="Compte Microsoft" w:date="2026-06-19T09:04:00Z">
                            <w:rPr>
                              <w:rFonts w:ascii="Times New Roman" w:eastAsia="Times New Roman" w:hAnsi="Times New Roman" w:cs="Times New Roman"/>
                              <w:sz w:val="24"/>
                              <w:szCs w:val="24"/>
                              <w:lang w:val="en-US" w:eastAsia="en-US"/>
                            </w:rPr>
                          </w:rPrChange>
                        </w:rPr>
                        <w:delText>Déploiement pilote</w:delText>
                      </w:r>
                    </w:del>
                  </w:ins>
                </w:p>
              </w:tc>
              <w:tc>
                <w:tcPr>
                  <w:tcW w:w="204" w:type="dxa"/>
                  <w:vAlign w:val="center"/>
                  <w:hideMark/>
                  <w:tcPrChange w:id="4828" w:author="Compte Microsoft" w:date="2026-06-19T08:25:00Z">
                    <w:tcPr>
                      <w:tcW w:w="0" w:type="auto"/>
                      <w:vAlign w:val="center"/>
                      <w:hideMark/>
                    </w:tcPr>
                  </w:tcPrChange>
                </w:tcPr>
                <w:p w14:paraId="44CF95B5" w14:textId="2BA7175A" w:rsidR="00042CD7" w:rsidRPr="00042CD7" w:rsidDel="00B64623" w:rsidRDefault="00042CD7">
                  <w:pPr>
                    <w:jc w:val="both"/>
                    <w:rPr>
                      <w:ins w:id="4829" w:author="Ir Nicole" w:date="2026-06-18T18:29:00Z"/>
                      <w:del w:id="4830" w:author="Compte Microsoft" w:date="2026-06-19T08:25:00Z"/>
                      <w:rFonts w:ascii="Times New Roman" w:eastAsia="Times New Roman" w:hAnsi="Times New Roman" w:cs="Times New Roman"/>
                      <w:sz w:val="24"/>
                      <w:szCs w:val="24"/>
                      <w:lang w:eastAsia="en-US"/>
                      <w:rPrChange w:id="4831" w:author="Compte Microsoft" w:date="2026-06-19T09:04:00Z">
                        <w:rPr>
                          <w:ins w:id="4832" w:author="Ir Nicole" w:date="2026-06-18T18:29:00Z"/>
                          <w:del w:id="4833" w:author="Compte Microsoft" w:date="2026-06-19T08:25:00Z"/>
                          <w:rFonts w:ascii="Times New Roman" w:eastAsia="Times New Roman" w:hAnsi="Times New Roman" w:cs="Times New Roman"/>
                          <w:sz w:val="24"/>
                          <w:szCs w:val="24"/>
                          <w:lang w:val="en-US" w:eastAsia="en-US"/>
                        </w:rPr>
                      </w:rPrChange>
                    </w:rPr>
                    <w:pPrChange w:id="4834" w:author="Ir Nicole" w:date="2026-06-19T12:38:00Z">
                      <w:pPr/>
                    </w:pPrChange>
                  </w:pPr>
                  <w:ins w:id="4835" w:author="Ir Nicole" w:date="2026-06-18T18:29:00Z">
                    <w:del w:id="4836" w:author="Compte Microsoft" w:date="2026-06-19T08:25:00Z">
                      <w:r w:rsidRPr="00042CD7" w:rsidDel="00B64623">
                        <w:rPr>
                          <w:rFonts w:ascii="Times New Roman" w:eastAsia="Times New Roman" w:hAnsi="Times New Roman" w:cs="Times New Roman"/>
                          <w:sz w:val="24"/>
                          <w:szCs w:val="24"/>
                          <w:lang w:eastAsia="en-US"/>
                          <w:rPrChange w:id="4837"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838" w:author="Compte Microsoft" w:date="2026-06-19T08:25:00Z">
                    <w:tcPr>
                      <w:tcW w:w="0" w:type="auto"/>
                      <w:vAlign w:val="center"/>
                      <w:hideMark/>
                    </w:tcPr>
                  </w:tcPrChange>
                </w:tcPr>
                <w:p w14:paraId="6AAF2156" w14:textId="4437A732" w:rsidR="00042CD7" w:rsidRPr="00042CD7" w:rsidDel="00B64623" w:rsidRDefault="00042CD7">
                  <w:pPr>
                    <w:jc w:val="both"/>
                    <w:rPr>
                      <w:ins w:id="4839" w:author="Ir Nicole" w:date="2026-06-18T18:29:00Z"/>
                      <w:del w:id="4840" w:author="Compte Microsoft" w:date="2026-06-19T08:25:00Z"/>
                      <w:rFonts w:ascii="Times New Roman" w:eastAsia="Times New Roman" w:hAnsi="Times New Roman" w:cs="Times New Roman"/>
                      <w:sz w:val="24"/>
                      <w:szCs w:val="24"/>
                      <w:lang w:eastAsia="en-US"/>
                      <w:rPrChange w:id="4841" w:author="Compte Microsoft" w:date="2026-06-19T09:04:00Z">
                        <w:rPr>
                          <w:ins w:id="4842" w:author="Ir Nicole" w:date="2026-06-18T18:29:00Z"/>
                          <w:del w:id="4843" w:author="Compte Microsoft" w:date="2026-06-19T08:25:00Z"/>
                          <w:rFonts w:ascii="Times New Roman" w:eastAsia="Times New Roman" w:hAnsi="Times New Roman" w:cs="Times New Roman"/>
                          <w:sz w:val="24"/>
                          <w:szCs w:val="24"/>
                          <w:lang w:val="en-US" w:eastAsia="en-US"/>
                        </w:rPr>
                      </w:rPrChange>
                    </w:rPr>
                    <w:pPrChange w:id="4844" w:author="Ir Nicole" w:date="2026-06-19T12:38:00Z">
                      <w:pPr/>
                    </w:pPrChange>
                  </w:pPr>
                  <w:ins w:id="4845" w:author="Ir Nicole" w:date="2026-06-18T18:29:00Z">
                    <w:del w:id="4846" w:author="Compte Microsoft" w:date="2026-06-19T08:25:00Z">
                      <w:r w:rsidRPr="00042CD7" w:rsidDel="00B64623">
                        <w:rPr>
                          <w:rFonts w:ascii="Times New Roman" w:eastAsia="Times New Roman" w:hAnsi="Times New Roman" w:cs="Times New Roman"/>
                          <w:sz w:val="24"/>
                          <w:szCs w:val="24"/>
                          <w:lang w:eastAsia="en-US"/>
                          <w:rPrChange w:id="4847"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848" w:author="Compte Microsoft" w:date="2026-06-19T08:25:00Z">
                    <w:tcPr>
                      <w:tcW w:w="0" w:type="auto"/>
                      <w:vAlign w:val="center"/>
                      <w:hideMark/>
                    </w:tcPr>
                  </w:tcPrChange>
                </w:tcPr>
                <w:p w14:paraId="5B9ECAB7" w14:textId="2615F84A" w:rsidR="00042CD7" w:rsidRPr="00042CD7" w:rsidDel="00B64623" w:rsidRDefault="00042CD7">
                  <w:pPr>
                    <w:jc w:val="both"/>
                    <w:rPr>
                      <w:ins w:id="4849" w:author="Ir Nicole" w:date="2026-06-18T18:29:00Z"/>
                      <w:del w:id="4850" w:author="Compte Microsoft" w:date="2026-06-19T08:25:00Z"/>
                      <w:rFonts w:ascii="Times New Roman" w:eastAsia="Times New Roman" w:hAnsi="Times New Roman" w:cs="Times New Roman"/>
                      <w:sz w:val="24"/>
                      <w:szCs w:val="24"/>
                      <w:lang w:eastAsia="en-US"/>
                      <w:rPrChange w:id="4851" w:author="Compte Microsoft" w:date="2026-06-19T09:04:00Z">
                        <w:rPr>
                          <w:ins w:id="4852" w:author="Ir Nicole" w:date="2026-06-18T18:29:00Z"/>
                          <w:del w:id="4853" w:author="Compte Microsoft" w:date="2026-06-19T08:25:00Z"/>
                          <w:rFonts w:ascii="Times New Roman" w:eastAsia="Times New Roman" w:hAnsi="Times New Roman" w:cs="Times New Roman"/>
                          <w:sz w:val="24"/>
                          <w:szCs w:val="24"/>
                          <w:lang w:val="en-US" w:eastAsia="en-US"/>
                        </w:rPr>
                      </w:rPrChange>
                    </w:rPr>
                    <w:pPrChange w:id="4854" w:author="Ir Nicole" w:date="2026-06-19T12:38:00Z">
                      <w:pPr/>
                    </w:pPrChange>
                  </w:pPr>
                  <w:ins w:id="4855" w:author="Ir Nicole" w:date="2026-06-18T18:29:00Z">
                    <w:del w:id="4856" w:author="Compte Microsoft" w:date="2026-06-19T08:25:00Z">
                      <w:r w:rsidRPr="00042CD7" w:rsidDel="00B64623">
                        <w:rPr>
                          <w:rFonts w:ascii="Times New Roman" w:eastAsia="Times New Roman" w:hAnsi="Times New Roman" w:cs="Times New Roman"/>
                          <w:sz w:val="24"/>
                          <w:szCs w:val="24"/>
                          <w:lang w:eastAsia="en-US"/>
                          <w:rPrChange w:id="4857"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858" w:author="Compte Microsoft" w:date="2026-06-19T08:25:00Z">
                    <w:tcPr>
                      <w:tcW w:w="0" w:type="auto"/>
                      <w:vAlign w:val="center"/>
                      <w:hideMark/>
                    </w:tcPr>
                  </w:tcPrChange>
                </w:tcPr>
                <w:p w14:paraId="75D3AC96" w14:textId="33E30188" w:rsidR="00042CD7" w:rsidRPr="00042CD7" w:rsidDel="00B64623" w:rsidRDefault="00042CD7">
                  <w:pPr>
                    <w:jc w:val="both"/>
                    <w:rPr>
                      <w:ins w:id="4859" w:author="Ir Nicole" w:date="2026-06-18T18:29:00Z"/>
                      <w:del w:id="4860" w:author="Compte Microsoft" w:date="2026-06-19T08:25:00Z"/>
                      <w:rFonts w:ascii="Times New Roman" w:eastAsia="Times New Roman" w:hAnsi="Times New Roman" w:cs="Times New Roman"/>
                      <w:sz w:val="24"/>
                      <w:szCs w:val="24"/>
                      <w:lang w:eastAsia="en-US"/>
                      <w:rPrChange w:id="4861" w:author="Compte Microsoft" w:date="2026-06-19T09:04:00Z">
                        <w:rPr>
                          <w:ins w:id="4862" w:author="Ir Nicole" w:date="2026-06-18T18:29:00Z"/>
                          <w:del w:id="4863" w:author="Compte Microsoft" w:date="2026-06-19T08:25:00Z"/>
                          <w:rFonts w:ascii="Times New Roman" w:eastAsia="Times New Roman" w:hAnsi="Times New Roman" w:cs="Times New Roman"/>
                          <w:sz w:val="24"/>
                          <w:szCs w:val="24"/>
                          <w:lang w:val="en-US" w:eastAsia="en-US"/>
                        </w:rPr>
                      </w:rPrChange>
                    </w:rPr>
                    <w:pPrChange w:id="4864" w:author="Ir Nicole" w:date="2026-06-19T12:38:00Z">
                      <w:pPr/>
                    </w:pPrChange>
                  </w:pPr>
                  <w:ins w:id="4865" w:author="Ir Nicole" w:date="2026-06-18T18:29:00Z">
                    <w:del w:id="4866" w:author="Compte Microsoft" w:date="2026-06-19T08:25:00Z">
                      <w:r w:rsidRPr="00042CD7" w:rsidDel="00B64623">
                        <w:rPr>
                          <w:rFonts w:ascii="Times New Roman" w:eastAsia="Times New Roman" w:hAnsi="Times New Roman" w:cs="Times New Roman"/>
                          <w:sz w:val="24"/>
                          <w:szCs w:val="24"/>
                          <w:lang w:eastAsia="en-US"/>
                          <w:rPrChange w:id="4867"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868" w:author="Compte Microsoft" w:date="2026-06-19T08:25:00Z">
                    <w:tcPr>
                      <w:tcW w:w="0" w:type="auto"/>
                      <w:vAlign w:val="center"/>
                      <w:hideMark/>
                    </w:tcPr>
                  </w:tcPrChange>
                </w:tcPr>
                <w:p w14:paraId="5490FC17" w14:textId="26BE7F4C" w:rsidR="00042CD7" w:rsidRPr="00042CD7" w:rsidDel="00B64623" w:rsidRDefault="00042CD7">
                  <w:pPr>
                    <w:jc w:val="both"/>
                    <w:rPr>
                      <w:ins w:id="4869" w:author="Ir Nicole" w:date="2026-06-18T18:29:00Z"/>
                      <w:del w:id="4870" w:author="Compte Microsoft" w:date="2026-06-19T08:25:00Z"/>
                      <w:rFonts w:ascii="Times New Roman" w:eastAsia="Times New Roman" w:hAnsi="Times New Roman" w:cs="Times New Roman"/>
                      <w:sz w:val="24"/>
                      <w:szCs w:val="24"/>
                      <w:lang w:eastAsia="en-US"/>
                      <w:rPrChange w:id="4871" w:author="Compte Microsoft" w:date="2026-06-19T09:04:00Z">
                        <w:rPr>
                          <w:ins w:id="4872" w:author="Ir Nicole" w:date="2026-06-18T18:29:00Z"/>
                          <w:del w:id="4873" w:author="Compte Microsoft" w:date="2026-06-19T08:25:00Z"/>
                          <w:rFonts w:ascii="Times New Roman" w:eastAsia="Times New Roman" w:hAnsi="Times New Roman" w:cs="Times New Roman"/>
                          <w:sz w:val="24"/>
                          <w:szCs w:val="24"/>
                          <w:lang w:val="en-US" w:eastAsia="en-US"/>
                        </w:rPr>
                      </w:rPrChange>
                    </w:rPr>
                    <w:pPrChange w:id="4874" w:author="Ir Nicole" w:date="2026-06-19T12:38:00Z">
                      <w:pPr/>
                    </w:pPrChange>
                  </w:pPr>
                  <w:ins w:id="4875" w:author="Ir Nicole" w:date="2026-06-18T18:29:00Z">
                    <w:del w:id="4876" w:author="Compte Microsoft" w:date="2026-06-19T08:25:00Z">
                      <w:r w:rsidRPr="00042CD7" w:rsidDel="00B64623">
                        <w:rPr>
                          <w:rFonts w:ascii="Times New Roman" w:eastAsia="Times New Roman" w:hAnsi="Times New Roman" w:cs="Times New Roman"/>
                          <w:sz w:val="24"/>
                          <w:szCs w:val="24"/>
                          <w:lang w:eastAsia="en-US"/>
                          <w:rPrChange w:id="4877"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4878" w:author="Compte Microsoft" w:date="2026-06-19T08:25:00Z">
                    <w:tcPr>
                      <w:tcW w:w="0" w:type="auto"/>
                      <w:vAlign w:val="center"/>
                      <w:hideMark/>
                    </w:tcPr>
                  </w:tcPrChange>
                </w:tcPr>
                <w:p w14:paraId="5923D319" w14:textId="7526459F" w:rsidR="00042CD7" w:rsidRPr="00042CD7" w:rsidDel="00B64623" w:rsidRDefault="00042CD7">
                  <w:pPr>
                    <w:jc w:val="both"/>
                    <w:rPr>
                      <w:ins w:id="4879" w:author="Ir Nicole" w:date="2026-06-18T18:29:00Z"/>
                      <w:del w:id="4880" w:author="Compte Microsoft" w:date="2026-06-19T08:25:00Z"/>
                      <w:rFonts w:ascii="Times New Roman" w:eastAsia="Times New Roman" w:hAnsi="Times New Roman" w:cs="Times New Roman"/>
                      <w:sz w:val="24"/>
                      <w:szCs w:val="24"/>
                      <w:lang w:eastAsia="en-US"/>
                      <w:rPrChange w:id="4881" w:author="Compte Microsoft" w:date="2026-06-19T09:04:00Z">
                        <w:rPr>
                          <w:ins w:id="4882" w:author="Ir Nicole" w:date="2026-06-18T18:29:00Z"/>
                          <w:del w:id="4883" w:author="Compte Microsoft" w:date="2026-06-19T08:25:00Z"/>
                          <w:rFonts w:ascii="Times New Roman" w:eastAsia="Times New Roman" w:hAnsi="Times New Roman" w:cs="Times New Roman"/>
                          <w:sz w:val="24"/>
                          <w:szCs w:val="24"/>
                          <w:lang w:val="en-US" w:eastAsia="en-US"/>
                        </w:rPr>
                      </w:rPrChange>
                    </w:rPr>
                    <w:pPrChange w:id="4884" w:author="Ir Nicole" w:date="2026-06-19T12:38:00Z">
                      <w:pPr/>
                    </w:pPrChange>
                  </w:pPr>
                  <w:ins w:id="4885" w:author="Ir Nicole" w:date="2026-06-18T18:29:00Z">
                    <w:del w:id="4886" w:author="Compte Microsoft" w:date="2026-06-19T08:25:00Z">
                      <w:r w:rsidRPr="00042CD7" w:rsidDel="00B64623">
                        <w:rPr>
                          <w:rFonts w:ascii="Times New Roman" w:eastAsia="Times New Roman" w:hAnsi="Times New Roman" w:cs="Times New Roman"/>
                          <w:sz w:val="24"/>
                          <w:szCs w:val="24"/>
                          <w:lang w:eastAsia="en-US"/>
                          <w:rPrChange w:id="4887"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888" w:author="Compte Microsoft" w:date="2026-06-19T08:25:00Z">
                    <w:tcPr>
                      <w:tcW w:w="0" w:type="auto"/>
                      <w:vAlign w:val="center"/>
                      <w:hideMark/>
                    </w:tcPr>
                  </w:tcPrChange>
                </w:tcPr>
                <w:p w14:paraId="4E6650A1" w14:textId="5849DBBF" w:rsidR="00042CD7" w:rsidRPr="00042CD7" w:rsidDel="00B64623" w:rsidRDefault="00042CD7">
                  <w:pPr>
                    <w:jc w:val="both"/>
                    <w:rPr>
                      <w:ins w:id="4889" w:author="Ir Nicole" w:date="2026-06-18T18:29:00Z"/>
                      <w:del w:id="4890" w:author="Compte Microsoft" w:date="2026-06-19T08:25:00Z"/>
                      <w:rFonts w:ascii="Times New Roman" w:eastAsia="Times New Roman" w:hAnsi="Times New Roman" w:cs="Times New Roman"/>
                      <w:sz w:val="24"/>
                      <w:szCs w:val="24"/>
                      <w:lang w:eastAsia="en-US"/>
                      <w:rPrChange w:id="4891" w:author="Compte Microsoft" w:date="2026-06-19T09:04:00Z">
                        <w:rPr>
                          <w:ins w:id="4892" w:author="Ir Nicole" w:date="2026-06-18T18:29:00Z"/>
                          <w:del w:id="4893" w:author="Compte Microsoft" w:date="2026-06-19T08:25:00Z"/>
                          <w:rFonts w:ascii="Times New Roman" w:eastAsia="Times New Roman" w:hAnsi="Times New Roman" w:cs="Times New Roman"/>
                          <w:sz w:val="24"/>
                          <w:szCs w:val="24"/>
                          <w:lang w:val="en-US" w:eastAsia="en-US"/>
                        </w:rPr>
                      </w:rPrChange>
                    </w:rPr>
                    <w:pPrChange w:id="4894" w:author="Ir Nicole" w:date="2026-06-19T12:38:00Z">
                      <w:pPr/>
                    </w:pPrChange>
                  </w:pPr>
                  <w:ins w:id="4895" w:author="Ir Nicole" w:date="2026-06-18T18:29:00Z">
                    <w:del w:id="4896" w:author="Compte Microsoft" w:date="2026-06-19T08:25:00Z">
                      <w:r w:rsidRPr="00042CD7" w:rsidDel="00B64623">
                        <w:rPr>
                          <w:rFonts w:ascii="Times New Roman" w:eastAsia="Times New Roman" w:hAnsi="Times New Roman" w:cs="Times New Roman"/>
                          <w:sz w:val="24"/>
                          <w:szCs w:val="24"/>
                          <w:lang w:eastAsia="en-US"/>
                          <w:rPrChange w:id="4897"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3DB836CA" w14:textId="6157CD41" w:rsidR="00042CD7" w:rsidRPr="00042CD7" w:rsidDel="00B64623" w:rsidRDefault="00042CD7">
            <w:pPr>
              <w:jc w:val="both"/>
              <w:rPr>
                <w:ins w:id="4898" w:author="Ir Nicole" w:date="2026-06-18T18:29:00Z"/>
                <w:del w:id="4899" w:author="Compte Microsoft" w:date="2026-06-19T08:25:00Z"/>
                <w:rFonts w:ascii="Times New Roman" w:eastAsia="Times New Roman" w:hAnsi="Times New Roman" w:cs="Times New Roman"/>
                <w:vanish/>
                <w:sz w:val="24"/>
                <w:szCs w:val="24"/>
                <w:lang w:eastAsia="en-US"/>
                <w:rPrChange w:id="4900" w:author="Compte Microsoft" w:date="2026-06-19T09:04:00Z">
                  <w:rPr>
                    <w:ins w:id="4901" w:author="Ir Nicole" w:date="2026-06-18T18:29:00Z"/>
                    <w:del w:id="4902" w:author="Compte Microsoft" w:date="2026-06-19T08:25:00Z"/>
                    <w:rFonts w:ascii="Times New Roman" w:eastAsia="Times New Roman" w:hAnsi="Times New Roman" w:cs="Times New Roman"/>
                    <w:vanish/>
                    <w:sz w:val="24"/>
                    <w:szCs w:val="24"/>
                    <w:lang w:val="en-US" w:eastAsia="en-US"/>
                  </w:rPr>
                </w:rPrChange>
              </w:rPr>
              <w:pPrChange w:id="4903"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904"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081"/>
              <w:gridCol w:w="234"/>
              <w:gridCol w:w="221"/>
              <w:gridCol w:w="221"/>
              <w:gridCol w:w="221"/>
              <w:gridCol w:w="234"/>
              <w:gridCol w:w="221"/>
              <w:gridCol w:w="155"/>
              <w:tblGridChange w:id="4905">
                <w:tblGrid>
                  <w:gridCol w:w="2081"/>
                  <w:gridCol w:w="234"/>
                  <w:gridCol w:w="221"/>
                  <w:gridCol w:w="221"/>
                  <w:gridCol w:w="221"/>
                  <w:gridCol w:w="234"/>
                  <w:gridCol w:w="221"/>
                  <w:gridCol w:w="155"/>
                </w:tblGrid>
              </w:tblGridChange>
            </w:tblGrid>
            <w:tr w:rsidR="00042CD7" w:rsidRPr="00042CD7" w:rsidDel="00B64623" w14:paraId="42A83DFE" w14:textId="22CD6924" w:rsidTr="00063CC0">
              <w:trPr>
                <w:tblCellSpacing w:w="15" w:type="dxa"/>
                <w:ins w:id="4906" w:author="Ir Nicole" w:date="2026-06-18T18:29:00Z"/>
                <w:del w:id="4907" w:author="Compte Microsoft" w:date="2026-06-19T08:25:00Z"/>
                <w:trPrChange w:id="4908" w:author="Compte Microsoft" w:date="2026-06-19T08:25:00Z">
                  <w:trPr>
                    <w:tblCellSpacing w:w="15" w:type="dxa"/>
                  </w:trPr>
                </w:trPrChange>
              </w:trPr>
              <w:tc>
                <w:tcPr>
                  <w:tcW w:w="2036" w:type="dxa"/>
                  <w:vAlign w:val="center"/>
                  <w:hideMark/>
                  <w:tcPrChange w:id="4909" w:author="Compte Microsoft" w:date="2026-06-19T08:25:00Z">
                    <w:tcPr>
                      <w:tcW w:w="0" w:type="auto"/>
                      <w:vAlign w:val="center"/>
                      <w:hideMark/>
                    </w:tcPr>
                  </w:tcPrChange>
                </w:tcPr>
                <w:p w14:paraId="5F1AB86D" w14:textId="006A237D" w:rsidR="00042CD7" w:rsidRPr="00042CD7" w:rsidDel="00B64623" w:rsidRDefault="00042CD7">
                  <w:pPr>
                    <w:jc w:val="both"/>
                    <w:rPr>
                      <w:ins w:id="4910" w:author="Ir Nicole" w:date="2026-06-18T18:29:00Z"/>
                      <w:del w:id="4911" w:author="Compte Microsoft" w:date="2026-06-19T08:25:00Z"/>
                      <w:rFonts w:ascii="Times New Roman" w:eastAsia="Times New Roman" w:hAnsi="Times New Roman" w:cs="Times New Roman"/>
                      <w:sz w:val="24"/>
                      <w:szCs w:val="24"/>
                      <w:lang w:eastAsia="en-US"/>
                      <w:rPrChange w:id="4912" w:author="Compte Microsoft" w:date="2026-06-19T09:04:00Z">
                        <w:rPr>
                          <w:ins w:id="4913" w:author="Ir Nicole" w:date="2026-06-18T18:29:00Z"/>
                          <w:del w:id="4914" w:author="Compte Microsoft" w:date="2026-06-19T08:25:00Z"/>
                          <w:rFonts w:ascii="Times New Roman" w:eastAsia="Times New Roman" w:hAnsi="Times New Roman" w:cs="Times New Roman"/>
                          <w:sz w:val="24"/>
                          <w:szCs w:val="24"/>
                          <w:lang w:val="en-US" w:eastAsia="en-US"/>
                        </w:rPr>
                      </w:rPrChange>
                    </w:rPr>
                    <w:pPrChange w:id="4915" w:author="Ir Nicole" w:date="2026-06-19T12:38:00Z">
                      <w:pPr/>
                    </w:pPrChange>
                  </w:pPr>
                  <w:ins w:id="4916" w:author="Ir Nicole" w:date="2026-06-18T18:29:00Z">
                    <w:del w:id="4917" w:author="Compte Microsoft" w:date="2026-06-19T08:22:00Z">
                      <w:r w:rsidRPr="00042CD7" w:rsidDel="00B64623">
                        <w:rPr>
                          <w:rFonts w:ascii="Times New Roman" w:eastAsia="Times New Roman" w:hAnsi="Times New Roman" w:cs="Times New Roman"/>
                          <w:sz w:val="24"/>
                          <w:szCs w:val="24"/>
                          <w:lang w:eastAsia="en-US"/>
                          <w:rPrChange w:id="4918" w:author="Compte Microsoft" w:date="2026-06-19T09:04:00Z">
                            <w:rPr>
                              <w:rFonts w:ascii="Times New Roman" w:eastAsia="Times New Roman" w:hAnsi="Times New Roman" w:cs="Times New Roman"/>
                              <w:sz w:val="24"/>
                              <w:szCs w:val="24"/>
                              <w:lang w:val="en-US" w:eastAsia="en-US"/>
                            </w:rPr>
                          </w:rPrChange>
                        </w:rPr>
                        <w:delText>Déploiement général</w:delText>
                      </w:r>
                    </w:del>
                  </w:ins>
                </w:p>
              </w:tc>
              <w:tc>
                <w:tcPr>
                  <w:tcW w:w="204" w:type="dxa"/>
                  <w:vAlign w:val="center"/>
                  <w:hideMark/>
                  <w:tcPrChange w:id="4919" w:author="Compte Microsoft" w:date="2026-06-19T08:25:00Z">
                    <w:tcPr>
                      <w:tcW w:w="0" w:type="auto"/>
                      <w:vAlign w:val="center"/>
                      <w:hideMark/>
                    </w:tcPr>
                  </w:tcPrChange>
                </w:tcPr>
                <w:p w14:paraId="1F220DA8" w14:textId="02E022F8" w:rsidR="00042CD7" w:rsidRPr="00042CD7" w:rsidDel="00B64623" w:rsidRDefault="00042CD7">
                  <w:pPr>
                    <w:jc w:val="both"/>
                    <w:rPr>
                      <w:ins w:id="4920" w:author="Ir Nicole" w:date="2026-06-18T18:29:00Z"/>
                      <w:del w:id="4921" w:author="Compte Microsoft" w:date="2026-06-19T08:25:00Z"/>
                      <w:rFonts w:ascii="Times New Roman" w:eastAsia="Times New Roman" w:hAnsi="Times New Roman" w:cs="Times New Roman"/>
                      <w:sz w:val="24"/>
                      <w:szCs w:val="24"/>
                      <w:lang w:eastAsia="en-US"/>
                      <w:rPrChange w:id="4922" w:author="Compte Microsoft" w:date="2026-06-19T09:04:00Z">
                        <w:rPr>
                          <w:ins w:id="4923" w:author="Ir Nicole" w:date="2026-06-18T18:29:00Z"/>
                          <w:del w:id="4924" w:author="Compte Microsoft" w:date="2026-06-19T08:25:00Z"/>
                          <w:rFonts w:ascii="Times New Roman" w:eastAsia="Times New Roman" w:hAnsi="Times New Roman" w:cs="Times New Roman"/>
                          <w:sz w:val="24"/>
                          <w:szCs w:val="24"/>
                          <w:lang w:val="en-US" w:eastAsia="en-US"/>
                        </w:rPr>
                      </w:rPrChange>
                    </w:rPr>
                    <w:pPrChange w:id="4925" w:author="Ir Nicole" w:date="2026-06-19T12:38:00Z">
                      <w:pPr/>
                    </w:pPrChange>
                  </w:pPr>
                  <w:ins w:id="4926" w:author="Ir Nicole" w:date="2026-06-18T18:29:00Z">
                    <w:del w:id="4927" w:author="Compte Microsoft" w:date="2026-06-19T08:25:00Z">
                      <w:r w:rsidRPr="00042CD7" w:rsidDel="00B64623">
                        <w:rPr>
                          <w:rFonts w:ascii="Times New Roman" w:eastAsia="Times New Roman" w:hAnsi="Times New Roman" w:cs="Times New Roman"/>
                          <w:sz w:val="24"/>
                          <w:szCs w:val="24"/>
                          <w:lang w:eastAsia="en-US"/>
                          <w:rPrChange w:id="4928"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929" w:author="Compte Microsoft" w:date="2026-06-19T08:25:00Z">
                    <w:tcPr>
                      <w:tcW w:w="0" w:type="auto"/>
                      <w:vAlign w:val="center"/>
                      <w:hideMark/>
                    </w:tcPr>
                  </w:tcPrChange>
                </w:tcPr>
                <w:p w14:paraId="7872BA9F" w14:textId="6BAA2C2E" w:rsidR="00042CD7" w:rsidRPr="00042CD7" w:rsidDel="00B64623" w:rsidRDefault="00042CD7">
                  <w:pPr>
                    <w:jc w:val="both"/>
                    <w:rPr>
                      <w:ins w:id="4930" w:author="Ir Nicole" w:date="2026-06-18T18:29:00Z"/>
                      <w:del w:id="4931" w:author="Compte Microsoft" w:date="2026-06-19T08:25:00Z"/>
                      <w:rFonts w:ascii="Times New Roman" w:eastAsia="Times New Roman" w:hAnsi="Times New Roman" w:cs="Times New Roman"/>
                      <w:sz w:val="24"/>
                      <w:szCs w:val="24"/>
                      <w:lang w:eastAsia="en-US"/>
                      <w:rPrChange w:id="4932" w:author="Compte Microsoft" w:date="2026-06-19T09:04:00Z">
                        <w:rPr>
                          <w:ins w:id="4933" w:author="Ir Nicole" w:date="2026-06-18T18:29:00Z"/>
                          <w:del w:id="4934" w:author="Compte Microsoft" w:date="2026-06-19T08:25:00Z"/>
                          <w:rFonts w:ascii="Times New Roman" w:eastAsia="Times New Roman" w:hAnsi="Times New Roman" w:cs="Times New Roman"/>
                          <w:sz w:val="24"/>
                          <w:szCs w:val="24"/>
                          <w:lang w:val="en-US" w:eastAsia="en-US"/>
                        </w:rPr>
                      </w:rPrChange>
                    </w:rPr>
                    <w:pPrChange w:id="4935" w:author="Ir Nicole" w:date="2026-06-19T12:38:00Z">
                      <w:pPr/>
                    </w:pPrChange>
                  </w:pPr>
                  <w:ins w:id="4936" w:author="Ir Nicole" w:date="2026-06-18T18:29:00Z">
                    <w:del w:id="4937" w:author="Compte Microsoft" w:date="2026-06-19T08:25:00Z">
                      <w:r w:rsidRPr="00042CD7" w:rsidDel="00B64623">
                        <w:rPr>
                          <w:rFonts w:ascii="Times New Roman" w:eastAsia="Times New Roman" w:hAnsi="Times New Roman" w:cs="Times New Roman"/>
                          <w:sz w:val="24"/>
                          <w:szCs w:val="24"/>
                          <w:lang w:eastAsia="en-US"/>
                          <w:rPrChange w:id="4938"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939" w:author="Compte Microsoft" w:date="2026-06-19T08:25:00Z">
                    <w:tcPr>
                      <w:tcW w:w="0" w:type="auto"/>
                      <w:vAlign w:val="center"/>
                      <w:hideMark/>
                    </w:tcPr>
                  </w:tcPrChange>
                </w:tcPr>
                <w:p w14:paraId="646E68BC" w14:textId="7A6DCCDD" w:rsidR="00042CD7" w:rsidRPr="00042CD7" w:rsidDel="00B64623" w:rsidRDefault="00042CD7">
                  <w:pPr>
                    <w:jc w:val="both"/>
                    <w:rPr>
                      <w:ins w:id="4940" w:author="Ir Nicole" w:date="2026-06-18T18:29:00Z"/>
                      <w:del w:id="4941" w:author="Compte Microsoft" w:date="2026-06-19T08:25:00Z"/>
                      <w:rFonts w:ascii="Times New Roman" w:eastAsia="Times New Roman" w:hAnsi="Times New Roman" w:cs="Times New Roman"/>
                      <w:sz w:val="24"/>
                      <w:szCs w:val="24"/>
                      <w:lang w:eastAsia="en-US"/>
                      <w:rPrChange w:id="4942" w:author="Compte Microsoft" w:date="2026-06-19T09:04:00Z">
                        <w:rPr>
                          <w:ins w:id="4943" w:author="Ir Nicole" w:date="2026-06-18T18:29:00Z"/>
                          <w:del w:id="4944" w:author="Compte Microsoft" w:date="2026-06-19T08:25:00Z"/>
                          <w:rFonts w:ascii="Times New Roman" w:eastAsia="Times New Roman" w:hAnsi="Times New Roman" w:cs="Times New Roman"/>
                          <w:sz w:val="24"/>
                          <w:szCs w:val="24"/>
                          <w:lang w:val="en-US" w:eastAsia="en-US"/>
                        </w:rPr>
                      </w:rPrChange>
                    </w:rPr>
                    <w:pPrChange w:id="4945" w:author="Ir Nicole" w:date="2026-06-19T12:38:00Z">
                      <w:pPr/>
                    </w:pPrChange>
                  </w:pPr>
                  <w:ins w:id="4946" w:author="Ir Nicole" w:date="2026-06-18T18:29:00Z">
                    <w:del w:id="4947" w:author="Compte Microsoft" w:date="2026-06-19T08:25:00Z">
                      <w:r w:rsidRPr="00042CD7" w:rsidDel="00B64623">
                        <w:rPr>
                          <w:rFonts w:ascii="Times New Roman" w:eastAsia="Times New Roman" w:hAnsi="Times New Roman" w:cs="Times New Roman"/>
                          <w:sz w:val="24"/>
                          <w:szCs w:val="24"/>
                          <w:lang w:eastAsia="en-US"/>
                          <w:rPrChange w:id="4948"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4949" w:author="Compte Microsoft" w:date="2026-06-19T08:25:00Z">
                    <w:tcPr>
                      <w:tcW w:w="0" w:type="auto"/>
                      <w:vAlign w:val="center"/>
                      <w:hideMark/>
                    </w:tcPr>
                  </w:tcPrChange>
                </w:tcPr>
                <w:p w14:paraId="7AB4E19D" w14:textId="61593E62" w:rsidR="00042CD7" w:rsidRPr="00042CD7" w:rsidDel="00B64623" w:rsidRDefault="00042CD7">
                  <w:pPr>
                    <w:jc w:val="both"/>
                    <w:rPr>
                      <w:ins w:id="4950" w:author="Ir Nicole" w:date="2026-06-18T18:29:00Z"/>
                      <w:del w:id="4951" w:author="Compte Microsoft" w:date="2026-06-19T08:25:00Z"/>
                      <w:rFonts w:ascii="Times New Roman" w:eastAsia="Times New Roman" w:hAnsi="Times New Roman" w:cs="Times New Roman"/>
                      <w:sz w:val="24"/>
                      <w:szCs w:val="24"/>
                      <w:lang w:eastAsia="en-US"/>
                      <w:rPrChange w:id="4952" w:author="Compte Microsoft" w:date="2026-06-19T09:04:00Z">
                        <w:rPr>
                          <w:ins w:id="4953" w:author="Ir Nicole" w:date="2026-06-18T18:29:00Z"/>
                          <w:del w:id="4954" w:author="Compte Microsoft" w:date="2026-06-19T08:25:00Z"/>
                          <w:rFonts w:ascii="Times New Roman" w:eastAsia="Times New Roman" w:hAnsi="Times New Roman" w:cs="Times New Roman"/>
                          <w:sz w:val="24"/>
                          <w:szCs w:val="24"/>
                          <w:lang w:val="en-US" w:eastAsia="en-US"/>
                        </w:rPr>
                      </w:rPrChange>
                    </w:rPr>
                    <w:pPrChange w:id="4955" w:author="Ir Nicole" w:date="2026-06-19T12:38:00Z">
                      <w:pPr/>
                    </w:pPrChange>
                  </w:pPr>
                  <w:ins w:id="4956" w:author="Ir Nicole" w:date="2026-06-18T18:29:00Z">
                    <w:del w:id="4957" w:author="Compte Microsoft" w:date="2026-06-19T08:25:00Z">
                      <w:r w:rsidRPr="00042CD7" w:rsidDel="00B64623">
                        <w:rPr>
                          <w:rFonts w:ascii="Times New Roman" w:eastAsia="Times New Roman" w:hAnsi="Times New Roman" w:cs="Times New Roman"/>
                          <w:sz w:val="24"/>
                          <w:szCs w:val="24"/>
                          <w:lang w:eastAsia="en-US"/>
                          <w:rPrChange w:id="4958" w:author="Compte Microsoft" w:date="2026-06-19T09:04:00Z">
                            <w:rPr>
                              <w:rFonts w:ascii="Times New Roman" w:eastAsia="Times New Roman" w:hAnsi="Times New Roman" w:cs="Times New Roman"/>
                              <w:sz w:val="24"/>
                              <w:szCs w:val="24"/>
                              <w:lang w:val="en-US" w:eastAsia="en-US"/>
                            </w:rPr>
                          </w:rPrChange>
                        </w:rPr>
                        <w:delText>C</w:delText>
                      </w:r>
                    </w:del>
                  </w:ins>
                </w:p>
              </w:tc>
              <w:tc>
                <w:tcPr>
                  <w:tcW w:w="204" w:type="dxa"/>
                  <w:vAlign w:val="center"/>
                  <w:hideMark/>
                  <w:tcPrChange w:id="4959" w:author="Compte Microsoft" w:date="2026-06-19T08:25:00Z">
                    <w:tcPr>
                      <w:tcW w:w="0" w:type="auto"/>
                      <w:vAlign w:val="center"/>
                      <w:hideMark/>
                    </w:tcPr>
                  </w:tcPrChange>
                </w:tcPr>
                <w:p w14:paraId="084044C4" w14:textId="37BB186F" w:rsidR="00042CD7" w:rsidRPr="00042CD7" w:rsidDel="00B64623" w:rsidRDefault="00042CD7">
                  <w:pPr>
                    <w:jc w:val="both"/>
                    <w:rPr>
                      <w:ins w:id="4960" w:author="Ir Nicole" w:date="2026-06-18T18:29:00Z"/>
                      <w:del w:id="4961" w:author="Compte Microsoft" w:date="2026-06-19T08:25:00Z"/>
                      <w:rFonts w:ascii="Times New Roman" w:eastAsia="Times New Roman" w:hAnsi="Times New Roman" w:cs="Times New Roman"/>
                      <w:sz w:val="24"/>
                      <w:szCs w:val="24"/>
                      <w:lang w:eastAsia="en-US"/>
                      <w:rPrChange w:id="4962" w:author="Compte Microsoft" w:date="2026-06-19T09:04:00Z">
                        <w:rPr>
                          <w:ins w:id="4963" w:author="Ir Nicole" w:date="2026-06-18T18:29:00Z"/>
                          <w:del w:id="4964" w:author="Compte Microsoft" w:date="2026-06-19T08:25:00Z"/>
                          <w:rFonts w:ascii="Times New Roman" w:eastAsia="Times New Roman" w:hAnsi="Times New Roman" w:cs="Times New Roman"/>
                          <w:sz w:val="24"/>
                          <w:szCs w:val="24"/>
                          <w:lang w:val="en-US" w:eastAsia="en-US"/>
                        </w:rPr>
                      </w:rPrChange>
                    </w:rPr>
                    <w:pPrChange w:id="4965" w:author="Ir Nicole" w:date="2026-06-19T12:38:00Z">
                      <w:pPr/>
                    </w:pPrChange>
                  </w:pPr>
                  <w:ins w:id="4966" w:author="Ir Nicole" w:date="2026-06-18T18:29:00Z">
                    <w:del w:id="4967" w:author="Compte Microsoft" w:date="2026-06-19T08:25:00Z">
                      <w:r w:rsidRPr="00042CD7" w:rsidDel="00B64623">
                        <w:rPr>
                          <w:rFonts w:ascii="Times New Roman" w:eastAsia="Times New Roman" w:hAnsi="Times New Roman" w:cs="Times New Roman"/>
                          <w:sz w:val="24"/>
                          <w:szCs w:val="24"/>
                          <w:lang w:eastAsia="en-US"/>
                          <w:rPrChange w:id="4968"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4969" w:author="Compte Microsoft" w:date="2026-06-19T08:25:00Z">
                    <w:tcPr>
                      <w:tcW w:w="0" w:type="auto"/>
                      <w:vAlign w:val="center"/>
                      <w:hideMark/>
                    </w:tcPr>
                  </w:tcPrChange>
                </w:tcPr>
                <w:p w14:paraId="249AC914" w14:textId="1FA52435" w:rsidR="00042CD7" w:rsidRPr="00042CD7" w:rsidDel="00B64623" w:rsidRDefault="00042CD7">
                  <w:pPr>
                    <w:jc w:val="both"/>
                    <w:rPr>
                      <w:ins w:id="4970" w:author="Ir Nicole" w:date="2026-06-18T18:29:00Z"/>
                      <w:del w:id="4971" w:author="Compte Microsoft" w:date="2026-06-19T08:25:00Z"/>
                      <w:rFonts w:ascii="Times New Roman" w:eastAsia="Times New Roman" w:hAnsi="Times New Roman" w:cs="Times New Roman"/>
                      <w:sz w:val="24"/>
                      <w:szCs w:val="24"/>
                      <w:lang w:eastAsia="en-US"/>
                      <w:rPrChange w:id="4972" w:author="Compte Microsoft" w:date="2026-06-19T09:04:00Z">
                        <w:rPr>
                          <w:ins w:id="4973" w:author="Ir Nicole" w:date="2026-06-18T18:29:00Z"/>
                          <w:del w:id="4974" w:author="Compte Microsoft" w:date="2026-06-19T08:25:00Z"/>
                          <w:rFonts w:ascii="Times New Roman" w:eastAsia="Times New Roman" w:hAnsi="Times New Roman" w:cs="Times New Roman"/>
                          <w:sz w:val="24"/>
                          <w:szCs w:val="24"/>
                          <w:lang w:val="en-US" w:eastAsia="en-US"/>
                        </w:rPr>
                      </w:rPrChange>
                    </w:rPr>
                    <w:pPrChange w:id="4975" w:author="Ir Nicole" w:date="2026-06-19T12:38:00Z">
                      <w:pPr/>
                    </w:pPrChange>
                  </w:pPr>
                  <w:ins w:id="4976" w:author="Ir Nicole" w:date="2026-06-18T18:29:00Z">
                    <w:del w:id="4977" w:author="Compte Microsoft" w:date="2026-06-19T08:25:00Z">
                      <w:r w:rsidRPr="00042CD7" w:rsidDel="00B64623">
                        <w:rPr>
                          <w:rFonts w:ascii="Times New Roman" w:eastAsia="Times New Roman" w:hAnsi="Times New Roman" w:cs="Times New Roman"/>
                          <w:sz w:val="24"/>
                          <w:szCs w:val="24"/>
                          <w:lang w:eastAsia="en-US"/>
                          <w:rPrChange w:id="4978"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4979" w:author="Compte Microsoft" w:date="2026-06-19T08:25:00Z">
                    <w:tcPr>
                      <w:tcW w:w="0" w:type="auto"/>
                      <w:vAlign w:val="center"/>
                      <w:hideMark/>
                    </w:tcPr>
                  </w:tcPrChange>
                </w:tcPr>
                <w:p w14:paraId="6120CEBE" w14:textId="1D6ABC7A" w:rsidR="00042CD7" w:rsidRPr="00042CD7" w:rsidDel="00B64623" w:rsidRDefault="00042CD7">
                  <w:pPr>
                    <w:jc w:val="both"/>
                    <w:rPr>
                      <w:ins w:id="4980" w:author="Ir Nicole" w:date="2026-06-18T18:29:00Z"/>
                      <w:del w:id="4981" w:author="Compte Microsoft" w:date="2026-06-19T08:25:00Z"/>
                      <w:rFonts w:ascii="Times New Roman" w:eastAsia="Times New Roman" w:hAnsi="Times New Roman" w:cs="Times New Roman"/>
                      <w:sz w:val="24"/>
                      <w:szCs w:val="24"/>
                      <w:lang w:eastAsia="en-US"/>
                      <w:rPrChange w:id="4982" w:author="Compte Microsoft" w:date="2026-06-19T09:04:00Z">
                        <w:rPr>
                          <w:ins w:id="4983" w:author="Ir Nicole" w:date="2026-06-18T18:29:00Z"/>
                          <w:del w:id="4984" w:author="Compte Microsoft" w:date="2026-06-19T08:25:00Z"/>
                          <w:rFonts w:ascii="Times New Roman" w:eastAsia="Times New Roman" w:hAnsi="Times New Roman" w:cs="Times New Roman"/>
                          <w:sz w:val="24"/>
                          <w:szCs w:val="24"/>
                          <w:lang w:val="en-US" w:eastAsia="en-US"/>
                        </w:rPr>
                      </w:rPrChange>
                    </w:rPr>
                    <w:pPrChange w:id="4985" w:author="Ir Nicole" w:date="2026-06-19T12:38:00Z">
                      <w:pPr/>
                    </w:pPrChange>
                  </w:pPr>
                  <w:ins w:id="4986" w:author="Ir Nicole" w:date="2026-06-18T18:29:00Z">
                    <w:del w:id="4987" w:author="Compte Microsoft" w:date="2026-06-19T08:25:00Z">
                      <w:r w:rsidRPr="00042CD7" w:rsidDel="00B64623">
                        <w:rPr>
                          <w:rFonts w:ascii="Times New Roman" w:eastAsia="Times New Roman" w:hAnsi="Times New Roman" w:cs="Times New Roman"/>
                          <w:sz w:val="24"/>
                          <w:szCs w:val="24"/>
                          <w:lang w:eastAsia="en-US"/>
                          <w:rPrChange w:id="4988"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4B5F137D" w14:textId="3D47553B" w:rsidR="00042CD7" w:rsidRPr="00042CD7" w:rsidDel="00B64623" w:rsidRDefault="00042CD7">
            <w:pPr>
              <w:jc w:val="both"/>
              <w:rPr>
                <w:ins w:id="4989" w:author="Ir Nicole" w:date="2026-06-18T18:29:00Z"/>
                <w:del w:id="4990" w:author="Compte Microsoft" w:date="2026-06-19T08:25:00Z"/>
                <w:rFonts w:ascii="Times New Roman" w:eastAsia="Times New Roman" w:hAnsi="Times New Roman" w:cs="Times New Roman"/>
                <w:vanish/>
                <w:sz w:val="24"/>
                <w:szCs w:val="24"/>
                <w:lang w:eastAsia="en-US"/>
                <w:rPrChange w:id="4991" w:author="Compte Microsoft" w:date="2026-06-19T09:04:00Z">
                  <w:rPr>
                    <w:ins w:id="4992" w:author="Ir Nicole" w:date="2026-06-18T18:29:00Z"/>
                    <w:del w:id="4993" w:author="Compte Microsoft" w:date="2026-06-19T08:25:00Z"/>
                    <w:rFonts w:ascii="Times New Roman" w:eastAsia="Times New Roman" w:hAnsi="Times New Roman" w:cs="Times New Roman"/>
                    <w:vanish/>
                    <w:sz w:val="24"/>
                    <w:szCs w:val="24"/>
                    <w:lang w:val="en-US" w:eastAsia="en-US"/>
                  </w:rPr>
                </w:rPrChange>
              </w:rPr>
              <w:pPrChange w:id="4994"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4995"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942"/>
              <w:gridCol w:w="234"/>
              <w:gridCol w:w="221"/>
              <w:gridCol w:w="221"/>
              <w:gridCol w:w="221"/>
              <w:gridCol w:w="234"/>
              <w:gridCol w:w="140"/>
              <w:gridCol w:w="155"/>
              <w:tblGridChange w:id="4996">
                <w:tblGrid>
                  <w:gridCol w:w="1942"/>
                  <w:gridCol w:w="234"/>
                  <w:gridCol w:w="221"/>
                  <w:gridCol w:w="221"/>
                  <w:gridCol w:w="221"/>
                  <w:gridCol w:w="234"/>
                  <w:gridCol w:w="140"/>
                  <w:gridCol w:w="155"/>
                </w:tblGrid>
              </w:tblGridChange>
            </w:tblGrid>
            <w:tr w:rsidR="00042CD7" w:rsidRPr="00042CD7" w:rsidDel="00B64623" w14:paraId="3F2DE037" w14:textId="1272D966" w:rsidTr="00063CC0">
              <w:trPr>
                <w:tblCellSpacing w:w="15" w:type="dxa"/>
                <w:ins w:id="4997" w:author="Ir Nicole" w:date="2026-06-18T18:29:00Z"/>
                <w:del w:id="4998" w:author="Compte Microsoft" w:date="2026-06-19T08:25:00Z"/>
                <w:trPrChange w:id="4999" w:author="Compte Microsoft" w:date="2026-06-19T08:25:00Z">
                  <w:trPr>
                    <w:tblCellSpacing w:w="15" w:type="dxa"/>
                  </w:trPr>
                </w:trPrChange>
              </w:trPr>
              <w:tc>
                <w:tcPr>
                  <w:tcW w:w="1897" w:type="dxa"/>
                  <w:vAlign w:val="center"/>
                  <w:hideMark/>
                  <w:tcPrChange w:id="5000" w:author="Compte Microsoft" w:date="2026-06-19T08:25:00Z">
                    <w:tcPr>
                      <w:tcW w:w="0" w:type="auto"/>
                      <w:vAlign w:val="center"/>
                      <w:hideMark/>
                    </w:tcPr>
                  </w:tcPrChange>
                </w:tcPr>
                <w:p w14:paraId="197B7090" w14:textId="749D9963" w:rsidR="00042CD7" w:rsidRPr="00042CD7" w:rsidDel="00B64623" w:rsidRDefault="00042CD7">
                  <w:pPr>
                    <w:jc w:val="both"/>
                    <w:rPr>
                      <w:ins w:id="5001" w:author="Ir Nicole" w:date="2026-06-18T18:29:00Z"/>
                      <w:del w:id="5002" w:author="Compte Microsoft" w:date="2026-06-19T08:25:00Z"/>
                      <w:rFonts w:ascii="Times New Roman" w:eastAsia="Times New Roman" w:hAnsi="Times New Roman" w:cs="Times New Roman"/>
                      <w:sz w:val="24"/>
                      <w:szCs w:val="24"/>
                      <w:lang w:eastAsia="en-US"/>
                      <w:rPrChange w:id="5003" w:author="Compte Microsoft" w:date="2026-06-19T09:04:00Z">
                        <w:rPr>
                          <w:ins w:id="5004" w:author="Ir Nicole" w:date="2026-06-18T18:29:00Z"/>
                          <w:del w:id="5005" w:author="Compte Microsoft" w:date="2026-06-19T08:25:00Z"/>
                          <w:rFonts w:ascii="Times New Roman" w:eastAsia="Times New Roman" w:hAnsi="Times New Roman" w:cs="Times New Roman"/>
                          <w:sz w:val="24"/>
                          <w:szCs w:val="24"/>
                          <w:lang w:val="en-US" w:eastAsia="en-US"/>
                        </w:rPr>
                      </w:rPrChange>
                    </w:rPr>
                    <w:pPrChange w:id="5006" w:author="Ir Nicole" w:date="2026-06-19T12:38:00Z">
                      <w:pPr/>
                    </w:pPrChange>
                  </w:pPr>
                  <w:ins w:id="5007" w:author="Ir Nicole" w:date="2026-06-18T18:29:00Z">
                    <w:del w:id="5008" w:author="Compte Microsoft" w:date="2026-06-19T08:22:00Z">
                      <w:r w:rsidRPr="00042CD7" w:rsidDel="00B64623">
                        <w:rPr>
                          <w:rFonts w:ascii="Times New Roman" w:eastAsia="Times New Roman" w:hAnsi="Times New Roman" w:cs="Times New Roman"/>
                          <w:sz w:val="24"/>
                          <w:szCs w:val="24"/>
                          <w:lang w:eastAsia="en-US"/>
                          <w:rPrChange w:id="5009" w:author="Compte Microsoft" w:date="2026-06-19T09:04:00Z">
                            <w:rPr>
                              <w:rFonts w:ascii="Times New Roman" w:eastAsia="Times New Roman" w:hAnsi="Times New Roman" w:cs="Times New Roman"/>
                              <w:sz w:val="24"/>
                              <w:szCs w:val="24"/>
                              <w:lang w:val="en-US" w:eastAsia="en-US"/>
                            </w:rPr>
                          </w:rPrChange>
                        </w:rPr>
                        <w:delText>Mise en production</w:delText>
                      </w:r>
                    </w:del>
                  </w:ins>
                </w:p>
              </w:tc>
              <w:tc>
                <w:tcPr>
                  <w:tcW w:w="204" w:type="dxa"/>
                  <w:vAlign w:val="center"/>
                  <w:hideMark/>
                  <w:tcPrChange w:id="5010" w:author="Compte Microsoft" w:date="2026-06-19T08:25:00Z">
                    <w:tcPr>
                      <w:tcW w:w="0" w:type="auto"/>
                      <w:vAlign w:val="center"/>
                      <w:hideMark/>
                    </w:tcPr>
                  </w:tcPrChange>
                </w:tcPr>
                <w:p w14:paraId="2F9A0919" w14:textId="5D126CD0" w:rsidR="00042CD7" w:rsidRPr="00042CD7" w:rsidDel="00B64623" w:rsidRDefault="00042CD7">
                  <w:pPr>
                    <w:jc w:val="both"/>
                    <w:rPr>
                      <w:ins w:id="5011" w:author="Ir Nicole" w:date="2026-06-18T18:29:00Z"/>
                      <w:del w:id="5012" w:author="Compte Microsoft" w:date="2026-06-19T08:25:00Z"/>
                      <w:rFonts w:ascii="Times New Roman" w:eastAsia="Times New Roman" w:hAnsi="Times New Roman" w:cs="Times New Roman"/>
                      <w:sz w:val="24"/>
                      <w:szCs w:val="24"/>
                      <w:lang w:eastAsia="en-US"/>
                      <w:rPrChange w:id="5013" w:author="Compte Microsoft" w:date="2026-06-19T09:04:00Z">
                        <w:rPr>
                          <w:ins w:id="5014" w:author="Ir Nicole" w:date="2026-06-18T18:29:00Z"/>
                          <w:del w:id="5015" w:author="Compte Microsoft" w:date="2026-06-19T08:25:00Z"/>
                          <w:rFonts w:ascii="Times New Roman" w:eastAsia="Times New Roman" w:hAnsi="Times New Roman" w:cs="Times New Roman"/>
                          <w:sz w:val="24"/>
                          <w:szCs w:val="24"/>
                          <w:lang w:val="en-US" w:eastAsia="en-US"/>
                        </w:rPr>
                      </w:rPrChange>
                    </w:rPr>
                    <w:pPrChange w:id="5016" w:author="Ir Nicole" w:date="2026-06-19T12:38:00Z">
                      <w:pPr/>
                    </w:pPrChange>
                  </w:pPr>
                  <w:ins w:id="5017" w:author="Ir Nicole" w:date="2026-06-18T18:29:00Z">
                    <w:del w:id="5018" w:author="Compte Microsoft" w:date="2026-06-19T08:25:00Z">
                      <w:r w:rsidRPr="00042CD7" w:rsidDel="00B64623">
                        <w:rPr>
                          <w:rFonts w:ascii="Times New Roman" w:eastAsia="Times New Roman" w:hAnsi="Times New Roman" w:cs="Times New Roman"/>
                          <w:sz w:val="24"/>
                          <w:szCs w:val="24"/>
                          <w:lang w:eastAsia="en-US"/>
                          <w:rPrChange w:id="5019"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5020" w:author="Compte Microsoft" w:date="2026-06-19T08:25:00Z">
                    <w:tcPr>
                      <w:tcW w:w="0" w:type="auto"/>
                      <w:vAlign w:val="center"/>
                      <w:hideMark/>
                    </w:tcPr>
                  </w:tcPrChange>
                </w:tcPr>
                <w:p w14:paraId="435BD42E" w14:textId="26E55F86" w:rsidR="00042CD7" w:rsidRPr="00042CD7" w:rsidDel="00B64623" w:rsidRDefault="00042CD7">
                  <w:pPr>
                    <w:jc w:val="both"/>
                    <w:rPr>
                      <w:ins w:id="5021" w:author="Ir Nicole" w:date="2026-06-18T18:29:00Z"/>
                      <w:del w:id="5022" w:author="Compte Microsoft" w:date="2026-06-19T08:25:00Z"/>
                      <w:rFonts w:ascii="Times New Roman" w:eastAsia="Times New Roman" w:hAnsi="Times New Roman" w:cs="Times New Roman"/>
                      <w:sz w:val="24"/>
                      <w:szCs w:val="24"/>
                      <w:lang w:eastAsia="en-US"/>
                      <w:rPrChange w:id="5023" w:author="Compte Microsoft" w:date="2026-06-19T09:04:00Z">
                        <w:rPr>
                          <w:ins w:id="5024" w:author="Ir Nicole" w:date="2026-06-18T18:29:00Z"/>
                          <w:del w:id="5025" w:author="Compte Microsoft" w:date="2026-06-19T08:25:00Z"/>
                          <w:rFonts w:ascii="Times New Roman" w:eastAsia="Times New Roman" w:hAnsi="Times New Roman" w:cs="Times New Roman"/>
                          <w:sz w:val="24"/>
                          <w:szCs w:val="24"/>
                          <w:lang w:val="en-US" w:eastAsia="en-US"/>
                        </w:rPr>
                      </w:rPrChange>
                    </w:rPr>
                    <w:pPrChange w:id="5026" w:author="Ir Nicole" w:date="2026-06-19T12:38:00Z">
                      <w:pPr/>
                    </w:pPrChange>
                  </w:pPr>
                  <w:ins w:id="5027" w:author="Ir Nicole" w:date="2026-06-18T18:29:00Z">
                    <w:del w:id="5028" w:author="Compte Microsoft" w:date="2026-06-19T08:25:00Z">
                      <w:r w:rsidRPr="00042CD7" w:rsidDel="00B64623">
                        <w:rPr>
                          <w:rFonts w:ascii="Times New Roman" w:eastAsia="Times New Roman" w:hAnsi="Times New Roman" w:cs="Times New Roman"/>
                          <w:sz w:val="24"/>
                          <w:szCs w:val="24"/>
                          <w:lang w:eastAsia="en-US"/>
                          <w:rPrChange w:id="5029"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5030" w:author="Compte Microsoft" w:date="2026-06-19T08:25:00Z">
                    <w:tcPr>
                      <w:tcW w:w="0" w:type="auto"/>
                      <w:vAlign w:val="center"/>
                      <w:hideMark/>
                    </w:tcPr>
                  </w:tcPrChange>
                </w:tcPr>
                <w:p w14:paraId="34E7C938" w14:textId="488E6A1A" w:rsidR="00042CD7" w:rsidRPr="00042CD7" w:rsidDel="00B64623" w:rsidRDefault="00042CD7">
                  <w:pPr>
                    <w:jc w:val="both"/>
                    <w:rPr>
                      <w:ins w:id="5031" w:author="Ir Nicole" w:date="2026-06-18T18:29:00Z"/>
                      <w:del w:id="5032" w:author="Compte Microsoft" w:date="2026-06-19T08:25:00Z"/>
                      <w:rFonts w:ascii="Times New Roman" w:eastAsia="Times New Roman" w:hAnsi="Times New Roman" w:cs="Times New Roman"/>
                      <w:sz w:val="24"/>
                      <w:szCs w:val="24"/>
                      <w:lang w:eastAsia="en-US"/>
                      <w:rPrChange w:id="5033" w:author="Compte Microsoft" w:date="2026-06-19T09:04:00Z">
                        <w:rPr>
                          <w:ins w:id="5034" w:author="Ir Nicole" w:date="2026-06-18T18:29:00Z"/>
                          <w:del w:id="5035" w:author="Compte Microsoft" w:date="2026-06-19T08:25:00Z"/>
                          <w:rFonts w:ascii="Times New Roman" w:eastAsia="Times New Roman" w:hAnsi="Times New Roman" w:cs="Times New Roman"/>
                          <w:sz w:val="24"/>
                          <w:szCs w:val="24"/>
                          <w:lang w:val="en-US" w:eastAsia="en-US"/>
                        </w:rPr>
                      </w:rPrChange>
                    </w:rPr>
                    <w:pPrChange w:id="5036" w:author="Ir Nicole" w:date="2026-06-19T12:38:00Z">
                      <w:pPr/>
                    </w:pPrChange>
                  </w:pPr>
                  <w:ins w:id="5037" w:author="Ir Nicole" w:date="2026-06-18T18:29:00Z">
                    <w:del w:id="5038" w:author="Compte Microsoft" w:date="2026-06-19T08:25:00Z">
                      <w:r w:rsidRPr="00042CD7" w:rsidDel="00B64623">
                        <w:rPr>
                          <w:rFonts w:ascii="Times New Roman" w:eastAsia="Times New Roman" w:hAnsi="Times New Roman" w:cs="Times New Roman"/>
                          <w:sz w:val="24"/>
                          <w:szCs w:val="24"/>
                          <w:lang w:eastAsia="en-US"/>
                          <w:rPrChange w:id="5039" w:author="Compte Microsoft" w:date="2026-06-19T09:04:00Z">
                            <w:rPr>
                              <w:rFonts w:ascii="Times New Roman" w:eastAsia="Times New Roman" w:hAnsi="Times New Roman" w:cs="Times New Roman"/>
                              <w:sz w:val="24"/>
                              <w:szCs w:val="24"/>
                              <w:lang w:val="en-US" w:eastAsia="en-US"/>
                            </w:rPr>
                          </w:rPrChange>
                        </w:rPr>
                        <w:delText>R</w:delText>
                      </w:r>
                    </w:del>
                  </w:ins>
                </w:p>
              </w:tc>
              <w:tc>
                <w:tcPr>
                  <w:tcW w:w="191" w:type="dxa"/>
                  <w:vAlign w:val="center"/>
                  <w:hideMark/>
                  <w:tcPrChange w:id="5040" w:author="Compte Microsoft" w:date="2026-06-19T08:25:00Z">
                    <w:tcPr>
                      <w:tcW w:w="0" w:type="auto"/>
                      <w:vAlign w:val="center"/>
                      <w:hideMark/>
                    </w:tcPr>
                  </w:tcPrChange>
                </w:tcPr>
                <w:p w14:paraId="3B1F4163" w14:textId="1A8939CB" w:rsidR="00042CD7" w:rsidRPr="00042CD7" w:rsidDel="00B64623" w:rsidRDefault="00042CD7">
                  <w:pPr>
                    <w:jc w:val="both"/>
                    <w:rPr>
                      <w:ins w:id="5041" w:author="Ir Nicole" w:date="2026-06-18T18:29:00Z"/>
                      <w:del w:id="5042" w:author="Compte Microsoft" w:date="2026-06-19T08:25:00Z"/>
                      <w:rFonts w:ascii="Times New Roman" w:eastAsia="Times New Roman" w:hAnsi="Times New Roman" w:cs="Times New Roman"/>
                      <w:sz w:val="24"/>
                      <w:szCs w:val="24"/>
                      <w:lang w:eastAsia="en-US"/>
                      <w:rPrChange w:id="5043" w:author="Compte Microsoft" w:date="2026-06-19T09:04:00Z">
                        <w:rPr>
                          <w:ins w:id="5044" w:author="Ir Nicole" w:date="2026-06-18T18:29:00Z"/>
                          <w:del w:id="5045" w:author="Compte Microsoft" w:date="2026-06-19T08:25:00Z"/>
                          <w:rFonts w:ascii="Times New Roman" w:eastAsia="Times New Roman" w:hAnsi="Times New Roman" w:cs="Times New Roman"/>
                          <w:sz w:val="24"/>
                          <w:szCs w:val="24"/>
                          <w:lang w:val="en-US" w:eastAsia="en-US"/>
                        </w:rPr>
                      </w:rPrChange>
                    </w:rPr>
                    <w:pPrChange w:id="5046" w:author="Ir Nicole" w:date="2026-06-19T12:38:00Z">
                      <w:pPr/>
                    </w:pPrChange>
                  </w:pPr>
                  <w:ins w:id="5047" w:author="Ir Nicole" w:date="2026-06-18T18:29:00Z">
                    <w:del w:id="5048" w:author="Compte Microsoft" w:date="2026-06-19T08:25:00Z">
                      <w:r w:rsidRPr="00042CD7" w:rsidDel="00B64623">
                        <w:rPr>
                          <w:rFonts w:ascii="Times New Roman" w:eastAsia="Times New Roman" w:hAnsi="Times New Roman" w:cs="Times New Roman"/>
                          <w:sz w:val="24"/>
                          <w:szCs w:val="24"/>
                          <w:lang w:eastAsia="en-US"/>
                          <w:rPrChange w:id="5049" w:author="Compte Microsoft" w:date="2026-06-19T09:04:00Z">
                            <w:rPr>
                              <w:rFonts w:ascii="Times New Roman" w:eastAsia="Times New Roman" w:hAnsi="Times New Roman" w:cs="Times New Roman"/>
                              <w:sz w:val="24"/>
                              <w:szCs w:val="24"/>
                              <w:lang w:val="en-US" w:eastAsia="en-US"/>
                            </w:rPr>
                          </w:rPrChange>
                        </w:rPr>
                        <w:delText>C</w:delText>
                      </w:r>
                    </w:del>
                  </w:ins>
                </w:p>
              </w:tc>
              <w:tc>
                <w:tcPr>
                  <w:tcW w:w="204" w:type="dxa"/>
                  <w:vAlign w:val="center"/>
                  <w:hideMark/>
                  <w:tcPrChange w:id="5050" w:author="Compte Microsoft" w:date="2026-06-19T08:25:00Z">
                    <w:tcPr>
                      <w:tcW w:w="0" w:type="auto"/>
                      <w:vAlign w:val="center"/>
                      <w:hideMark/>
                    </w:tcPr>
                  </w:tcPrChange>
                </w:tcPr>
                <w:p w14:paraId="391C36DA" w14:textId="1D7AEC20" w:rsidR="00042CD7" w:rsidRPr="00042CD7" w:rsidDel="00B64623" w:rsidRDefault="00042CD7">
                  <w:pPr>
                    <w:jc w:val="both"/>
                    <w:rPr>
                      <w:ins w:id="5051" w:author="Ir Nicole" w:date="2026-06-18T18:29:00Z"/>
                      <w:del w:id="5052" w:author="Compte Microsoft" w:date="2026-06-19T08:25:00Z"/>
                      <w:rFonts w:ascii="Times New Roman" w:eastAsia="Times New Roman" w:hAnsi="Times New Roman" w:cs="Times New Roman"/>
                      <w:sz w:val="24"/>
                      <w:szCs w:val="24"/>
                      <w:lang w:eastAsia="en-US"/>
                      <w:rPrChange w:id="5053" w:author="Compte Microsoft" w:date="2026-06-19T09:04:00Z">
                        <w:rPr>
                          <w:ins w:id="5054" w:author="Ir Nicole" w:date="2026-06-18T18:29:00Z"/>
                          <w:del w:id="5055" w:author="Compte Microsoft" w:date="2026-06-19T08:25:00Z"/>
                          <w:rFonts w:ascii="Times New Roman" w:eastAsia="Times New Roman" w:hAnsi="Times New Roman" w:cs="Times New Roman"/>
                          <w:sz w:val="24"/>
                          <w:szCs w:val="24"/>
                          <w:lang w:val="en-US" w:eastAsia="en-US"/>
                        </w:rPr>
                      </w:rPrChange>
                    </w:rPr>
                    <w:pPrChange w:id="5056" w:author="Ir Nicole" w:date="2026-06-19T12:38:00Z">
                      <w:pPr/>
                    </w:pPrChange>
                  </w:pPr>
                  <w:ins w:id="5057" w:author="Ir Nicole" w:date="2026-06-18T18:29:00Z">
                    <w:del w:id="5058" w:author="Compte Microsoft" w:date="2026-06-19T08:25:00Z">
                      <w:r w:rsidRPr="00042CD7" w:rsidDel="00B64623">
                        <w:rPr>
                          <w:rFonts w:ascii="Times New Roman" w:eastAsia="Times New Roman" w:hAnsi="Times New Roman" w:cs="Times New Roman"/>
                          <w:sz w:val="24"/>
                          <w:szCs w:val="24"/>
                          <w:lang w:eastAsia="en-US"/>
                          <w:rPrChange w:id="5059" w:author="Compte Microsoft" w:date="2026-06-19T09:04:00Z">
                            <w:rPr>
                              <w:rFonts w:ascii="Times New Roman" w:eastAsia="Times New Roman" w:hAnsi="Times New Roman" w:cs="Times New Roman"/>
                              <w:sz w:val="24"/>
                              <w:szCs w:val="24"/>
                              <w:lang w:val="en-US" w:eastAsia="en-US"/>
                            </w:rPr>
                          </w:rPrChange>
                        </w:rPr>
                        <w:delText>A</w:delText>
                      </w:r>
                    </w:del>
                  </w:ins>
                </w:p>
              </w:tc>
              <w:tc>
                <w:tcPr>
                  <w:tcW w:w="110" w:type="dxa"/>
                  <w:vAlign w:val="center"/>
                  <w:hideMark/>
                  <w:tcPrChange w:id="5060" w:author="Compte Microsoft" w:date="2026-06-19T08:25:00Z">
                    <w:tcPr>
                      <w:tcW w:w="0" w:type="auto"/>
                      <w:vAlign w:val="center"/>
                      <w:hideMark/>
                    </w:tcPr>
                  </w:tcPrChange>
                </w:tcPr>
                <w:p w14:paraId="0A711267" w14:textId="0FC15721" w:rsidR="00042CD7" w:rsidRPr="00042CD7" w:rsidDel="00B64623" w:rsidRDefault="00042CD7">
                  <w:pPr>
                    <w:jc w:val="both"/>
                    <w:rPr>
                      <w:ins w:id="5061" w:author="Ir Nicole" w:date="2026-06-18T18:29:00Z"/>
                      <w:del w:id="5062" w:author="Compte Microsoft" w:date="2026-06-19T08:25:00Z"/>
                      <w:rFonts w:ascii="Times New Roman" w:eastAsia="Times New Roman" w:hAnsi="Times New Roman" w:cs="Times New Roman"/>
                      <w:sz w:val="24"/>
                      <w:szCs w:val="24"/>
                      <w:lang w:eastAsia="en-US"/>
                      <w:rPrChange w:id="5063" w:author="Compte Microsoft" w:date="2026-06-19T09:04:00Z">
                        <w:rPr>
                          <w:ins w:id="5064" w:author="Ir Nicole" w:date="2026-06-18T18:29:00Z"/>
                          <w:del w:id="5065" w:author="Compte Microsoft" w:date="2026-06-19T08:25:00Z"/>
                          <w:rFonts w:ascii="Times New Roman" w:eastAsia="Times New Roman" w:hAnsi="Times New Roman" w:cs="Times New Roman"/>
                          <w:sz w:val="24"/>
                          <w:szCs w:val="24"/>
                          <w:lang w:val="en-US" w:eastAsia="en-US"/>
                        </w:rPr>
                      </w:rPrChange>
                    </w:rPr>
                    <w:pPrChange w:id="5066" w:author="Ir Nicole" w:date="2026-06-19T12:38:00Z">
                      <w:pPr/>
                    </w:pPrChange>
                  </w:pPr>
                  <w:ins w:id="5067" w:author="Ir Nicole" w:date="2026-06-18T18:29:00Z">
                    <w:del w:id="5068" w:author="Compte Microsoft" w:date="2026-06-19T08:25:00Z">
                      <w:r w:rsidRPr="00042CD7" w:rsidDel="00B64623">
                        <w:rPr>
                          <w:rFonts w:ascii="Times New Roman" w:eastAsia="Times New Roman" w:hAnsi="Times New Roman" w:cs="Times New Roman"/>
                          <w:sz w:val="24"/>
                          <w:szCs w:val="24"/>
                          <w:lang w:eastAsia="en-US"/>
                          <w:rPrChange w:id="5069"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070" w:author="Compte Microsoft" w:date="2026-06-19T08:25:00Z">
                    <w:tcPr>
                      <w:tcW w:w="0" w:type="auto"/>
                      <w:vAlign w:val="center"/>
                      <w:hideMark/>
                    </w:tcPr>
                  </w:tcPrChange>
                </w:tcPr>
                <w:p w14:paraId="2EDBBEA7" w14:textId="073835C1" w:rsidR="00042CD7" w:rsidRPr="00042CD7" w:rsidDel="00B64623" w:rsidRDefault="00042CD7">
                  <w:pPr>
                    <w:jc w:val="both"/>
                    <w:rPr>
                      <w:ins w:id="5071" w:author="Ir Nicole" w:date="2026-06-18T18:29:00Z"/>
                      <w:del w:id="5072" w:author="Compte Microsoft" w:date="2026-06-19T08:25:00Z"/>
                      <w:rFonts w:ascii="Times New Roman" w:eastAsia="Times New Roman" w:hAnsi="Times New Roman" w:cs="Times New Roman"/>
                      <w:sz w:val="24"/>
                      <w:szCs w:val="24"/>
                      <w:lang w:eastAsia="en-US"/>
                      <w:rPrChange w:id="5073" w:author="Compte Microsoft" w:date="2026-06-19T09:04:00Z">
                        <w:rPr>
                          <w:ins w:id="5074" w:author="Ir Nicole" w:date="2026-06-18T18:29:00Z"/>
                          <w:del w:id="5075" w:author="Compte Microsoft" w:date="2026-06-19T08:25:00Z"/>
                          <w:rFonts w:ascii="Times New Roman" w:eastAsia="Times New Roman" w:hAnsi="Times New Roman" w:cs="Times New Roman"/>
                          <w:sz w:val="24"/>
                          <w:szCs w:val="24"/>
                          <w:lang w:val="en-US" w:eastAsia="en-US"/>
                        </w:rPr>
                      </w:rPrChange>
                    </w:rPr>
                    <w:pPrChange w:id="5076" w:author="Ir Nicole" w:date="2026-06-19T12:38:00Z">
                      <w:pPr/>
                    </w:pPrChange>
                  </w:pPr>
                  <w:ins w:id="5077" w:author="Ir Nicole" w:date="2026-06-18T18:29:00Z">
                    <w:del w:id="5078" w:author="Compte Microsoft" w:date="2026-06-19T08:25:00Z">
                      <w:r w:rsidRPr="00042CD7" w:rsidDel="00B64623">
                        <w:rPr>
                          <w:rFonts w:ascii="Times New Roman" w:eastAsia="Times New Roman" w:hAnsi="Times New Roman" w:cs="Times New Roman"/>
                          <w:sz w:val="24"/>
                          <w:szCs w:val="24"/>
                          <w:lang w:eastAsia="en-US"/>
                          <w:rPrChange w:id="5079"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5DFF65C3" w14:textId="5B0ADEF1" w:rsidR="00042CD7" w:rsidRPr="00042CD7" w:rsidDel="00B64623" w:rsidRDefault="00042CD7">
            <w:pPr>
              <w:jc w:val="both"/>
              <w:rPr>
                <w:ins w:id="5080" w:author="Ir Nicole" w:date="2026-06-18T18:29:00Z"/>
                <w:del w:id="5081" w:author="Compte Microsoft" w:date="2026-06-19T08:25:00Z"/>
                <w:rFonts w:ascii="Times New Roman" w:eastAsia="Times New Roman" w:hAnsi="Times New Roman" w:cs="Times New Roman"/>
                <w:vanish/>
                <w:sz w:val="24"/>
                <w:szCs w:val="24"/>
                <w:lang w:eastAsia="en-US"/>
                <w:rPrChange w:id="5082" w:author="Compte Microsoft" w:date="2026-06-19T09:04:00Z">
                  <w:rPr>
                    <w:ins w:id="5083" w:author="Ir Nicole" w:date="2026-06-18T18:29:00Z"/>
                    <w:del w:id="5084" w:author="Compte Microsoft" w:date="2026-06-19T08:25:00Z"/>
                    <w:rFonts w:ascii="Times New Roman" w:eastAsia="Times New Roman" w:hAnsi="Times New Roman" w:cs="Times New Roman"/>
                    <w:vanish/>
                    <w:sz w:val="24"/>
                    <w:szCs w:val="24"/>
                    <w:lang w:val="en-US" w:eastAsia="en-US"/>
                  </w:rPr>
                </w:rPrChange>
              </w:rPr>
              <w:pPrChange w:id="5085"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086"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334"/>
              <w:gridCol w:w="234"/>
              <w:gridCol w:w="221"/>
              <w:gridCol w:w="461"/>
              <w:gridCol w:w="140"/>
              <w:gridCol w:w="140"/>
              <w:gridCol w:w="221"/>
              <w:gridCol w:w="155"/>
              <w:tblGridChange w:id="5087">
                <w:tblGrid>
                  <w:gridCol w:w="2334"/>
                  <w:gridCol w:w="234"/>
                  <w:gridCol w:w="221"/>
                  <w:gridCol w:w="461"/>
                  <w:gridCol w:w="140"/>
                  <w:gridCol w:w="140"/>
                  <w:gridCol w:w="221"/>
                  <w:gridCol w:w="155"/>
                </w:tblGrid>
              </w:tblGridChange>
            </w:tblGrid>
            <w:tr w:rsidR="00042CD7" w:rsidRPr="00042CD7" w:rsidDel="00B64623" w14:paraId="1599EAF5" w14:textId="1D990BEC" w:rsidTr="00063CC0">
              <w:trPr>
                <w:tblCellSpacing w:w="15" w:type="dxa"/>
                <w:ins w:id="5088" w:author="Ir Nicole" w:date="2026-06-18T18:29:00Z"/>
                <w:del w:id="5089" w:author="Compte Microsoft" w:date="2026-06-19T08:25:00Z"/>
                <w:trPrChange w:id="5090" w:author="Compte Microsoft" w:date="2026-06-19T08:25:00Z">
                  <w:trPr>
                    <w:tblCellSpacing w:w="15" w:type="dxa"/>
                  </w:trPr>
                </w:trPrChange>
              </w:trPr>
              <w:tc>
                <w:tcPr>
                  <w:tcW w:w="2289" w:type="dxa"/>
                  <w:vAlign w:val="center"/>
                  <w:hideMark/>
                  <w:tcPrChange w:id="5091" w:author="Compte Microsoft" w:date="2026-06-19T08:25:00Z">
                    <w:tcPr>
                      <w:tcW w:w="0" w:type="auto"/>
                      <w:vAlign w:val="center"/>
                      <w:hideMark/>
                    </w:tcPr>
                  </w:tcPrChange>
                </w:tcPr>
                <w:p w14:paraId="29EFC421" w14:textId="4B17A8EE" w:rsidR="00042CD7" w:rsidRPr="00042CD7" w:rsidDel="00B64623" w:rsidRDefault="00042CD7">
                  <w:pPr>
                    <w:jc w:val="both"/>
                    <w:rPr>
                      <w:ins w:id="5092" w:author="Ir Nicole" w:date="2026-06-18T18:29:00Z"/>
                      <w:del w:id="5093" w:author="Compte Microsoft" w:date="2026-06-19T08:25:00Z"/>
                      <w:rFonts w:ascii="Times New Roman" w:eastAsia="Times New Roman" w:hAnsi="Times New Roman" w:cs="Times New Roman"/>
                      <w:sz w:val="24"/>
                      <w:szCs w:val="24"/>
                      <w:lang w:eastAsia="en-US"/>
                      <w:rPrChange w:id="5094" w:author="Compte Microsoft" w:date="2026-06-19T09:04:00Z">
                        <w:rPr>
                          <w:ins w:id="5095" w:author="Ir Nicole" w:date="2026-06-18T18:29:00Z"/>
                          <w:del w:id="5096" w:author="Compte Microsoft" w:date="2026-06-19T08:25:00Z"/>
                          <w:rFonts w:ascii="Times New Roman" w:eastAsia="Times New Roman" w:hAnsi="Times New Roman" w:cs="Times New Roman"/>
                          <w:sz w:val="24"/>
                          <w:szCs w:val="24"/>
                          <w:lang w:val="en-US" w:eastAsia="en-US"/>
                        </w:rPr>
                      </w:rPrChange>
                    </w:rPr>
                    <w:pPrChange w:id="5097" w:author="Ir Nicole" w:date="2026-06-19T12:38:00Z">
                      <w:pPr/>
                    </w:pPrChange>
                  </w:pPr>
                  <w:ins w:id="5098" w:author="Ir Nicole" w:date="2026-06-18T18:29:00Z">
                    <w:del w:id="5099" w:author="Compte Microsoft" w:date="2026-06-19T08:22:00Z">
                      <w:r w:rsidRPr="00042CD7" w:rsidDel="00B64623">
                        <w:rPr>
                          <w:rFonts w:ascii="Times New Roman" w:eastAsia="Times New Roman" w:hAnsi="Times New Roman" w:cs="Times New Roman"/>
                          <w:sz w:val="24"/>
                          <w:szCs w:val="24"/>
                          <w:lang w:eastAsia="en-US"/>
                          <w:rPrChange w:id="5100" w:author="Compte Microsoft" w:date="2026-06-19T09:04:00Z">
                            <w:rPr>
                              <w:rFonts w:ascii="Times New Roman" w:eastAsia="Times New Roman" w:hAnsi="Times New Roman" w:cs="Times New Roman"/>
                              <w:sz w:val="24"/>
                              <w:szCs w:val="24"/>
                              <w:lang w:val="en-US" w:eastAsia="en-US"/>
                            </w:rPr>
                          </w:rPrChange>
                        </w:rPr>
                        <w:delText>Maintenance corrective</w:delText>
                      </w:r>
                    </w:del>
                  </w:ins>
                </w:p>
              </w:tc>
              <w:tc>
                <w:tcPr>
                  <w:tcW w:w="204" w:type="dxa"/>
                  <w:vAlign w:val="center"/>
                  <w:hideMark/>
                  <w:tcPrChange w:id="5101" w:author="Compte Microsoft" w:date="2026-06-19T08:25:00Z">
                    <w:tcPr>
                      <w:tcW w:w="0" w:type="auto"/>
                      <w:vAlign w:val="center"/>
                      <w:hideMark/>
                    </w:tcPr>
                  </w:tcPrChange>
                </w:tcPr>
                <w:p w14:paraId="6E43FB1B" w14:textId="65B88315" w:rsidR="00042CD7" w:rsidRPr="00042CD7" w:rsidDel="00B64623" w:rsidRDefault="00042CD7">
                  <w:pPr>
                    <w:jc w:val="both"/>
                    <w:rPr>
                      <w:ins w:id="5102" w:author="Ir Nicole" w:date="2026-06-18T18:29:00Z"/>
                      <w:del w:id="5103" w:author="Compte Microsoft" w:date="2026-06-19T08:25:00Z"/>
                      <w:rFonts w:ascii="Times New Roman" w:eastAsia="Times New Roman" w:hAnsi="Times New Roman" w:cs="Times New Roman"/>
                      <w:sz w:val="24"/>
                      <w:szCs w:val="24"/>
                      <w:lang w:eastAsia="en-US"/>
                      <w:rPrChange w:id="5104" w:author="Compte Microsoft" w:date="2026-06-19T09:04:00Z">
                        <w:rPr>
                          <w:ins w:id="5105" w:author="Ir Nicole" w:date="2026-06-18T18:29:00Z"/>
                          <w:del w:id="5106" w:author="Compte Microsoft" w:date="2026-06-19T08:25:00Z"/>
                          <w:rFonts w:ascii="Times New Roman" w:eastAsia="Times New Roman" w:hAnsi="Times New Roman" w:cs="Times New Roman"/>
                          <w:sz w:val="24"/>
                          <w:szCs w:val="24"/>
                          <w:lang w:val="en-US" w:eastAsia="en-US"/>
                        </w:rPr>
                      </w:rPrChange>
                    </w:rPr>
                    <w:pPrChange w:id="5107" w:author="Ir Nicole" w:date="2026-06-19T12:38:00Z">
                      <w:pPr/>
                    </w:pPrChange>
                  </w:pPr>
                  <w:ins w:id="5108" w:author="Ir Nicole" w:date="2026-06-18T18:29:00Z">
                    <w:del w:id="5109" w:author="Compte Microsoft" w:date="2026-06-19T08:25:00Z">
                      <w:r w:rsidRPr="00042CD7" w:rsidDel="00B64623">
                        <w:rPr>
                          <w:rFonts w:ascii="Times New Roman" w:eastAsia="Times New Roman" w:hAnsi="Times New Roman" w:cs="Times New Roman"/>
                          <w:sz w:val="24"/>
                          <w:szCs w:val="24"/>
                          <w:lang w:eastAsia="en-US"/>
                          <w:rPrChange w:id="5110"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5111" w:author="Compte Microsoft" w:date="2026-06-19T08:25:00Z">
                    <w:tcPr>
                      <w:tcW w:w="0" w:type="auto"/>
                      <w:vAlign w:val="center"/>
                      <w:hideMark/>
                    </w:tcPr>
                  </w:tcPrChange>
                </w:tcPr>
                <w:p w14:paraId="410521D6" w14:textId="7289A78C" w:rsidR="00042CD7" w:rsidRPr="00042CD7" w:rsidDel="00B64623" w:rsidRDefault="00042CD7">
                  <w:pPr>
                    <w:jc w:val="both"/>
                    <w:rPr>
                      <w:ins w:id="5112" w:author="Ir Nicole" w:date="2026-06-18T18:29:00Z"/>
                      <w:del w:id="5113" w:author="Compte Microsoft" w:date="2026-06-19T08:25:00Z"/>
                      <w:rFonts w:ascii="Times New Roman" w:eastAsia="Times New Roman" w:hAnsi="Times New Roman" w:cs="Times New Roman"/>
                      <w:sz w:val="24"/>
                      <w:szCs w:val="24"/>
                      <w:lang w:eastAsia="en-US"/>
                      <w:rPrChange w:id="5114" w:author="Compte Microsoft" w:date="2026-06-19T09:04:00Z">
                        <w:rPr>
                          <w:ins w:id="5115" w:author="Ir Nicole" w:date="2026-06-18T18:29:00Z"/>
                          <w:del w:id="5116" w:author="Compte Microsoft" w:date="2026-06-19T08:25:00Z"/>
                          <w:rFonts w:ascii="Times New Roman" w:eastAsia="Times New Roman" w:hAnsi="Times New Roman" w:cs="Times New Roman"/>
                          <w:sz w:val="24"/>
                          <w:szCs w:val="24"/>
                          <w:lang w:val="en-US" w:eastAsia="en-US"/>
                        </w:rPr>
                      </w:rPrChange>
                    </w:rPr>
                    <w:pPrChange w:id="5117" w:author="Ir Nicole" w:date="2026-06-19T12:38:00Z">
                      <w:pPr/>
                    </w:pPrChange>
                  </w:pPr>
                  <w:ins w:id="5118" w:author="Ir Nicole" w:date="2026-06-18T18:29:00Z">
                    <w:del w:id="5119" w:author="Compte Microsoft" w:date="2026-06-19T08:25:00Z">
                      <w:r w:rsidRPr="00042CD7" w:rsidDel="00B64623">
                        <w:rPr>
                          <w:rFonts w:ascii="Times New Roman" w:eastAsia="Times New Roman" w:hAnsi="Times New Roman" w:cs="Times New Roman"/>
                          <w:sz w:val="24"/>
                          <w:szCs w:val="24"/>
                          <w:lang w:eastAsia="en-US"/>
                          <w:rPrChange w:id="5120" w:author="Compte Microsoft" w:date="2026-06-19T09:04:00Z">
                            <w:rPr>
                              <w:rFonts w:ascii="Times New Roman" w:eastAsia="Times New Roman" w:hAnsi="Times New Roman" w:cs="Times New Roman"/>
                              <w:sz w:val="24"/>
                              <w:szCs w:val="24"/>
                              <w:lang w:val="en-US" w:eastAsia="en-US"/>
                            </w:rPr>
                          </w:rPrChange>
                        </w:rPr>
                        <w:delText>R</w:delText>
                      </w:r>
                    </w:del>
                  </w:ins>
                </w:p>
              </w:tc>
              <w:tc>
                <w:tcPr>
                  <w:tcW w:w="431" w:type="dxa"/>
                  <w:vAlign w:val="center"/>
                  <w:hideMark/>
                  <w:tcPrChange w:id="5121" w:author="Compte Microsoft" w:date="2026-06-19T08:25:00Z">
                    <w:tcPr>
                      <w:tcW w:w="0" w:type="auto"/>
                      <w:vAlign w:val="center"/>
                      <w:hideMark/>
                    </w:tcPr>
                  </w:tcPrChange>
                </w:tcPr>
                <w:p w14:paraId="7CEFDF49" w14:textId="25EDADC8" w:rsidR="00042CD7" w:rsidRPr="00042CD7" w:rsidDel="00B64623" w:rsidRDefault="00042CD7">
                  <w:pPr>
                    <w:jc w:val="both"/>
                    <w:rPr>
                      <w:ins w:id="5122" w:author="Ir Nicole" w:date="2026-06-18T18:29:00Z"/>
                      <w:del w:id="5123" w:author="Compte Microsoft" w:date="2026-06-19T08:25:00Z"/>
                      <w:rFonts w:ascii="Times New Roman" w:eastAsia="Times New Roman" w:hAnsi="Times New Roman" w:cs="Times New Roman"/>
                      <w:sz w:val="24"/>
                      <w:szCs w:val="24"/>
                      <w:lang w:eastAsia="en-US"/>
                      <w:rPrChange w:id="5124" w:author="Compte Microsoft" w:date="2026-06-19T09:04:00Z">
                        <w:rPr>
                          <w:ins w:id="5125" w:author="Ir Nicole" w:date="2026-06-18T18:29:00Z"/>
                          <w:del w:id="5126" w:author="Compte Microsoft" w:date="2026-06-19T08:25:00Z"/>
                          <w:rFonts w:ascii="Times New Roman" w:eastAsia="Times New Roman" w:hAnsi="Times New Roman" w:cs="Times New Roman"/>
                          <w:sz w:val="24"/>
                          <w:szCs w:val="24"/>
                          <w:lang w:val="en-US" w:eastAsia="en-US"/>
                        </w:rPr>
                      </w:rPrChange>
                    </w:rPr>
                    <w:pPrChange w:id="5127" w:author="Ir Nicole" w:date="2026-06-19T12:38:00Z">
                      <w:pPr/>
                    </w:pPrChange>
                  </w:pPr>
                  <w:ins w:id="5128" w:author="Ir Nicole" w:date="2026-06-18T18:29:00Z">
                    <w:del w:id="5129" w:author="Compte Microsoft" w:date="2026-06-19T08:25:00Z">
                      <w:r w:rsidRPr="00042CD7" w:rsidDel="00B64623">
                        <w:rPr>
                          <w:rFonts w:ascii="Times New Roman" w:eastAsia="Times New Roman" w:hAnsi="Times New Roman" w:cs="Times New Roman"/>
                          <w:sz w:val="24"/>
                          <w:szCs w:val="24"/>
                          <w:lang w:eastAsia="en-US"/>
                          <w:rPrChange w:id="5130" w:author="Compte Microsoft" w:date="2026-06-19T09:04:00Z">
                            <w:rPr>
                              <w:rFonts w:ascii="Times New Roman" w:eastAsia="Times New Roman" w:hAnsi="Times New Roman" w:cs="Times New Roman"/>
                              <w:sz w:val="24"/>
                              <w:szCs w:val="24"/>
                              <w:lang w:val="en-US" w:eastAsia="en-US"/>
                            </w:rPr>
                          </w:rPrChange>
                        </w:rPr>
                        <w:delText>A/R</w:delText>
                      </w:r>
                    </w:del>
                  </w:ins>
                </w:p>
              </w:tc>
              <w:tc>
                <w:tcPr>
                  <w:tcW w:w="110" w:type="dxa"/>
                  <w:vAlign w:val="center"/>
                  <w:hideMark/>
                  <w:tcPrChange w:id="5131" w:author="Compte Microsoft" w:date="2026-06-19T08:25:00Z">
                    <w:tcPr>
                      <w:tcW w:w="0" w:type="auto"/>
                      <w:vAlign w:val="center"/>
                      <w:hideMark/>
                    </w:tcPr>
                  </w:tcPrChange>
                </w:tcPr>
                <w:p w14:paraId="1955FDD7" w14:textId="2A309851" w:rsidR="00042CD7" w:rsidRPr="00042CD7" w:rsidDel="00B64623" w:rsidRDefault="00042CD7">
                  <w:pPr>
                    <w:jc w:val="both"/>
                    <w:rPr>
                      <w:ins w:id="5132" w:author="Ir Nicole" w:date="2026-06-18T18:29:00Z"/>
                      <w:del w:id="5133" w:author="Compte Microsoft" w:date="2026-06-19T08:25:00Z"/>
                      <w:rFonts w:ascii="Times New Roman" w:eastAsia="Times New Roman" w:hAnsi="Times New Roman" w:cs="Times New Roman"/>
                      <w:sz w:val="24"/>
                      <w:szCs w:val="24"/>
                      <w:lang w:eastAsia="en-US"/>
                      <w:rPrChange w:id="5134" w:author="Compte Microsoft" w:date="2026-06-19T09:04:00Z">
                        <w:rPr>
                          <w:ins w:id="5135" w:author="Ir Nicole" w:date="2026-06-18T18:29:00Z"/>
                          <w:del w:id="5136" w:author="Compte Microsoft" w:date="2026-06-19T08:25:00Z"/>
                          <w:rFonts w:ascii="Times New Roman" w:eastAsia="Times New Roman" w:hAnsi="Times New Roman" w:cs="Times New Roman"/>
                          <w:sz w:val="24"/>
                          <w:szCs w:val="24"/>
                          <w:lang w:val="en-US" w:eastAsia="en-US"/>
                        </w:rPr>
                      </w:rPrChange>
                    </w:rPr>
                    <w:pPrChange w:id="5137" w:author="Ir Nicole" w:date="2026-06-19T12:38:00Z">
                      <w:pPr/>
                    </w:pPrChange>
                  </w:pPr>
                  <w:ins w:id="5138" w:author="Ir Nicole" w:date="2026-06-18T18:29:00Z">
                    <w:del w:id="5139" w:author="Compte Microsoft" w:date="2026-06-19T08:25:00Z">
                      <w:r w:rsidRPr="00042CD7" w:rsidDel="00B64623">
                        <w:rPr>
                          <w:rFonts w:ascii="Times New Roman" w:eastAsia="Times New Roman" w:hAnsi="Times New Roman" w:cs="Times New Roman"/>
                          <w:sz w:val="24"/>
                          <w:szCs w:val="24"/>
                          <w:lang w:eastAsia="en-US"/>
                          <w:rPrChange w:id="5140"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141" w:author="Compte Microsoft" w:date="2026-06-19T08:25:00Z">
                    <w:tcPr>
                      <w:tcW w:w="0" w:type="auto"/>
                      <w:vAlign w:val="center"/>
                      <w:hideMark/>
                    </w:tcPr>
                  </w:tcPrChange>
                </w:tcPr>
                <w:p w14:paraId="12F7E093" w14:textId="255019EB" w:rsidR="00042CD7" w:rsidRPr="00042CD7" w:rsidDel="00B64623" w:rsidRDefault="00042CD7">
                  <w:pPr>
                    <w:jc w:val="both"/>
                    <w:rPr>
                      <w:ins w:id="5142" w:author="Ir Nicole" w:date="2026-06-18T18:29:00Z"/>
                      <w:del w:id="5143" w:author="Compte Microsoft" w:date="2026-06-19T08:25:00Z"/>
                      <w:rFonts w:ascii="Times New Roman" w:eastAsia="Times New Roman" w:hAnsi="Times New Roman" w:cs="Times New Roman"/>
                      <w:sz w:val="24"/>
                      <w:szCs w:val="24"/>
                      <w:lang w:eastAsia="en-US"/>
                      <w:rPrChange w:id="5144" w:author="Compte Microsoft" w:date="2026-06-19T09:04:00Z">
                        <w:rPr>
                          <w:ins w:id="5145" w:author="Ir Nicole" w:date="2026-06-18T18:29:00Z"/>
                          <w:del w:id="5146" w:author="Compte Microsoft" w:date="2026-06-19T08:25:00Z"/>
                          <w:rFonts w:ascii="Times New Roman" w:eastAsia="Times New Roman" w:hAnsi="Times New Roman" w:cs="Times New Roman"/>
                          <w:sz w:val="24"/>
                          <w:szCs w:val="24"/>
                          <w:lang w:val="en-US" w:eastAsia="en-US"/>
                        </w:rPr>
                      </w:rPrChange>
                    </w:rPr>
                    <w:pPrChange w:id="5147" w:author="Ir Nicole" w:date="2026-06-19T12:38:00Z">
                      <w:pPr/>
                    </w:pPrChange>
                  </w:pPr>
                  <w:ins w:id="5148" w:author="Ir Nicole" w:date="2026-06-18T18:29:00Z">
                    <w:del w:id="5149" w:author="Compte Microsoft" w:date="2026-06-19T08:25:00Z">
                      <w:r w:rsidRPr="00042CD7" w:rsidDel="00B64623">
                        <w:rPr>
                          <w:rFonts w:ascii="Times New Roman" w:eastAsia="Times New Roman" w:hAnsi="Times New Roman" w:cs="Times New Roman"/>
                          <w:sz w:val="24"/>
                          <w:szCs w:val="24"/>
                          <w:lang w:eastAsia="en-US"/>
                          <w:rPrChange w:id="5150"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151" w:author="Compte Microsoft" w:date="2026-06-19T08:25:00Z">
                    <w:tcPr>
                      <w:tcW w:w="0" w:type="auto"/>
                      <w:vAlign w:val="center"/>
                      <w:hideMark/>
                    </w:tcPr>
                  </w:tcPrChange>
                </w:tcPr>
                <w:p w14:paraId="4A6F151C" w14:textId="0CFF1295" w:rsidR="00042CD7" w:rsidRPr="00042CD7" w:rsidDel="00B64623" w:rsidRDefault="00042CD7">
                  <w:pPr>
                    <w:jc w:val="both"/>
                    <w:rPr>
                      <w:ins w:id="5152" w:author="Ir Nicole" w:date="2026-06-18T18:29:00Z"/>
                      <w:del w:id="5153" w:author="Compte Microsoft" w:date="2026-06-19T08:25:00Z"/>
                      <w:rFonts w:ascii="Times New Roman" w:eastAsia="Times New Roman" w:hAnsi="Times New Roman" w:cs="Times New Roman"/>
                      <w:sz w:val="24"/>
                      <w:szCs w:val="24"/>
                      <w:lang w:eastAsia="en-US"/>
                      <w:rPrChange w:id="5154" w:author="Compte Microsoft" w:date="2026-06-19T09:04:00Z">
                        <w:rPr>
                          <w:ins w:id="5155" w:author="Ir Nicole" w:date="2026-06-18T18:29:00Z"/>
                          <w:del w:id="5156" w:author="Compte Microsoft" w:date="2026-06-19T08:25:00Z"/>
                          <w:rFonts w:ascii="Times New Roman" w:eastAsia="Times New Roman" w:hAnsi="Times New Roman" w:cs="Times New Roman"/>
                          <w:sz w:val="24"/>
                          <w:szCs w:val="24"/>
                          <w:lang w:val="en-US" w:eastAsia="en-US"/>
                        </w:rPr>
                      </w:rPrChange>
                    </w:rPr>
                    <w:pPrChange w:id="5157" w:author="Ir Nicole" w:date="2026-06-19T12:38:00Z">
                      <w:pPr/>
                    </w:pPrChange>
                  </w:pPr>
                  <w:ins w:id="5158" w:author="Ir Nicole" w:date="2026-06-18T18:29:00Z">
                    <w:del w:id="5159" w:author="Compte Microsoft" w:date="2026-06-19T08:25:00Z">
                      <w:r w:rsidRPr="00042CD7" w:rsidDel="00B64623">
                        <w:rPr>
                          <w:rFonts w:ascii="Times New Roman" w:eastAsia="Times New Roman" w:hAnsi="Times New Roman" w:cs="Times New Roman"/>
                          <w:sz w:val="24"/>
                          <w:szCs w:val="24"/>
                          <w:lang w:eastAsia="en-US"/>
                          <w:rPrChange w:id="5160"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5161" w:author="Compte Microsoft" w:date="2026-06-19T08:25:00Z">
                    <w:tcPr>
                      <w:tcW w:w="0" w:type="auto"/>
                      <w:vAlign w:val="center"/>
                      <w:hideMark/>
                    </w:tcPr>
                  </w:tcPrChange>
                </w:tcPr>
                <w:p w14:paraId="2289A55F" w14:textId="3078992C" w:rsidR="00042CD7" w:rsidRPr="00042CD7" w:rsidDel="00B64623" w:rsidRDefault="00042CD7">
                  <w:pPr>
                    <w:jc w:val="both"/>
                    <w:rPr>
                      <w:ins w:id="5162" w:author="Ir Nicole" w:date="2026-06-18T18:29:00Z"/>
                      <w:del w:id="5163" w:author="Compte Microsoft" w:date="2026-06-19T08:25:00Z"/>
                      <w:rFonts w:ascii="Times New Roman" w:eastAsia="Times New Roman" w:hAnsi="Times New Roman" w:cs="Times New Roman"/>
                      <w:sz w:val="24"/>
                      <w:szCs w:val="24"/>
                      <w:lang w:eastAsia="en-US"/>
                      <w:rPrChange w:id="5164" w:author="Compte Microsoft" w:date="2026-06-19T09:04:00Z">
                        <w:rPr>
                          <w:ins w:id="5165" w:author="Ir Nicole" w:date="2026-06-18T18:29:00Z"/>
                          <w:del w:id="5166" w:author="Compte Microsoft" w:date="2026-06-19T08:25:00Z"/>
                          <w:rFonts w:ascii="Times New Roman" w:eastAsia="Times New Roman" w:hAnsi="Times New Roman" w:cs="Times New Roman"/>
                          <w:sz w:val="24"/>
                          <w:szCs w:val="24"/>
                          <w:lang w:val="en-US" w:eastAsia="en-US"/>
                        </w:rPr>
                      </w:rPrChange>
                    </w:rPr>
                    <w:pPrChange w:id="5167" w:author="Ir Nicole" w:date="2026-06-19T12:38:00Z">
                      <w:pPr/>
                    </w:pPrChange>
                  </w:pPr>
                  <w:ins w:id="5168" w:author="Ir Nicole" w:date="2026-06-18T18:29:00Z">
                    <w:del w:id="5169" w:author="Compte Microsoft" w:date="2026-06-19T08:25:00Z">
                      <w:r w:rsidRPr="00042CD7" w:rsidDel="00B64623">
                        <w:rPr>
                          <w:rFonts w:ascii="Times New Roman" w:eastAsia="Times New Roman" w:hAnsi="Times New Roman" w:cs="Times New Roman"/>
                          <w:sz w:val="24"/>
                          <w:szCs w:val="24"/>
                          <w:lang w:eastAsia="en-US"/>
                          <w:rPrChange w:id="5170"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4CD76A62" w14:textId="136B1588" w:rsidR="00042CD7" w:rsidRPr="00042CD7" w:rsidDel="00B64623" w:rsidRDefault="00042CD7">
            <w:pPr>
              <w:jc w:val="both"/>
              <w:rPr>
                <w:ins w:id="5171" w:author="Ir Nicole" w:date="2026-06-18T18:29:00Z"/>
                <w:del w:id="5172" w:author="Compte Microsoft" w:date="2026-06-19T08:25:00Z"/>
                <w:rFonts w:ascii="Times New Roman" w:eastAsia="Times New Roman" w:hAnsi="Times New Roman" w:cs="Times New Roman"/>
                <w:vanish/>
                <w:sz w:val="24"/>
                <w:szCs w:val="24"/>
                <w:lang w:eastAsia="en-US"/>
                <w:rPrChange w:id="5173" w:author="Compte Microsoft" w:date="2026-06-19T09:04:00Z">
                  <w:rPr>
                    <w:ins w:id="5174" w:author="Ir Nicole" w:date="2026-06-18T18:29:00Z"/>
                    <w:del w:id="5175" w:author="Compte Microsoft" w:date="2026-06-19T08:25:00Z"/>
                    <w:rFonts w:ascii="Times New Roman" w:eastAsia="Times New Roman" w:hAnsi="Times New Roman" w:cs="Times New Roman"/>
                    <w:vanish/>
                    <w:sz w:val="24"/>
                    <w:szCs w:val="24"/>
                    <w:lang w:val="en-US" w:eastAsia="en-US"/>
                  </w:rPr>
                </w:rPrChange>
              </w:rPr>
              <w:pPrChange w:id="5176"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177"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268"/>
              <w:gridCol w:w="234"/>
              <w:gridCol w:w="221"/>
              <w:gridCol w:w="461"/>
              <w:gridCol w:w="221"/>
              <w:gridCol w:w="140"/>
              <w:gridCol w:w="140"/>
              <w:gridCol w:w="155"/>
              <w:tblGridChange w:id="5178">
                <w:tblGrid>
                  <w:gridCol w:w="2268"/>
                  <w:gridCol w:w="234"/>
                  <w:gridCol w:w="221"/>
                  <w:gridCol w:w="461"/>
                  <w:gridCol w:w="221"/>
                  <w:gridCol w:w="140"/>
                  <w:gridCol w:w="140"/>
                  <w:gridCol w:w="155"/>
                </w:tblGrid>
              </w:tblGridChange>
            </w:tblGrid>
            <w:tr w:rsidR="00042CD7" w:rsidRPr="00042CD7" w:rsidDel="00B64623" w14:paraId="6251D1DA" w14:textId="0DCD04CD" w:rsidTr="00063CC0">
              <w:trPr>
                <w:tblCellSpacing w:w="15" w:type="dxa"/>
                <w:ins w:id="5179" w:author="Ir Nicole" w:date="2026-06-18T18:29:00Z"/>
                <w:del w:id="5180" w:author="Compte Microsoft" w:date="2026-06-19T08:25:00Z"/>
                <w:trPrChange w:id="5181" w:author="Compte Microsoft" w:date="2026-06-19T08:25:00Z">
                  <w:trPr>
                    <w:tblCellSpacing w:w="15" w:type="dxa"/>
                  </w:trPr>
                </w:trPrChange>
              </w:trPr>
              <w:tc>
                <w:tcPr>
                  <w:tcW w:w="2223" w:type="dxa"/>
                  <w:vAlign w:val="center"/>
                  <w:hideMark/>
                  <w:tcPrChange w:id="5182" w:author="Compte Microsoft" w:date="2026-06-19T08:25:00Z">
                    <w:tcPr>
                      <w:tcW w:w="0" w:type="auto"/>
                      <w:vAlign w:val="center"/>
                      <w:hideMark/>
                    </w:tcPr>
                  </w:tcPrChange>
                </w:tcPr>
                <w:p w14:paraId="7F18FFF9" w14:textId="0E25D01C" w:rsidR="00042CD7" w:rsidRPr="00042CD7" w:rsidDel="00B64623" w:rsidRDefault="00042CD7">
                  <w:pPr>
                    <w:jc w:val="both"/>
                    <w:rPr>
                      <w:ins w:id="5183" w:author="Ir Nicole" w:date="2026-06-18T18:29:00Z"/>
                      <w:del w:id="5184" w:author="Compte Microsoft" w:date="2026-06-19T08:25:00Z"/>
                      <w:rFonts w:ascii="Times New Roman" w:eastAsia="Times New Roman" w:hAnsi="Times New Roman" w:cs="Times New Roman"/>
                      <w:sz w:val="24"/>
                      <w:szCs w:val="24"/>
                      <w:lang w:eastAsia="en-US"/>
                      <w:rPrChange w:id="5185" w:author="Compte Microsoft" w:date="2026-06-19T09:04:00Z">
                        <w:rPr>
                          <w:ins w:id="5186" w:author="Ir Nicole" w:date="2026-06-18T18:29:00Z"/>
                          <w:del w:id="5187" w:author="Compte Microsoft" w:date="2026-06-19T08:25:00Z"/>
                          <w:rFonts w:ascii="Times New Roman" w:eastAsia="Times New Roman" w:hAnsi="Times New Roman" w:cs="Times New Roman"/>
                          <w:sz w:val="24"/>
                          <w:szCs w:val="24"/>
                          <w:lang w:val="en-US" w:eastAsia="en-US"/>
                        </w:rPr>
                      </w:rPrChange>
                    </w:rPr>
                    <w:pPrChange w:id="5188" w:author="Ir Nicole" w:date="2026-06-19T12:38:00Z">
                      <w:pPr/>
                    </w:pPrChange>
                  </w:pPr>
                  <w:ins w:id="5189" w:author="Ir Nicole" w:date="2026-06-18T18:29:00Z">
                    <w:del w:id="5190" w:author="Compte Microsoft" w:date="2026-06-19T08:23:00Z">
                      <w:r w:rsidRPr="00042CD7" w:rsidDel="00B64623">
                        <w:rPr>
                          <w:rFonts w:ascii="Times New Roman" w:eastAsia="Times New Roman" w:hAnsi="Times New Roman" w:cs="Times New Roman"/>
                          <w:sz w:val="24"/>
                          <w:szCs w:val="24"/>
                          <w:lang w:eastAsia="en-US"/>
                          <w:rPrChange w:id="5191" w:author="Compte Microsoft" w:date="2026-06-19T09:04:00Z">
                            <w:rPr>
                              <w:rFonts w:ascii="Times New Roman" w:eastAsia="Times New Roman" w:hAnsi="Times New Roman" w:cs="Times New Roman"/>
                              <w:sz w:val="24"/>
                              <w:szCs w:val="24"/>
                              <w:lang w:val="en-US" w:eastAsia="en-US"/>
                            </w:rPr>
                          </w:rPrChange>
                        </w:rPr>
                        <w:delText>Maintenance évolutive</w:delText>
                      </w:r>
                    </w:del>
                  </w:ins>
                </w:p>
              </w:tc>
              <w:tc>
                <w:tcPr>
                  <w:tcW w:w="204" w:type="dxa"/>
                  <w:vAlign w:val="center"/>
                  <w:hideMark/>
                  <w:tcPrChange w:id="5192" w:author="Compte Microsoft" w:date="2026-06-19T08:25:00Z">
                    <w:tcPr>
                      <w:tcW w:w="0" w:type="auto"/>
                      <w:vAlign w:val="center"/>
                      <w:hideMark/>
                    </w:tcPr>
                  </w:tcPrChange>
                </w:tcPr>
                <w:p w14:paraId="7D20F382" w14:textId="5BAD8382" w:rsidR="00042CD7" w:rsidRPr="00042CD7" w:rsidDel="00B64623" w:rsidRDefault="00042CD7">
                  <w:pPr>
                    <w:jc w:val="both"/>
                    <w:rPr>
                      <w:ins w:id="5193" w:author="Ir Nicole" w:date="2026-06-18T18:29:00Z"/>
                      <w:del w:id="5194" w:author="Compte Microsoft" w:date="2026-06-19T08:25:00Z"/>
                      <w:rFonts w:ascii="Times New Roman" w:eastAsia="Times New Roman" w:hAnsi="Times New Roman" w:cs="Times New Roman"/>
                      <w:sz w:val="24"/>
                      <w:szCs w:val="24"/>
                      <w:lang w:eastAsia="en-US"/>
                      <w:rPrChange w:id="5195" w:author="Compte Microsoft" w:date="2026-06-19T09:04:00Z">
                        <w:rPr>
                          <w:ins w:id="5196" w:author="Ir Nicole" w:date="2026-06-18T18:29:00Z"/>
                          <w:del w:id="5197" w:author="Compte Microsoft" w:date="2026-06-19T08:25:00Z"/>
                          <w:rFonts w:ascii="Times New Roman" w:eastAsia="Times New Roman" w:hAnsi="Times New Roman" w:cs="Times New Roman"/>
                          <w:sz w:val="24"/>
                          <w:szCs w:val="24"/>
                          <w:lang w:val="en-US" w:eastAsia="en-US"/>
                        </w:rPr>
                      </w:rPrChange>
                    </w:rPr>
                    <w:pPrChange w:id="5198" w:author="Ir Nicole" w:date="2026-06-19T12:38:00Z">
                      <w:pPr/>
                    </w:pPrChange>
                  </w:pPr>
                  <w:ins w:id="5199" w:author="Ir Nicole" w:date="2026-06-18T18:29:00Z">
                    <w:del w:id="5200" w:author="Compte Microsoft" w:date="2026-06-19T08:25:00Z">
                      <w:r w:rsidRPr="00042CD7" w:rsidDel="00B64623">
                        <w:rPr>
                          <w:rFonts w:ascii="Times New Roman" w:eastAsia="Times New Roman" w:hAnsi="Times New Roman" w:cs="Times New Roman"/>
                          <w:sz w:val="24"/>
                          <w:szCs w:val="24"/>
                          <w:lang w:eastAsia="en-US"/>
                          <w:rPrChange w:id="5201" w:author="Compte Microsoft" w:date="2026-06-19T09:04:00Z">
                            <w:rPr>
                              <w:rFonts w:ascii="Times New Roman" w:eastAsia="Times New Roman" w:hAnsi="Times New Roman" w:cs="Times New Roman"/>
                              <w:sz w:val="24"/>
                              <w:szCs w:val="24"/>
                              <w:lang w:val="en-US" w:eastAsia="en-US"/>
                            </w:rPr>
                          </w:rPrChange>
                        </w:rPr>
                        <w:delText>A</w:delText>
                      </w:r>
                    </w:del>
                  </w:ins>
                </w:p>
              </w:tc>
              <w:tc>
                <w:tcPr>
                  <w:tcW w:w="191" w:type="dxa"/>
                  <w:vAlign w:val="center"/>
                  <w:hideMark/>
                  <w:tcPrChange w:id="5202" w:author="Compte Microsoft" w:date="2026-06-19T08:25:00Z">
                    <w:tcPr>
                      <w:tcW w:w="0" w:type="auto"/>
                      <w:vAlign w:val="center"/>
                      <w:hideMark/>
                    </w:tcPr>
                  </w:tcPrChange>
                </w:tcPr>
                <w:p w14:paraId="742AAC66" w14:textId="2A9AFB0E" w:rsidR="00042CD7" w:rsidRPr="00042CD7" w:rsidDel="00B64623" w:rsidRDefault="00042CD7">
                  <w:pPr>
                    <w:jc w:val="both"/>
                    <w:rPr>
                      <w:ins w:id="5203" w:author="Ir Nicole" w:date="2026-06-18T18:29:00Z"/>
                      <w:del w:id="5204" w:author="Compte Microsoft" w:date="2026-06-19T08:25:00Z"/>
                      <w:rFonts w:ascii="Times New Roman" w:eastAsia="Times New Roman" w:hAnsi="Times New Roman" w:cs="Times New Roman"/>
                      <w:sz w:val="24"/>
                      <w:szCs w:val="24"/>
                      <w:lang w:eastAsia="en-US"/>
                      <w:rPrChange w:id="5205" w:author="Compte Microsoft" w:date="2026-06-19T09:04:00Z">
                        <w:rPr>
                          <w:ins w:id="5206" w:author="Ir Nicole" w:date="2026-06-18T18:29:00Z"/>
                          <w:del w:id="5207" w:author="Compte Microsoft" w:date="2026-06-19T08:25:00Z"/>
                          <w:rFonts w:ascii="Times New Roman" w:eastAsia="Times New Roman" w:hAnsi="Times New Roman" w:cs="Times New Roman"/>
                          <w:sz w:val="24"/>
                          <w:szCs w:val="24"/>
                          <w:lang w:val="en-US" w:eastAsia="en-US"/>
                        </w:rPr>
                      </w:rPrChange>
                    </w:rPr>
                    <w:pPrChange w:id="5208" w:author="Ir Nicole" w:date="2026-06-19T12:38:00Z">
                      <w:pPr/>
                    </w:pPrChange>
                  </w:pPr>
                  <w:ins w:id="5209" w:author="Ir Nicole" w:date="2026-06-18T18:29:00Z">
                    <w:del w:id="5210" w:author="Compte Microsoft" w:date="2026-06-19T08:25:00Z">
                      <w:r w:rsidRPr="00042CD7" w:rsidDel="00B64623">
                        <w:rPr>
                          <w:rFonts w:ascii="Times New Roman" w:eastAsia="Times New Roman" w:hAnsi="Times New Roman" w:cs="Times New Roman"/>
                          <w:sz w:val="24"/>
                          <w:szCs w:val="24"/>
                          <w:lang w:eastAsia="en-US"/>
                          <w:rPrChange w:id="5211" w:author="Compte Microsoft" w:date="2026-06-19T09:04:00Z">
                            <w:rPr>
                              <w:rFonts w:ascii="Times New Roman" w:eastAsia="Times New Roman" w:hAnsi="Times New Roman" w:cs="Times New Roman"/>
                              <w:sz w:val="24"/>
                              <w:szCs w:val="24"/>
                              <w:lang w:val="en-US" w:eastAsia="en-US"/>
                            </w:rPr>
                          </w:rPrChange>
                        </w:rPr>
                        <w:delText>R</w:delText>
                      </w:r>
                    </w:del>
                  </w:ins>
                </w:p>
              </w:tc>
              <w:tc>
                <w:tcPr>
                  <w:tcW w:w="431" w:type="dxa"/>
                  <w:vAlign w:val="center"/>
                  <w:hideMark/>
                  <w:tcPrChange w:id="5212" w:author="Compte Microsoft" w:date="2026-06-19T08:25:00Z">
                    <w:tcPr>
                      <w:tcW w:w="0" w:type="auto"/>
                      <w:vAlign w:val="center"/>
                      <w:hideMark/>
                    </w:tcPr>
                  </w:tcPrChange>
                </w:tcPr>
                <w:p w14:paraId="2424ADBB" w14:textId="169DFFFC" w:rsidR="00042CD7" w:rsidRPr="00042CD7" w:rsidDel="00B64623" w:rsidRDefault="00042CD7">
                  <w:pPr>
                    <w:jc w:val="both"/>
                    <w:rPr>
                      <w:ins w:id="5213" w:author="Ir Nicole" w:date="2026-06-18T18:29:00Z"/>
                      <w:del w:id="5214" w:author="Compte Microsoft" w:date="2026-06-19T08:25:00Z"/>
                      <w:rFonts w:ascii="Times New Roman" w:eastAsia="Times New Roman" w:hAnsi="Times New Roman" w:cs="Times New Roman"/>
                      <w:sz w:val="24"/>
                      <w:szCs w:val="24"/>
                      <w:lang w:eastAsia="en-US"/>
                      <w:rPrChange w:id="5215" w:author="Compte Microsoft" w:date="2026-06-19T09:04:00Z">
                        <w:rPr>
                          <w:ins w:id="5216" w:author="Ir Nicole" w:date="2026-06-18T18:29:00Z"/>
                          <w:del w:id="5217" w:author="Compte Microsoft" w:date="2026-06-19T08:25:00Z"/>
                          <w:rFonts w:ascii="Times New Roman" w:eastAsia="Times New Roman" w:hAnsi="Times New Roman" w:cs="Times New Roman"/>
                          <w:sz w:val="24"/>
                          <w:szCs w:val="24"/>
                          <w:lang w:val="en-US" w:eastAsia="en-US"/>
                        </w:rPr>
                      </w:rPrChange>
                    </w:rPr>
                    <w:pPrChange w:id="5218" w:author="Ir Nicole" w:date="2026-06-19T12:38:00Z">
                      <w:pPr/>
                    </w:pPrChange>
                  </w:pPr>
                  <w:ins w:id="5219" w:author="Ir Nicole" w:date="2026-06-18T18:29:00Z">
                    <w:del w:id="5220" w:author="Compte Microsoft" w:date="2026-06-19T08:25:00Z">
                      <w:r w:rsidRPr="00042CD7" w:rsidDel="00B64623">
                        <w:rPr>
                          <w:rFonts w:ascii="Times New Roman" w:eastAsia="Times New Roman" w:hAnsi="Times New Roman" w:cs="Times New Roman"/>
                          <w:sz w:val="24"/>
                          <w:szCs w:val="24"/>
                          <w:lang w:eastAsia="en-US"/>
                          <w:rPrChange w:id="5221" w:author="Compte Microsoft" w:date="2026-06-19T09:04:00Z">
                            <w:rPr>
                              <w:rFonts w:ascii="Times New Roman" w:eastAsia="Times New Roman" w:hAnsi="Times New Roman" w:cs="Times New Roman"/>
                              <w:sz w:val="24"/>
                              <w:szCs w:val="24"/>
                              <w:lang w:val="en-US" w:eastAsia="en-US"/>
                            </w:rPr>
                          </w:rPrChange>
                        </w:rPr>
                        <w:delText>A/R</w:delText>
                      </w:r>
                    </w:del>
                  </w:ins>
                </w:p>
              </w:tc>
              <w:tc>
                <w:tcPr>
                  <w:tcW w:w="191" w:type="dxa"/>
                  <w:vAlign w:val="center"/>
                  <w:hideMark/>
                  <w:tcPrChange w:id="5222" w:author="Compte Microsoft" w:date="2026-06-19T08:25:00Z">
                    <w:tcPr>
                      <w:tcW w:w="0" w:type="auto"/>
                      <w:vAlign w:val="center"/>
                      <w:hideMark/>
                    </w:tcPr>
                  </w:tcPrChange>
                </w:tcPr>
                <w:p w14:paraId="2E29AF55" w14:textId="46722D5B" w:rsidR="00042CD7" w:rsidRPr="00042CD7" w:rsidDel="00B64623" w:rsidRDefault="00042CD7">
                  <w:pPr>
                    <w:jc w:val="both"/>
                    <w:rPr>
                      <w:ins w:id="5223" w:author="Ir Nicole" w:date="2026-06-18T18:29:00Z"/>
                      <w:del w:id="5224" w:author="Compte Microsoft" w:date="2026-06-19T08:25:00Z"/>
                      <w:rFonts w:ascii="Times New Roman" w:eastAsia="Times New Roman" w:hAnsi="Times New Roman" w:cs="Times New Roman"/>
                      <w:sz w:val="24"/>
                      <w:szCs w:val="24"/>
                      <w:lang w:eastAsia="en-US"/>
                      <w:rPrChange w:id="5225" w:author="Compte Microsoft" w:date="2026-06-19T09:04:00Z">
                        <w:rPr>
                          <w:ins w:id="5226" w:author="Ir Nicole" w:date="2026-06-18T18:29:00Z"/>
                          <w:del w:id="5227" w:author="Compte Microsoft" w:date="2026-06-19T08:25:00Z"/>
                          <w:rFonts w:ascii="Times New Roman" w:eastAsia="Times New Roman" w:hAnsi="Times New Roman" w:cs="Times New Roman"/>
                          <w:sz w:val="24"/>
                          <w:szCs w:val="24"/>
                          <w:lang w:val="en-US" w:eastAsia="en-US"/>
                        </w:rPr>
                      </w:rPrChange>
                    </w:rPr>
                    <w:pPrChange w:id="5228" w:author="Ir Nicole" w:date="2026-06-19T12:38:00Z">
                      <w:pPr/>
                    </w:pPrChange>
                  </w:pPr>
                  <w:ins w:id="5229" w:author="Ir Nicole" w:date="2026-06-18T18:29:00Z">
                    <w:del w:id="5230" w:author="Compte Microsoft" w:date="2026-06-19T08:25:00Z">
                      <w:r w:rsidRPr="00042CD7" w:rsidDel="00B64623">
                        <w:rPr>
                          <w:rFonts w:ascii="Times New Roman" w:eastAsia="Times New Roman" w:hAnsi="Times New Roman" w:cs="Times New Roman"/>
                          <w:sz w:val="24"/>
                          <w:szCs w:val="24"/>
                          <w:lang w:eastAsia="en-US"/>
                          <w:rPrChange w:id="5231"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5232" w:author="Compte Microsoft" w:date="2026-06-19T08:25:00Z">
                    <w:tcPr>
                      <w:tcW w:w="0" w:type="auto"/>
                      <w:vAlign w:val="center"/>
                      <w:hideMark/>
                    </w:tcPr>
                  </w:tcPrChange>
                </w:tcPr>
                <w:p w14:paraId="103825E6" w14:textId="2542C87D" w:rsidR="00042CD7" w:rsidRPr="00042CD7" w:rsidDel="00B64623" w:rsidRDefault="00042CD7">
                  <w:pPr>
                    <w:jc w:val="both"/>
                    <w:rPr>
                      <w:ins w:id="5233" w:author="Ir Nicole" w:date="2026-06-18T18:29:00Z"/>
                      <w:del w:id="5234" w:author="Compte Microsoft" w:date="2026-06-19T08:25:00Z"/>
                      <w:rFonts w:ascii="Times New Roman" w:eastAsia="Times New Roman" w:hAnsi="Times New Roman" w:cs="Times New Roman"/>
                      <w:sz w:val="24"/>
                      <w:szCs w:val="24"/>
                      <w:lang w:eastAsia="en-US"/>
                      <w:rPrChange w:id="5235" w:author="Compte Microsoft" w:date="2026-06-19T09:04:00Z">
                        <w:rPr>
                          <w:ins w:id="5236" w:author="Ir Nicole" w:date="2026-06-18T18:29:00Z"/>
                          <w:del w:id="5237" w:author="Compte Microsoft" w:date="2026-06-19T08:25:00Z"/>
                          <w:rFonts w:ascii="Times New Roman" w:eastAsia="Times New Roman" w:hAnsi="Times New Roman" w:cs="Times New Roman"/>
                          <w:sz w:val="24"/>
                          <w:szCs w:val="24"/>
                          <w:lang w:val="en-US" w:eastAsia="en-US"/>
                        </w:rPr>
                      </w:rPrChange>
                    </w:rPr>
                    <w:pPrChange w:id="5238" w:author="Ir Nicole" w:date="2026-06-19T12:38:00Z">
                      <w:pPr/>
                    </w:pPrChange>
                  </w:pPr>
                  <w:ins w:id="5239" w:author="Ir Nicole" w:date="2026-06-18T18:29:00Z">
                    <w:del w:id="5240" w:author="Compte Microsoft" w:date="2026-06-19T08:25:00Z">
                      <w:r w:rsidRPr="00042CD7" w:rsidDel="00B64623">
                        <w:rPr>
                          <w:rFonts w:ascii="Times New Roman" w:eastAsia="Times New Roman" w:hAnsi="Times New Roman" w:cs="Times New Roman"/>
                          <w:sz w:val="24"/>
                          <w:szCs w:val="24"/>
                          <w:lang w:eastAsia="en-US"/>
                          <w:rPrChange w:id="5241"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242" w:author="Compte Microsoft" w:date="2026-06-19T08:25:00Z">
                    <w:tcPr>
                      <w:tcW w:w="0" w:type="auto"/>
                      <w:vAlign w:val="center"/>
                      <w:hideMark/>
                    </w:tcPr>
                  </w:tcPrChange>
                </w:tcPr>
                <w:p w14:paraId="5512B01C" w14:textId="0E122161" w:rsidR="00042CD7" w:rsidRPr="00042CD7" w:rsidDel="00B64623" w:rsidRDefault="00042CD7">
                  <w:pPr>
                    <w:jc w:val="both"/>
                    <w:rPr>
                      <w:ins w:id="5243" w:author="Ir Nicole" w:date="2026-06-18T18:29:00Z"/>
                      <w:del w:id="5244" w:author="Compte Microsoft" w:date="2026-06-19T08:25:00Z"/>
                      <w:rFonts w:ascii="Times New Roman" w:eastAsia="Times New Roman" w:hAnsi="Times New Roman" w:cs="Times New Roman"/>
                      <w:sz w:val="24"/>
                      <w:szCs w:val="24"/>
                      <w:lang w:eastAsia="en-US"/>
                      <w:rPrChange w:id="5245" w:author="Compte Microsoft" w:date="2026-06-19T09:04:00Z">
                        <w:rPr>
                          <w:ins w:id="5246" w:author="Ir Nicole" w:date="2026-06-18T18:29:00Z"/>
                          <w:del w:id="5247" w:author="Compte Microsoft" w:date="2026-06-19T08:25:00Z"/>
                          <w:rFonts w:ascii="Times New Roman" w:eastAsia="Times New Roman" w:hAnsi="Times New Roman" w:cs="Times New Roman"/>
                          <w:sz w:val="24"/>
                          <w:szCs w:val="24"/>
                          <w:lang w:val="en-US" w:eastAsia="en-US"/>
                        </w:rPr>
                      </w:rPrChange>
                    </w:rPr>
                    <w:pPrChange w:id="5248" w:author="Ir Nicole" w:date="2026-06-19T12:38:00Z">
                      <w:pPr/>
                    </w:pPrChange>
                  </w:pPr>
                  <w:ins w:id="5249" w:author="Ir Nicole" w:date="2026-06-18T18:29:00Z">
                    <w:del w:id="5250" w:author="Compte Microsoft" w:date="2026-06-19T08:25:00Z">
                      <w:r w:rsidRPr="00042CD7" w:rsidDel="00B64623">
                        <w:rPr>
                          <w:rFonts w:ascii="Times New Roman" w:eastAsia="Times New Roman" w:hAnsi="Times New Roman" w:cs="Times New Roman"/>
                          <w:sz w:val="24"/>
                          <w:szCs w:val="24"/>
                          <w:lang w:eastAsia="en-US"/>
                          <w:rPrChange w:id="5251"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252" w:author="Compte Microsoft" w:date="2026-06-19T08:25:00Z">
                    <w:tcPr>
                      <w:tcW w:w="0" w:type="auto"/>
                      <w:vAlign w:val="center"/>
                      <w:hideMark/>
                    </w:tcPr>
                  </w:tcPrChange>
                </w:tcPr>
                <w:p w14:paraId="48FB0DEB" w14:textId="68974207" w:rsidR="00042CD7" w:rsidRPr="00042CD7" w:rsidDel="00B64623" w:rsidRDefault="00042CD7">
                  <w:pPr>
                    <w:jc w:val="both"/>
                    <w:rPr>
                      <w:ins w:id="5253" w:author="Ir Nicole" w:date="2026-06-18T18:29:00Z"/>
                      <w:del w:id="5254" w:author="Compte Microsoft" w:date="2026-06-19T08:25:00Z"/>
                      <w:rFonts w:ascii="Times New Roman" w:eastAsia="Times New Roman" w:hAnsi="Times New Roman" w:cs="Times New Roman"/>
                      <w:sz w:val="24"/>
                      <w:szCs w:val="24"/>
                      <w:lang w:eastAsia="en-US"/>
                      <w:rPrChange w:id="5255" w:author="Compte Microsoft" w:date="2026-06-19T09:04:00Z">
                        <w:rPr>
                          <w:ins w:id="5256" w:author="Ir Nicole" w:date="2026-06-18T18:29:00Z"/>
                          <w:del w:id="5257" w:author="Compte Microsoft" w:date="2026-06-19T08:25:00Z"/>
                          <w:rFonts w:ascii="Times New Roman" w:eastAsia="Times New Roman" w:hAnsi="Times New Roman" w:cs="Times New Roman"/>
                          <w:sz w:val="24"/>
                          <w:szCs w:val="24"/>
                          <w:lang w:val="en-US" w:eastAsia="en-US"/>
                        </w:rPr>
                      </w:rPrChange>
                    </w:rPr>
                    <w:pPrChange w:id="5258" w:author="Ir Nicole" w:date="2026-06-19T12:38:00Z">
                      <w:pPr/>
                    </w:pPrChange>
                  </w:pPr>
                  <w:ins w:id="5259" w:author="Ir Nicole" w:date="2026-06-18T18:29:00Z">
                    <w:del w:id="5260" w:author="Compte Microsoft" w:date="2026-06-19T08:25:00Z">
                      <w:r w:rsidRPr="00042CD7" w:rsidDel="00B64623">
                        <w:rPr>
                          <w:rFonts w:ascii="Times New Roman" w:eastAsia="Times New Roman" w:hAnsi="Times New Roman" w:cs="Times New Roman"/>
                          <w:sz w:val="24"/>
                          <w:szCs w:val="24"/>
                          <w:lang w:eastAsia="en-US"/>
                          <w:rPrChange w:id="5261"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77EC7E18" w14:textId="0D3DE26D" w:rsidR="00042CD7" w:rsidRPr="00042CD7" w:rsidDel="00B64623" w:rsidRDefault="00042CD7">
            <w:pPr>
              <w:jc w:val="both"/>
              <w:rPr>
                <w:ins w:id="5262" w:author="Ir Nicole" w:date="2026-06-18T18:29:00Z"/>
                <w:del w:id="5263" w:author="Compte Microsoft" w:date="2026-06-19T08:25:00Z"/>
                <w:rFonts w:ascii="Times New Roman" w:eastAsia="Times New Roman" w:hAnsi="Times New Roman" w:cs="Times New Roman"/>
                <w:vanish/>
                <w:sz w:val="24"/>
                <w:szCs w:val="24"/>
                <w:lang w:eastAsia="en-US"/>
                <w:rPrChange w:id="5264" w:author="Compte Microsoft" w:date="2026-06-19T09:04:00Z">
                  <w:rPr>
                    <w:ins w:id="5265" w:author="Ir Nicole" w:date="2026-06-18T18:29:00Z"/>
                    <w:del w:id="5266" w:author="Compte Microsoft" w:date="2026-06-19T08:25:00Z"/>
                    <w:rFonts w:ascii="Times New Roman" w:eastAsia="Times New Roman" w:hAnsi="Times New Roman" w:cs="Times New Roman"/>
                    <w:vanish/>
                    <w:sz w:val="24"/>
                    <w:szCs w:val="24"/>
                    <w:lang w:val="en-US" w:eastAsia="en-US"/>
                  </w:rPr>
                </w:rPrChange>
              </w:rPr>
              <w:pPrChange w:id="5267"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268"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388"/>
              <w:gridCol w:w="140"/>
              <w:gridCol w:w="140"/>
              <w:gridCol w:w="221"/>
              <w:gridCol w:w="234"/>
              <w:gridCol w:w="140"/>
              <w:gridCol w:w="140"/>
              <w:gridCol w:w="236"/>
              <w:tblGridChange w:id="5269">
                <w:tblGrid>
                  <w:gridCol w:w="3388"/>
                  <w:gridCol w:w="140"/>
                  <w:gridCol w:w="140"/>
                  <w:gridCol w:w="221"/>
                  <w:gridCol w:w="234"/>
                  <w:gridCol w:w="140"/>
                  <w:gridCol w:w="140"/>
                  <w:gridCol w:w="236"/>
                </w:tblGrid>
              </w:tblGridChange>
            </w:tblGrid>
            <w:tr w:rsidR="00042CD7" w:rsidRPr="00042CD7" w:rsidDel="00B64623" w14:paraId="66B5A088" w14:textId="7AB994EB" w:rsidTr="00063CC0">
              <w:trPr>
                <w:tblCellSpacing w:w="15" w:type="dxa"/>
                <w:ins w:id="5270" w:author="Ir Nicole" w:date="2026-06-18T18:29:00Z"/>
                <w:del w:id="5271" w:author="Compte Microsoft" w:date="2026-06-19T08:25:00Z"/>
                <w:trPrChange w:id="5272" w:author="Compte Microsoft" w:date="2026-06-19T08:25:00Z">
                  <w:trPr>
                    <w:tblCellSpacing w:w="15" w:type="dxa"/>
                  </w:trPr>
                </w:trPrChange>
              </w:trPr>
              <w:tc>
                <w:tcPr>
                  <w:tcW w:w="3343" w:type="dxa"/>
                  <w:vAlign w:val="center"/>
                  <w:hideMark/>
                  <w:tcPrChange w:id="5273" w:author="Compte Microsoft" w:date="2026-06-19T08:25:00Z">
                    <w:tcPr>
                      <w:tcW w:w="0" w:type="auto"/>
                      <w:vAlign w:val="center"/>
                      <w:hideMark/>
                    </w:tcPr>
                  </w:tcPrChange>
                </w:tcPr>
                <w:p w14:paraId="46AE601F" w14:textId="1A241AAF" w:rsidR="00042CD7" w:rsidRPr="00042CD7" w:rsidDel="00B64623" w:rsidRDefault="00042CD7">
                  <w:pPr>
                    <w:jc w:val="both"/>
                    <w:rPr>
                      <w:ins w:id="5274" w:author="Ir Nicole" w:date="2026-06-18T18:29:00Z"/>
                      <w:del w:id="5275" w:author="Compte Microsoft" w:date="2026-06-19T08:25:00Z"/>
                      <w:rFonts w:ascii="Times New Roman" w:eastAsia="Times New Roman" w:hAnsi="Times New Roman" w:cs="Times New Roman"/>
                      <w:sz w:val="24"/>
                      <w:szCs w:val="24"/>
                      <w:lang w:eastAsia="en-US"/>
                      <w:rPrChange w:id="5276" w:author="Compte Microsoft" w:date="2026-06-19T09:04:00Z">
                        <w:rPr>
                          <w:ins w:id="5277" w:author="Ir Nicole" w:date="2026-06-18T18:29:00Z"/>
                          <w:del w:id="5278" w:author="Compte Microsoft" w:date="2026-06-19T08:25:00Z"/>
                          <w:rFonts w:ascii="Times New Roman" w:eastAsia="Times New Roman" w:hAnsi="Times New Roman" w:cs="Times New Roman"/>
                          <w:sz w:val="24"/>
                          <w:szCs w:val="24"/>
                          <w:lang w:val="en-US" w:eastAsia="en-US"/>
                        </w:rPr>
                      </w:rPrChange>
                    </w:rPr>
                    <w:pPrChange w:id="5279" w:author="Ir Nicole" w:date="2026-06-19T12:38:00Z">
                      <w:pPr/>
                    </w:pPrChange>
                  </w:pPr>
                  <w:ins w:id="5280" w:author="Ir Nicole" w:date="2026-06-18T18:29:00Z">
                    <w:del w:id="5281" w:author="Compte Microsoft" w:date="2026-06-19T08:23:00Z">
                      <w:r w:rsidRPr="00042CD7" w:rsidDel="00B64623">
                        <w:rPr>
                          <w:rFonts w:ascii="Times New Roman" w:eastAsia="Times New Roman" w:hAnsi="Times New Roman" w:cs="Times New Roman"/>
                          <w:sz w:val="24"/>
                          <w:szCs w:val="24"/>
                          <w:lang w:eastAsia="en-US"/>
                          <w:rPrChange w:id="5282" w:author="Compte Microsoft" w:date="2026-06-19T09:04:00Z">
                            <w:rPr>
                              <w:rFonts w:ascii="Times New Roman" w:eastAsia="Times New Roman" w:hAnsi="Times New Roman" w:cs="Times New Roman"/>
                              <w:sz w:val="24"/>
                              <w:szCs w:val="24"/>
                              <w:lang w:val="en-US" w:eastAsia="en-US"/>
                            </w:rPr>
                          </w:rPrChange>
                        </w:rPr>
                        <w:delText>Gestion quotidienne des présences</w:delText>
                      </w:r>
                    </w:del>
                  </w:ins>
                </w:p>
              </w:tc>
              <w:tc>
                <w:tcPr>
                  <w:tcW w:w="110" w:type="dxa"/>
                  <w:vAlign w:val="center"/>
                  <w:hideMark/>
                  <w:tcPrChange w:id="5283" w:author="Compte Microsoft" w:date="2026-06-19T08:25:00Z">
                    <w:tcPr>
                      <w:tcW w:w="0" w:type="auto"/>
                      <w:vAlign w:val="center"/>
                      <w:hideMark/>
                    </w:tcPr>
                  </w:tcPrChange>
                </w:tcPr>
                <w:p w14:paraId="2AAA536A" w14:textId="7620700E" w:rsidR="00042CD7" w:rsidRPr="00042CD7" w:rsidDel="00B64623" w:rsidRDefault="00042CD7">
                  <w:pPr>
                    <w:jc w:val="both"/>
                    <w:rPr>
                      <w:ins w:id="5284" w:author="Ir Nicole" w:date="2026-06-18T18:29:00Z"/>
                      <w:del w:id="5285" w:author="Compte Microsoft" w:date="2026-06-19T08:25:00Z"/>
                      <w:rFonts w:ascii="Times New Roman" w:eastAsia="Times New Roman" w:hAnsi="Times New Roman" w:cs="Times New Roman"/>
                      <w:sz w:val="24"/>
                      <w:szCs w:val="24"/>
                      <w:lang w:eastAsia="en-US"/>
                      <w:rPrChange w:id="5286" w:author="Compte Microsoft" w:date="2026-06-19T09:04:00Z">
                        <w:rPr>
                          <w:ins w:id="5287" w:author="Ir Nicole" w:date="2026-06-18T18:29:00Z"/>
                          <w:del w:id="5288" w:author="Compte Microsoft" w:date="2026-06-19T08:25:00Z"/>
                          <w:rFonts w:ascii="Times New Roman" w:eastAsia="Times New Roman" w:hAnsi="Times New Roman" w:cs="Times New Roman"/>
                          <w:sz w:val="24"/>
                          <w:szCs w:val="24"/>
                          <w:lang w:val="en-US" w:eastAsia="en-US"/>
                        </w:rPr>
                      </w:rPrChange>
                    </w:rPr>
                    <w:pPrChange w:id="5289" w:author="Ir Nicole" w:date="2026-06-19T12:38:00Z">
                      <w:pPr/>
                    </w:pPrChange>
                  </w:pPr>
                  <w:ins w:id="5290" w:author="Ir Nicole" w:date="2026-06-18T18:29:00Z">
                    <w:del w:id="5291" w:author="Compte Microsoft" w:date="2026-06-19T08:25:00Z">
                      <w:r w:rsidRPr="00042CD7" w:rsidDel="00B64623">
                        <w:rPr>
                          <w:rFonts w:ascii="Times New Roman" w:eastAsia="Times New Roman" w:hAnsi="Times New Roman" w:cs="Times New Roman"/>
                          <w:sz w:val="24"/>
                          <w:szCs w:val="24"/>
                          <w:lang w:eastAsia="en-US"/>
                          <w:rPrChange w:id="5292"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293" w:author="Compte Microsoft" w:date="2026-06-19T08:25:00Z">
                    <w:tcPr>
                      <w:tcW w:w="0" w:type="auto"/>
                      <w:vAlign w:val="center"/>
                      <w:hideMark/>
                    </w:tcPr>
                  </w:tcPrChange>
                </w:tcPr>
                <w:p w14:paraId="634ECE4A" w14:textId="5577CA09" w:rsidR="00042CD7" w:rsidRPr="00042CD7" w:rsidDel="00B64623" w:rsidRDefault="00042CD7">
                  <w:pPr>
                    <w:jc w:val="both"/>
                    <w:rPr>
                      <w:ins w:id="5294" w:author="Ir Nicole" w:date="2026-06-18T18:29:00Z"/>
                      <w:del w:id="5295" w:author="Compte Microsoft" w:date="2026-06-19T08:25:00Z"/>
                      <w:rFonts w:ascii="Times New Roman" w:eastAsia="Times New Roman" w:hAnsi="Times New Roman" w:cs="Times New Roman"/>
                      <w:sz w:val="24"/>
                      <w:szCs w:val="24"/>
                      <w:lang w:eastAsia="en-US"/>
                      <w:rPrChange w:id="5296" w:author="Compte Microsoft" w:date="2026-06-19T09:04:00Z">
                        <w:rPr>
                          <w:ins w:id="5297" w:author="Ir Nicole" w:date="2026-06-18T18:29:00Z"/>
                          <w:del w:id="5298" w:author="Compte Microsoft" w:date="2026-06-19T08:25:00Z"/>
                          <w:rFonts w:ascii="Times New Roman" w:eastAsia="Times New Roman" w:hAnsi="Times New Roman" w:cs="Times New Roman"/>
                          <w:sz w:val="24"/>
                          <w:szCs w:val="24"/>
                          <w:lang w:val="en-US" w:eastAsia="en-US"/>
                        </w:rPr>
                      </w:rPrChange>
                    </w:rPr>
                    <w:pPrChange w:id="5299" w:author="Ir Nicole" w:date="2026-06-19T12:38:00Z">
                      <w:pPr/>
                    </w:pPrChange>
                  </w:pPr>
                  <w:ins w:id="5300" w:author="Ir Nicole" w:date="2026-06-18T18:29:00Z">
                    <w:del w:id="5301" w:author="Compte Microsoft" w:date="2026-06-19T08:25:00Z">
                      <w:r w:rsidRPr="00042CD7" w:rsidDel="00B64623">
                        <w:rPr>
                          <w:rFonts w:ascii="Times New Roman" w:eastAsia="Times New Roman" w:hAnsi="Times New Roman" w:cs="Times New Roman"/>
                          <w:sz w:val="24"/>
                          <w:szCs w:val="24"/>
                          <w:lang w:eastAsia="en-US"/>
                          <w:rPrChange w:id="5302"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303" w:author="Compte Microsoft" w:date="2026-06-19T08:25:00Z">
                    <w:tcPr>
                      <w:tcW w:w="0" w:type="auto"/>
                      <w:vAlign w:val="center"/>
                      <w:hideMark/>
                    </w:tcPr>
                  </w:tcPrChange>
                </w:tcPr>
                <w:p w14:paraId="614CE358" w14:textId="6F8EAC55" w:rsidR="00042CD7" w:rsidRPr="00042CD7" w:rsidDel="00B64623" w:rsidRDefault="00042CD7">
                  <w:pPr>
                    <w:jc w:val="both"/>
                    <w:rPr>
                      <w:ins w:id="5304" w:author="Ir Nicole" w:date="2026-06-18T18:29:00Z"/>
                      <w:del w:id="5305" w:author="Compte Microsoft" w:date="2026-06-19T08:25:00Z"/>
                      <w:rFonts w:ascii="Times New Roman" w:eastAsia="Times New Roman" w:hAnsi="Times New Roman" w:cs="Times New Roman"/>
                      <w:sz w:val="24"/>
                      <w:szCs w:val="24"/>
                      <w:lang w:eastAsia="en-US"/>
                      <w:rPrChange w:id="5306" w:author="Compte Microsoft" w:date="2026-06-19T09:04:00Z">
                        <w:rPr>
                          <w:ins w:id="5307" w:author="Ir Nicole" w:date="2026-06-18T18:29:00Z"/>
                          <w:del w:id="5308" w:author="Compte Microsoft" w:date="2026-06-19T08:25:00Z"/>
                          <w:rFonts w:ascii="Times New Roman" w:eastAsia="Times New Roman" w:hAnsi="Times New Roman" w:cs="Times New Roman"/>
                          <w:sz w:val="24"/>
                          <w:szCs w:val="24"/>
                          <w:lang w:val="en-US" w:eastAsia="en-US"/>
                        </w:rPr>
                      </w:rPrChange>
                    </w:rPr>
                    <w:pPrChange w:id="5309" w:author="Ir Nicole" w:date="2026-06-19T12:38:00Z">
                      <w:pPr/>
                    </w:pPrChange>
                  </w:pPr>
                  <w:ins w:id="5310" w:author="Ir Nicole" w:date="2026-06-18T18:29:00Z">
                    <w:del w:id="5311" w:author="Compte Microsoft" w:date="2026-06-19T08:25:00Z">
                      <w:r w:rsidRPr="00042CD7" w:rsidDel="00B64623">
                        <w:rPr>
                          <w:rFonts w:ascii="Times New Roman" w:eastAsia="Times New Roman" w:hAnsi="Times New Roman" w:cs="Times New Roman"/>
                          <w:sz w:val="24"/>
                          <w:szCs w:val="24"/>
                          <w:lang w:eastAsia="en-US"/>
                          <w:rPrChange w:id="5312" w:author="Compte Microsoft" w:date="2026-06-19T09:04:00Z">
                            <w:rPr>
                              <w:rFonts w:ascii="Times New Roman" w:eastAsia="Times New Roman" w:hAnsi="Times New Roman" w:cs="Times New Roman"/>
                              <w:sz w:val="24"/>
                              <w:szCs w:val="24"/>
                              <w:lang w:val="en-US" w:eastAsia="en-US"/>
                            </w:rPr>
                          </w:rPrChange>
                        </w:rPr>
                        <w:delText>C</w:delText>
                      </w:r>
                    </w:del>
                  </w:ins>
                </w:p>
              </w:tc>
              <w:tc>
                <w:tcPr>
                  <w:tcW w:w="204" w:type="dxa"/>
                  <w:vAlign w:val="center"/>
                  <w:hideMark/>
                  <w:tcPrChange w:id="5313" w:author="Compte Microsoft" w:date="2026-06-19T08:25:00Z">
                    <w:tcPr>
                      <w:tcW w:w="0" w:type="auto"/>
                      <w:vAlign w:val="center"/>
                      <w:hideMark/>
                    </w:tcPr>
                  </w:tcPrChange>
                </w:tcPr>
                <w:p w14:paraId="5DBA877A" w14:textId="4F763CC1" w:rsidR="00042CD7" w:rsidRPr="00042CD7" w:rsidDel="00B64623" w:rsidRDefault="00042CD7">
                  <w:pPr>
                    <w:jc w:val="both"/>
                    <w:rPr>
                      <w:ins w:id="5314" w:author="Ir Nicole" w:date="2026-06-18T18:29:00Z"/>
                      <w:del w:id="5315" w:author="Compte Microsoft" w:date="2026-06-19T08:25:00Z"/>
                      <w:rFonts w:ascii="Times New Roman" w:eastAsia="Times New Roman" w:hAnsi="Times New Roman" w:cs="Times New Roman"/>
                      <w:sz w:val="24"/>
                      <w:szCs w:val="24"/>
                      <w:lang w:eastAsia="en-US"/>
                      <w:rPrChange w:id="5316" w:author="Compte Microsoft" w:date="2026-06-19T09:04:00Z">
                        <w:rPr>
                          <w:ins w:id="5317" w:author="Ir Nicole" w:date="2026-06-18T18:29:00Z"/>
                          <w:del w:id="5318" w:author="Compte Microsoft" w:date="2026-06-19T08:25:00Z"/>
                          <w:rFonts w:ascii="Times New Roman" w:eastAsia="Times New Roman" w:hAnsi="Times New Roman" w:cs="Times New Roman"/>
                          <w:sz w:val="24"/>
                          <w:szCs w:val="24"/>
                          <w:lang w:val="en-US" w:eastAsia="en-US"/>
                        </w:rPr>
                      </w:rPrChange>
                    </w:rPr>
                    <w:pPrChange w:id="5319" w:author="Ir Nicole" w:date="2026-06-19T12:38:00Z">
                      <w:pPr/>
                    </w:pPrChange>
                  </w:pPr>
                  <w:ins w:id="5320" w:author="Ir Nicole" w:date="2026-06-18T18:29:00Z">
                    <w:del w:id="5321" w:author="Compte Microsoft" w:date="2026-06-19T08:25:00Z">
                      <w:r w:rsidRPr="00042CD7" w:rsidDel="00B64623">
                        <w:rPr>
                          <w:rFonts w:ascii="Times New Roman" w:eastAsia="Times New Roman" w:hAnsi="Times New Roman" w:cs="Times New Roman"/>
                          <w:sz w:val="24"/>
                          <w:szCs w:val="24"/>
                          <w:lang w:eastAsia="en-US"/>
                          <w:rPrChange w:id="5322" w:author="Compte Microsoft" w:date="2026-06-19T09:04:00Z">
                            <w:rPr>
                              <w:rFonts w:ascii="Times New Roman" w:eastAsia="Times New Roman" w:hAnsi="Times New Roman" w:cs="Times New Roman"/>
                              <w:sz w:val="24"/>
                              <w:szCs w:val="24"/>
                              <w:lang w:val="en-US" w:eastAsia="en-US"/>
                            </w:rPr>
                          </w:rPrChange>
                        </w:rPr>
                        <w:delText>A</w:delText>
                      </w:r>
                    </w:del>
                  </w:ins>
                </w:p>
              </w:tc>
              <w:tc>
                <w:tcPr>
                  <w:tcW w:w="110" w:type="dxa"/>
                  <w:vAlign w:val="center"/>
                  <w:hideMark/>
                  <w:tcPrChange w:id="5323" w:author="Compte Microsoft" w:date="2026-06-19T08:25:00Z">
                    <w:tcPr>
                      <w:tcW w:w="0" w:type="auto"/>
                      <w:vAlign w:val="center"/>
                      <w:hideMark/>
                    </w:tcPr>
                  </w:tcPrChange>
                </w:tcPr>
                <w:p w14:paraId="57EC2B5C" w14:textId="060585F8" w:rsidR="00042CD7" w:rsidRPr="00042CD7" w:rsidDel="00B64623" w:rsidRDefault="00042CD7">
                  <w:pPr>
                    <w:jc w:val="both"/>
                    <w:rPr>
                      <w:ins w:id="5324" w:author="Ir Nicole" w:date="2026-06-18T18:29:00Z"/>
                      <w:del w:id="5325" w:author="Compte Microsoft" w:date="2026-06-19T08:25:00Z"/>
                      <w:rFonts w:ascii="Times New Roman" w:eastAsia="Times New Roman" w:hAnsi="Times New Roman" w:cs="Times New Roman"/>
                      <w:sz w:val="24"/>
                      <w:szCs w:val="24"/>
                      <w:lang w:eastAsia="en-US"/>
                      <w:rPrChange w:id="5326" w:author="Compte Microsoft" w:date="2026-06-19T09:04:00Z">
                        <w:rPr>
                          <w:ins w:id="5327" w:author="Ir Nicole" w:date="2026-06-18T18:29:00Z"/>
                          <w:del w:id="5328" w:author="Compte Microsoft" w:date="2026-06-19T08:25:00Z"/>
                          <w:rFonts w:ascii="Times New Roman" w:eastAsia="Times New Roman" w:hAnsi="Times New Roman" w:cs="Times New Roman"/>
                          <w:sz w:val="24"/>
                          <w:szCs w:val="24"/>
                          <w:lang w:val="en-US" w:eastAsia="en-US"/>
                        </w:rPr>
                      </w:rPrChange>
                    </w:rPr>
                    <w:pPrChange w:id="5329" w:author="Ir Nicole" w:date="2026-06-19T12:38:00Z">
                      <w:pPr/>
                    </w:pPrChange>
                  </w:pPr>
                  <w:ins w:id="5330" w:author="Ir Nicole" w:date="2026-06-18T18:29:00Z">
                    <w:del w:id="5331" w:author="Compte Microsoft" w:date="2026-06-19T08:25:00Z">
                      <w:r w:rsidRPr="00042CD7" w:rsidDel="00B64623">
                        <w:rPr>
                          <w:rFonts w:ascii="Times New Roman" w:eastAsia="Times New Roman" w:hAnsi="Times New Roman" w:cs="Times New Roman"/>
                          <w:sz w:val="24"/>
                          <w:szCs w:val="24"/>
                          <w:lang w:eastAsia="en-US"/>
                          <w:rPrChange w:id="5332"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333" w:author="Compte Microsoft" w:date="2026-06-19T08:25:00Z">
                    <w:tcPr>
                      <w:tcW w:w="0" w:type="auto"/>
                      <w:vAlign w:val="center"/>
                      <w:hideMark/>
                    </w:tcPr>
                  </w:tcPrChange>
                </w:tcPr>
                <w:p w14:paraId="1A4852AC" w14:textId="1CF12402" w:rsidR="00042CD7" w:rsidRPr="00042CD7" w:rsidDel="00B64623" w:rsidRDefault="00042CD7">
                  <w:pPr>
                    <w:jc w:val="both"/>
                    <w:rPr>
                      <w:ins w:id="5334" w:author="Ir Nicole" w:date="2026-06-18T18:29:00Z"/>
                      <w:del w:id="5335" w:author="Compte Microsoft" w:date="2026-06-19T08:25:00Z"/>
                      <w:rFonts w:ascii="Times New Roman" w:eastAsia="Times New Roman" w:hAnsi="Times New Roman" w:cs="Times New Roman"/>
                      <w:sz w:val="24"/>
                      <w:szCs w:val="24"/>
                      <w:lang w:eastAsia="en-US"/>
                      <w:rPrChange w:id="5336" w:author="Compte Microsoft" w:date="2026-06-19T09:04:00Z">
                        <w:rPr>
                          <w:ins w:id="5337" w:author="Ir Nicole" w:date="2026-06-18T18:29:00Z"/>
                          <w:del w:id="5338" w:author="Compte Microsoft" w:date="2026-06-19T08:25:00Z"/>
                          <w:rFonts w:ascii="Times New Roman" w:eastAsia="Times New Roman" w:hAnsi="Times New Roman" w:cs="Times New Roman"/>
                          <w:sz w:val="24"/>
                          <w:szCs w:val="24"/>
                          <w:lang w:val="en-US" w:eastAsia="en-US"/>
                        </w:rPr>
                      </w:rPrChange>
                    </w:rPr>
                    <w:pPrChange w:id="5339" w:author="Ir Nicole" w:date="2026-06-19T12:38:00Z">
                      <w:pPr/>
                    </w:pPrChange>
                  </w:pPr>
                  <w:ins w:id="5340" w:author="Ir Nicole" w:date="2026-06-18T18:29:00Z">
                    <w:del w:id="5341" w:author="Compte Microsoft" w:date="2026-06-19T08:25:00Z">
                      <w:r w:rsidRPr="00042CD7" w:rsidDel="00B64623">
                        <w:rPr>
                          <w:rFonts w:ascii="Times New Roman" w:eastAsia="Times New Roman" w:hAnsi="Times New Roman" w:cs="Times New Roman"/>
                          <w:sz w:val="24"/>
                          <w:szCs w:val="24"/>
                          <w:lang w:eastAsia="en-US"/>
                          <w:rPrChange w:id="5342"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343" w:author="Compte Microsoft" w:date="2026-06-19T08:25:00Z">
                    <w:tcPr>
                      <w:tcW w:w="0" w:type="auto"/>
                      <w:vAlign w:val="center"/>
                      <w:hideMark/>
                    </w:tcPr>
                  </w:tcPrChange>
                </w:tcPr>
                <w:p w14:paraId="639859B0" w14:textId="69FF1AF2" w:rsidR="00042CD7" w:rsidRPr="00042CD7" w:rsidDel="00B64623" w:rsidRDefault="00042CD7">
                  <w:pPr>
                    <w:jc w:val="both"/>
                    <w:rPr>
                      <w:ins w:id="5344" w:author="Ir Nicole" w:date="2026-06-18T18:29:00Z"/>
                      <w:del w:id="5345" w:author="Compte Microsoft" w:date="2026-06-19T08:25:00Z"/>
                      <w:rFonts w:ascii="Times New Roman" w:eastAsia="Times New Roman" w:hAnsi="Times New Roman" w:cs="Times New Roman"/>
                      <w:sz w:val="24"/>
                      <w:szCs w:val="24"/>
                      <w:lang w:eastAsia="en-US"/>
                      <w:rPrChange w:id="5346" w:author="Compte Microsoft" w:date="2026-06-19T09:04:00Z">
                        <w:rPr>
                          <w:ins w:id="5347" w:author="Ir Nicole" w:date="2026-06-18T18:29:00Z"/>
                          <w:del w:id="5348" w:author="Compte Microsoft" w:date="2026-06-19T08:25:00Z"/>
                          <w:rFonts w:ascii="Times New Roman" w:eastAsia="Times New Roman" w:hAnsi="Times New Roman" w:cs="Times New Roman"/>
                          <w:sz w:val="24"/>
                          <w:szCs w:val="24"/>
                          <w:lang w:val="en-US" w:eastAsia="en-US"/>
                        </w:rPr>
                      </w:rPrChange>
                    </w:rPr>
                    <w:pPrChange w:id="5349" w:author="Ir Nicole" w:date="2026-06-19T12:38:00Z">
                      <w:pPr/>
                    </w:pPrChange>
                  </w:pPr>
                  <w:ins w:id="5350" w:author="Ir Nicole" w:date="2026-06-18T18:29:00Z">
                    <w:del w:id="5351" w:author="Compte Microsoft" w:date="2026-06-19T08:25:00Z">
                      <w:r w:rsidRPr="00042CD7" w:rsidDel="00B64623">
                        <w:rPr>
                          <w:rFonts w:ascii="Times New Roman" w:eastAsia="Times New Roman" w:hAnsi="Times New Roman" w:cs="Times New Roman"/>
                          <w:sz w:val="24"/>
                          <w:szCs w:val="24"/>
                          <w:lang w:eastAsia="en-US"/>
                          <w:rPrChange w:id="5352" w:author="Compte Microsoft" w:date="2026-06-19T09:04:00Z">
                            <w:rPr>
                              <w:rFonts w:ascii="Times New Roman" w:eastAsia="Times New Roman" w:hAnsi="Times New Roman" w:cs="Times New Roman"/>
                              <w:sz w:val="24"/>
                              <w:szCs w:val="24"/>
                              <w:lang w:val="en-US" w:eastAsia="en-US"/>
                            </w:rPr>
                          </w:rPrChange>
                        </w:rPr>
                        <w:delText>R</w:delText>
                      </w:r>
                    </w:del>
                  </w:ins>
                </w:p>
              </w:tc>
            </w:tr>
          </w:tbl>
          <w:p w14:paraId="60DC7B50" w14:textId="3C9307DD" w:rsidR="00042CD7" w:rsidRPr="00042CD7" w:rsidDel="00B64623" w:rsidRDefault="00042CD7">
            <w:pPr>
              <w:jc w:val="both"/>
              <w:rPr>
                <w:ins w:id="5353" w:author="Ir Nicole" w:date="2026-06-18T18:29:00Z"/>
                <w:del w:id="5354" w:author="Compte Microsoft" w:date="2026-06-19T08:25:00Z"/>
                <w:rFonts w:ascii="Times New Roman" w:eastAsia="Times New Roman" w:hAnsi="Times New Roman" w:cs="Times New Roman"/>
                <w:vanish/>
                <w:sz w:val="24"/>
                <w:szCs w:val="24"/>
                <w:lang w:eastAsia="en-US"/>
                <w:rPrChange w:id="5355" w:author="Compte Microsoft" w:date="2026-06-19T09:04:00Z">
                  <w:rPr>
                    <w:ins w:id="5356" w:author="Ir Nicole" w:date="2026-06-18T18:29:00Z"/>
                    <w:del w:id="5357" w:author="Compte Microsoft" w:date="2026-06-19T08:25:00Z"/>
                    <w:rFonts w:ascii="Times New Roman" w:eastAsia="Times New Roman" w:hAnsi="Times New Roman" w:cs="Times New Roman"/>
                    <w:vanish/>
                    <w:sz w:val="24"/>
                    <w:szCs w:val="24"/>
                    <w:lang w:val="en-US" w:eastAsia="en-US"/>
                  </w:rPr>
                </w:rPrChange>
              </w:rPr>
              <w:pPrChange w:id="5358"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359"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381"/>
              <w:gridCol w:w="140"/>
              <w:gridCol w:w="140"/>
              <w:gridCol w:w="140"/>
              <w:gridCol w:w="461"/>
              <w:gridCol w:w="140"/>
              <w:gridCol w:w="140"/>
              <w:gridCol w:w="236"/>
              <w:tblGridChange w:id="5360">
                <w:tblGrid>
                  <w:gridCol w:w="2381"/>
                  <w:gridCol w:w="140"/>
                  <w:gridCol w:w="140"/>
                  <w:gridCol w:w="140"/>
                  <w:gridCol w:w="461"/>
                  <w:gridCol w:w="140"/>
                  <w:gridCol w:w="140"/>
                  <w:gridCol w:w="236"/>
                </w:tblGrid>
              </w:tblGridChange>
            </w:tblGrid>
            <w:tr w:rsidR="00042CD7" w:rsidRPr="00042CD7" w:rsidDel="00B64623" w14:paraId="13998FCF" w14:textId="38BBA8A0" w:rsidTr="00063CC0">
              <w:trPr>
                <w:tblCellSpacing w:w="15" w:type="dxa"/>
                <w:ins w:id="5361" w:author="Ir Nicole" w:date="2026-06-18T18:29:00Z"/>
                <w:del w:id="5362" w:author="Compte Microsoft" w:date="2026-06-19T08:25:00Z"/>
                <w:trPrChange w:id="5363" w:author="Compte Microsoft" w:date="2026-06-19T08:25:00Z">
                  <w:trPr>
                    <w:tblCellSpacing w:w="15" w:type="dxa"/>
                  </w:trPr>
                </w:trPrChange>
              </w:trPr>
              <w:tc>
                <w:tcPr>
                  <w:tcW w:w="2336" w:type="dxa"/>
                  <w:vAlign w:val="center"/>
                  <w:hideMark/>
                  <w:tcPrChange w:id="5364" w:author="Compte Microsoft" w:date="2026-06-19T08:25:00Z">
                    <w:tcPr>
                      <w:tcW w:w="0" w:type="auto"/>
                      <w:vAlign w:val="center"/>
                      <w:hideMark/>
                    </w:tcPr>
                  </w:tcPrChange>
                </w:tcPr>
                <w:p w14:paraId="05739A36" w14:textId="6FA172F0" w:rsidR="00042CD7" w:rsidRPr="00042CD7" w:rsidDel="00B64623" w:rsidRDefault="00042CD7">
                  <w:pPr>
                    <w:jc w:val="both"/>
                    <w:rPr>
                      <w:ins w:id="5365" w:author="Ir Nicole" w:date="2026-06-18T18:29:00Z"/>
                      <w:del w:id="5366" w:author="Compte Microsoft" w:date="2026-06-19T08:25:00Z"/>
                      <w:rFonts w:ascii="Times New Roman" w:eastAsia="Times New Roman" w:hAnsi="Times New Roman" w:cs="Times New Roman"/>
                      <w:sz w:val="24"/>
                      <w:szCs w:val="24"/>
                      <w:lang w:eastAsia="en-US"/>
                      <w:rPrChange w:id="5367" w:author="Compte Microsoft" w:date="2026-06-19T09:04:00Z">
                        <w:rPr>
                          <w:ins w:id="5368" w:author="Ir Nicole" w:date="2026-06-18T18:29:00Z"/>
                          <w:del w:id="5369" w:author="Compte Microsoft" w:date="2026-06-19T08:25:00Z"/>
                          <w:rFonts w:ascii="Times New Roman" w:eastAsia="Times New Roman" w:hAnsi="Times New Roman" w:cs="Times New Roman"/>
                          <w:sz w:val="24"/>
                          <w:szCs w:val="24"/>
                          <w:lang w:val="en-US" w:eastAsia="en-US"/>
                        </w:rPr>
                      </w:rPrChange>
                    </w:rPr>
                    <w:pPrChange w:id="5370" w:author="Ir Nicole" w:date="2026-06-19T12:38:00Z">
                      <w:pPr/>
                    </w:pPrChange>
                  </w:pPr>
                  <w:ins w:id="5371" w:author="Ir Nicole" w:date="2026-06-18T18:29:00Z">
                    <w:del w:id="5372" w:author="Compte Microsoft" w:date="2026-06-19T08:23:00Z">
                      <w:r w:rsidRPr="00042CD7" w:rsidDel="00B64623">
                        <w:rPr>
                          <w:rFonts w:ascii="Times New Roman" w:eastAsia="Times New Roman" w:hAnsi="Times New Roman" w:cs="Times New Roman"/>
                          <w:sz w:val="24"/>
                          <w:szCs w:val="24"/>
                          <w:lang w:eastAsia="en-US"/>
                          <w:rPrChange w:id="5373" w:author="Compte Microsoft" w:date="2026-06-19T09:04:00Z">
                            <w:rPr>
                              <w:rFonts w:ascii="Times New Roman" w:eastAsia="Times New Roman" w:hAnsi="Times New Roman" w:cs="Times New Roman"/>
                              <w:sz w:val="24"/>
                              <w:szCs w:val="24"/>
                              <w:lang w:val="en-US" w:eastAsia="en-US"/>
                            </w:rPr>
                          </w:rPrChange>
                        </w:rPr>
                        <w:delText>Validation des absences</w:delText>
                      </w:r>
                    </w:del>
                  </w:ins>
                </w:p>
              </w:tc>
              <w:tc>
                <w:tcPr>
                  <w:tcW w:w="110" w:type="dxa"/>
                  <w:vAlign w:val="center"/>
                  <w:hideMark/>
                  <w:tcPrChange w:id="5374" w:author="Compte Microsoft" w:date="2026-06-19T08:25:00Z">
                    <w:tcPr>
                      <w:tcW w:w="0" w:type="auto"/>
                      <w:vAlign w:val="center"/>
                      <w:hideMark/>
                    </w:tcPr>
                  </w:tcPrChange>
                </w:tcPr>
                <w:p w14:paraId="3EEFBD8B" w14:textId="1FC3503C" w:rsidR="00042CD7" w:rsidRPr="00042CD7" w:rsidDel="00B64623" w:rsidRDefault="00042CD7">
                  <w:pPr>
                    <w:jc w:val="both"/>
                    <w:rPr>
                      <w:ins w:id="5375" w:author="Ir Nicole" w:date="2026-06-18T18:29:00Z"/>
                      <w:del w:id="5376" w:author="Compte Microsoft" w:date="2026-06-19T08:25:00Z"/>
                      <w:rFonts w:ascii="Times New Roman" w:eastAsia="Times New Roman" w:hAnsi="Times New Roman" w:cs="Times New Roman"/>
                      <w:sz w:val="24"/>
                      <w:szCs w:val="24"/>
                      <w:lang w:eastAsia="en-US"/>
                      <w:rPrChange w:id="5377" w:author="Compte Microsoft" w:date="2026-06-19T09:04:00Z">
                        <w:rPr>
                          <w:ins w:id="5378" w:author="Ir Nicole" w:date="2026-06-18T18:29:00Z"/>
                          <w:del w:id="5379" w:author="Compte Microsoft" w:date="2026-06-19T08:25:00Z"/>
                          <w:rFonts w:ascii="Times New Roman" w:eastAsia="Times New Roman" w:hAnsi="Times New Roman" w:cs="Times New Roman"/>
                          <w:sz w:val="24"/>
                          <w:szCs w:val="24"/>
                          <w:lang w:val="en-US" w:eastAsia="en-US"/>
                        </w:rPr>
                      </w:rPrChange>
                    </w:rPr>
                    <w:pPrChange w:id="5380" w:author="Ir Nicole" w:date="2026-06-19T12:38:00Z">
                      <w:pPr/>
                    </w:pPrChange>
                  </w:pPr>
                  <w:ins w:id="5381" w:author="Ir Nicole" w:date="2026-06-18T18:29:00Z">
                    <w:del w:id="5382" w:author="Compte Microsoft" w:date="2026-06-19T08:25:00Z">
                      <w:r w:rsidRPr="00042CD7" w:rsidDel="00B64623">
                        <w:rPr>
                          <w:rFonts w:ascii="Times New Roman" w:eastAsia="Times New Roman" w:hAnsi="Times New Roman" w:cs="Times New Roman"/>
                          <w:sz w:val="24"/>
                          <w:szCs w:val="24"/>
                          <w:lang w:eastAsia="en-US"/>
                          <w:rPrChange w:id="538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384" w:author="Compte Microsoft" w:date="2026-06-19T08:25:00Z">
                    <w:tcPr>
                      <w:tcW w:w="0" w:type="auto"/>
                      <w:vAlign w:val="center"/>
                      <w:hideMark/>
                    </w:tcPr>
                  </w:tcPrChange>
                </w:tcPr>
                <w:p w14:paraId="0E47529E" w14:textId="22E9C8C4" w:rsidR="00042CD7" w:rsidRPr="00042CD7" w:rsidDel="00B64623" w:rsidRDefault="00042CD7">
                  <w:pPr>
                    <w:jc w:val="both"/>
                    <w:rPr>
                      <w:ins w:id="5385" w:author="Ir Nicole" w:date="2026-06-18T18:29:00Z"/>
                      <w:del w:id="5386" w:author="Compte Microsoft" w:date="2026-06-19T08:25:00Z"/>
                      <w:rFonts w:ascii="Times New Roman" w:eastAsia="Times New Roman" w:hAnsi="Times New Roman" w:cs="Times New Roman"/>
                      <w:sz w:val="24"/>
                      <w:szCs w:val="24"/>
                      <w:lang w:eastAsia="en-US"/>
                      <w:rPrChange w:id="5387" w:author="Compte Microsoft" w:date="2026-06-19T09:04:00Z">
                        <w:rPr>
                          <w:ins w:id="5388" w:author="Ir Nicole" w:date="2026-06-18T18:29:00Z"/>
                          <w:del w:id="5389" w:author="Compte Microsoft" w:date="2026-06-19T08:25:00Z"/>
                          <w:rFonts w:ascii="Times New Roman" w:eastAsia="Times New Roman" w:hAnsi="Times New Roman" w:cs="Times New Roman"/>
                          <w:sz w:val="24"/>
                          <w:szCs w:val="24"/>
                          <w:lang w:val="en-US" w:eastAsia="en-US"/>
                        </w:rPr>
                      </w:rPrChange>
                    </w:rPr>
                    <w:pPrChange w:id="5390" w:author="Ir Nicole" w:date="2026-06-19T12:38:00Z">
                      <w:pPr/>
                    </w:pPrChange>
                  </w:pPr>
                  <w:ins w:id="5391" w:author="Ir Nicole" w:date="2026-06-18T18:29:00Z">
                    <w:del w:id="5392" w:author="Compte Microsoft" w:date="2026-06-19T08:25:00Z">
                      <w:r w:rsidRPr="00042CD7" w:rsidDel="00B64623">
                        <w:rPr>
                          <w:rFonts w:ascii="Times New Roman" w:eastAsia="Times New Roman" w:hAnsi="Times New Roman" w:cs="Times New Roman"/>
                          <w:sz w:val="24"/>
                          <w:szCs w:val="24"/>
                          <w:lang w:eastAsia="en-US"/>
                          <w:rPrChange w:id="539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394" w:author="Compte Microsoft" w:date="2026-06-19T08:25:00Z">
                    <w:tcPr>
                      <w:tcW w:w="0" w:type="auto"/>
                      <w:vAlign w:val="center"/>
                      <w:hideMark/>
                    </w:tcPr>
                  </w:tcPrChange>
                </w:tcPr>
                <w:p w14:paraId="6139380F" w14:textId="7DC7DF2A" w:rsidR="00042CD7" w:rsidRPr="00042CD7" w:rsidDel="00B64623" w:rsidRDefault="00042CD7">
                  <w:pPr>
                    <w:jc w:val="both"/>
                    <w:rPr>
                      <w:ins w:id="5395" w:author="Ir Nicole" w:date="2026-06-18T18:29:00Z"/>
                      <w:del w:id="5396" w:author="Compte Microsoft" w:date="2026-06-19T08:25:00Z"/>
                      <w:rFonts w:ascii="Times New Roman" w:eastAsia="Times New Roman" w:hAnsi="Times New Roman" w:cs="Times New Roman"/>
                      <w:sz w:val="24"/>
                      <w:szCs w:val="24"/>
                      <w:lang w:eastAsia="en-US"/>
                      <w:rPrChange w:id="5397" w:author="Compte Microsoft" w:date="2026-06-19T09:04:00Z">
                        <w:rPr>
                          <w:ins w:id="5398" w:author="Ir Nicole" w:date="2026-06-18T18:29:00Z"/>
                          <w:del w:id="5399" w:author="Compte Microsoft" w:date="2026-06-19T08:25:00Z"/>
                          <w:rFonts w:ascii="Times New Roman" w:eastAsia="Times New Roman" w:hAnsi="Times New Roman" w:cs="Times New Roman"/>
                          <w:sz w:val="24"/>
                          <w:szCs w:val="24"/>
                          <w:lang w:val="en-US" w:eastAsia="en-US"/>
                        </w:rPr>
                      </w:rPrChange>
                    </w:rPr>
                    <w:pPrChange w:id="5400" w:author="Ir Nicole" w:date="2026-06-19T12:38:00Z">
                      <w:pPr/>
                    </w:pPrChange>
                  </w:pPr>
                  <w:ins w:id="5401" w:author="Ir Nicole" w:date="2026-06-18T18:29:00Z">
                    <w:del w:id="5402" w:author="Compte Microsoft" w:date="2026-06-19T08:25:00Z">
                      <w:r w:rsidRPr="00042CD7" w:rsidDel="00B64623">
                        <w:rPr>
                          <w:rFonts w:ascii="Times New Roman" w:eastAsia="Times New Roman" w:hAnsi="Times New Roman" w:cs="Times New Roman"/>
                          <w:sz w:val="24"/>
                          <w:szCs w:val="24"/>
                          <w:lang w:eastAsia="en-US"/>
                          <w:rPrChange w:id="5403" w:author="Compte Microsoft" w:date="2026-06-19T09:04:00Z">
                            <w:rPr>
                              <w:rFonts w:ascii="Times New Roman" w:eastAsia="Times New Roman" w:hAnsi="Times New Roman" w:cs="Times New Roman"/>
                              <w:sz w:val="24"/>
                              <w:szCs w:val="24"/>
                              <w:lang w:val="en-US" w:eastAsia="en-US"/>
                            </w:rPr>
                          </w:rPrChange>
                        </w:rPr>
                        <w:delText>I</w:delText>
                      </w:r>
                    </w:del>
                  </w:ins>
                </w:p>
              </w:tc>
              <w:tc>
                <w:tcPr>
                  <w:tcW w:w="431" w:type="dxa"/>
                  <w:vAlign w:val="center"/>
                  <w:hideMark/>
                  <w:tcPrChange w:id="5404" w:author="Compte Microsoft" w:date="2026-06-19T08:25:00Z">
                    <w:tcPr>
                      <w:tcW w:w="0" w:type="auto"/>
                      <w:vAlign w:val="center"/>
                      <w:hideMark/>
                    </w:tcPr>
                  </w:tcPrChange>
                </w:tcPr>
                <w:p w14:paraId="6B288E48" w14:textId="77C957E6" w:rsidR="00042CD7" w:rsidRPr="00042CD7" w:rsidDel="00B64623" w:rsidRDefault="00042CD7">
                  <w:pPr>
                    <w:jc w:val="both"/>
                    <w:rPr>
                      <w:ins w:id="5405" w:author="Ir Nicole" w:date="2026-06-18T18:29:00Z"/>
                      <w:del w:id="5406" w:author="Compte Microsoft" w:date="2026-06-19T08:25:00Z"/>
                      <w:rFonts w:ascii="Times New Roman" w:eastAsia="Times New Roman" w:hAnsi="Times New Roman" w:cs="Times New Roman"/>
                      <w:sz w:val="24"/>
                      <w:szCs w:val="24"/>
                      <w:lang w:eastAsia="en-US"/>
                      <w:rPrChange w:id="5407" w:author="Compte Microsoft" w:date="2026-06-19T09:04:00Z">
                        <w:rPr>
                          <w:ins w:id="5408" w:author="Ir Nicole" w:date="2026-06-18T18:29:00Z"/>
                          <w:del w:id="5409" w:author="Compte Microsoft" w:date="2026-06-19T08:25:00Z"/>
                          <w:rFonts w:ascii="Times New Roman" w:eastAsia="Times New Roman" w:hAnsi="Times New Roman" w:cs="Times New Roman"/>
                          <w:sz w:val="24"/>
                          <w:szCs w:val="24"/>
                          <w:lang w:val="en-US" w:eastAsia="en-US"/>
                        </w:rPr>
                      </w:rPrChange>
                    </w:rPr>
                    <w:pPrChange w:id="5410" w:author="Ir Nicole" w:date="2026-06-19T12:38:00Z">
                      <w:pPr/>
                    </w:pPrChange>
                  </w:pPr>
                  <w:ins w:id="5411" w:author="Ir Nicole" w:date="2026-06-18T18:29:00Z">
                    <w:del w:id="5412" w:author="Compte Microsoft" w:date="2026-06-19T08:25:00Z">
                      <w:r w:rsidRPr="00042CD7" w:rsidDel="00B64623">
                        <w:rPr>
                          <w:rFonts w:ascii="Times New Roman" w:eastAsia="Times New Roman" w:hAnsi="Times New Roman" w:cs="Times New Roman"/>
                          <w:sz w:val="24"/>
                          <w:szCs w:val="24"/>
                          <w:lang w:eastAsia="en-US"/>
                          <w:rPrChange w:id="5413" w:author="Compte Microsoft" w:date="2026-06-19T09:04:00Z">
                            <w:rPr>
                              <w:rFonts w:ascii="Times New Roman" w:eastAsia="Times New Roman" w:hAnsi="Times New Roman" w:cs="Times New Roman"/>
                              <w:sz w:val="24"/>
                              <w:szCs w:val="24"/>
                              <w:lang w:val="en-US" w:eastAsia="en-US"/>
                            </w:rPr>
                          </w:rPrChange>
                        </w:rPr>
                        <w:delText>A/R</w:delText>
                      </w:r>
                    </w:del>
                  </w:ins>
                </w:p>
              </w:tc>
              <w:tc>
                <w:tcPr>
                  <w:tcW w:w="110" w:type="dxa"/>
                  <w:vAlign w:val="center"/>
                  <w:hideMark/>
                  <w:tcPrChange w:id="5414" w:author="Compte Microsoft" w:date="2026-06-19T08:25:00Z">
                    <w:tcPr>
                      <w:tcW w:w="0" w:type="auto"/>
                      <w:vAlign w:val="center"/>
                      <w:hideMark/>
                    </w:tcPr>
                  </w:tcPrChange>
                </w:tcPr>
                <w:p w14:paraId="0DE76382" w14:textId="023E0653" w:rsidR="00042CD7" w:rsidRPr="00042CD7" w:rsidDel="00B64623" w:rsidRDefault="00042CD7">
                  <w:pPr>
                    <w:jc w:val="both"/>
                    <w:rPr>
                      <w:ins w:id="5415" w:author="Ir Nicole" w:date="2026-06-18T18:29:00Z"/>
                      <w:del w:id="5416" w:author="Compte Microsoft" w:date="2026-06-19T08:25:00Z"/>
                      <w:rFonts w:ascii="Times New Roman" w:eastAsia="Times New Roman" w:hAnsi="Times New Roman" w:cs="Times New Roman"/>
                      <w:sz w:val="24"/>
                      <w:szCs w:val="24"/>
                      <w:lang w:eastAsia="en-US"/>
                      <w:rPrChange w:id="5417" w:author="Compte Microsoft" w:date="2026-06-19T09:04:00Z">
                        <w:rPr>
                          <w:ins w:id="5418" w:author="Ir Nicole" w:date="2026-06-18T18:29:00Z"/>
                          <w:del w:id="5419" w:author="Compte Microsoft" w:date="2026-06-19T08:25:00Z"/>
                          <w:rFonts w:ascii="Times New Roman" w:eastAsia="Times New Roman" w:hAnsi="Times New Roman" w:cs="Times New Roman"/>
                          <w:sz w:val="24"/>
                          <w:szCs w:val="24"/>
                          <w:lang w:val="en-US" w:eastAsia="en-US"/>
                        </w:rPr>
                      </w:rPrChange>
                    </w:rPr>
                    <w:pPrChange w:id="5420" w:author="Ir Nicole" w:date="2026-06-19T12:38:00Z">
                      <w:pPr/>
                    </w:pPrChange>
                  </w:pPr>
                  <w:ins w:id="5421" w:author="Ir Nicole" w:date="2026-06-18T18:29:00Z">
                    <w:del w:id="5422" w:author="Compte Microsoft" w:date="2026-06-19T08:25:00Z">
                      <w:r w:rsidRPr="00042CD7" w:rsidDel="00B64623">
                        <w:rPr>
                          <w:rFonts w:ascii="Times New Roman" w:eastAsia="Times New Roman" w:hAnsi="Times New Roman" w:cs="Times New Roman"/>
                          <w:sz w:val="24"/>
                          <w:szCs w:val="24"/>
                          <w:lang w:eastAsia="en-US"/>
                          <w:rPrChange w:id="5423"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424" w:author="Compte Microsoft" w:date="2026-06-19T08:25:00Z">
                    <w:tcPr>
                      <w:tcW w:w="0" w:type="auto"/>
                      <w:vAlign w:val="center"/>
                      <w:hideMark/>
                    </w:tcPr>
                  </w:tcPrChange>
                </w:tcPr>
                <w:p w14:paraId="00E135BE" w14:textId="208543B2" w:rsidR="00042CD7" w:rsidRPr="00042CD7" w:rsidDel="00B64623" w:rsidRDefault="00042CD7">
                  <w:pPr>
                    <w:jc w:val="both"/>
                    <w:rPr>
                      <w:ins w:id="5425" w:author="Ir Nicole" w:date="2026-06-18T18:29:00Z"/>
                      <w:del w:id="5426" w:author="Compte Microsoft" w:date="2026-06-19T08:25:00Z"/>
                      <w:rFonts w:ascii="Times New Roman" w:eastAsia="Times New Roman" w:hAnsi="Times New Roman" w:cs="Times New Roman"/>
                      <w:sz w:val="24"/>
                      <w:szCs w:val="24"/>
                      <w:lang w:eastAsia="en-US"/>
                      <w:rPrChange w:id="5427" w:author="Compte Microsoft" w:date="2026-06-19T09:04:00Z">
                        <w:rPr>
                          <w:ins w:id="5428" w:author="Ir Nicole" w:date="2026-06-18T18:29:00Z"/>
                          <w:del w:id="5429" w:author="Compte Microsoft" w:date="2026-06-19T08:25:00Z"/>
                          <w:rFonts w:ascii="Times New Roman" w:eastAsia="Times New Roman" w:hAnsi="Times New Roman" w:cs="Times New Roman"/>
                          <w:sz w:val="24"/>
                          <w:szCs w:val="24"/>
                          <w:lang w:val="en-US" w:eastAsia="en-US"/>
                        </w:rPr>
                      </w:rPrChange>
                    </w:rPr>
                    <w:pPrChange w:id="5430" w:author="Ir Nicole" w:date="2026-06-19T12:38:00Z">
                      <w:pPr/>
                    </w:pPrChange>
                  </w:pPr>
                  <w:ins w:id="5431" w:author="Ir Nicole" w:date="2026-06-18T18:29:00Z">
                    <w:del w:id="5432" w:author="Compte Microsoft" w:date="2026-06-19T08:25:00Z">
                      <w:r w:rsidRPr="00042CD7" w:rsidDel="00B64623">
                        <w:rPr>
                          <w:rFonts w:ascii="Times New Roman" w:eastAsia="Times New Roman" w:hAnsi="Times New Roman" w:cs="Times New Roman"/>
                          <w:sz w:val="24"/>
                          <w:szCs w:val="24"/>
                          <w:lang w:eastAsia="en-US"/>
                          <w:rPrChange w:id="5433"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434" w:author="Compte Microsoft" w:date="2026-06-19T08:25:00Z">
                    <w:tcPr>
                      <w:tcW w:w="0" w:type="auto"/>
                      <w:vAlign w:val="center"/>
                      <w:hideMark/>
                    </w:tcPr>
                  </w:tcPrChange>
                </w:tcPr>
                <w:p w14:paraId="5AD76063" w14:textId="3382B738" w:rsidR="00042CD7" w:rsidRPr="00042CD7" w:rsidDel="00B64623" w:rsidRDefault="00042CD7">
                  <w:pPr>
                    <w:jc w:val="both"/>
                    <w:rPr>
                      <w:ins w:id="5435" w:author="Ir Nicole" w:date="2026-06-18T18:29:00Z"/>
                      <w:del w:id="5436" w:author="Compte Microsoft" w:date="2026-06-19T08:25:00Z"/>
                      <w:rFonts w:ascii="Times New Roman" w:eastAsia="Times New Roman" w:hAnsi="Times New Roman" w:cs="Times New Roman"/>
                      <w:sz w:val="24"/>
                      <w:szCs w:val="24"/>
                      <w:lang w:eastAsia="en-US"/>
                      <w:rPrChange w:id="5437" w:author="Compte Microsoft" w:date="2026-06-19T09:04:00Z">
                        <w:rPr>
                          <w:ins w:id="5438" w:author="Ir Nicole" w:date="2026-06-18T18:29:00Z"/>
                          <w:del w:id="5439" w:author="Compte Microsoft" w:date="2026-06-19T08:25:00Z"/>
                          <w:rFonts w:ascii="Times New Roman" w:eastAsia="Times New Roman" w:hAnsi="Times New Roman" w:cs="Times New Roman"/>
                          <w:sz w:val="24"/>
                          <w:szCs w:val="24"/>
                          <w:lang w:val="en-US" w:eastAsia="en-US"/>
                        </w:rPr>
                      </w:rPrChange>
                    </w:rPr>
                    <w:pPrChange w:id="5440" w:author="Ir Nicole" w:date="2026-06-19T12:38:00Z">
                      <w:pPr/>
                    </w:pPrChange>
                  </w:pPr>
                  <w:ins w:id="5441" w:author="Ir Nicole" w:date="2026-06-18T18:29:00Z">
                    <w:del w:id="5442" w:author="Compte Microsoft" w:date="2026-06-19T08:25:00Z">
                      <w:r w:rsidRPr="00042CD7" w:rsidDel="00B64623">
                        <w:rPr>
                          <w:rFonts w:ascii="Times New Roman" w:eastAsia="Times New Roman" w:hAnsi="Times New Roman" w:cs="Times New Roman"/>
                          <w:sz w:val="24"/>
                          <w:szCs w:val="24"/>
                          <w:lang w:eastAsia="en-US"/>
                          <w:rPrChange w:id="5443" w:author="Compte Microsoft" w:date="2026-06-19T09:04:00Z">
                            <w:rPr>
                              <w:rFonts w:ascii="Times New Roman" w:eastAsia="Times New Roman" w:hAnsi="Times New Roman" w:cs="Times New Roman"/>
                              <w:sz w:val="24"/>
                              <w:szCs w:val="24"/>
                              <w:lang w:val="en-US" w:eastAsia="en-US"/>
                            </w:rPr>
                          </w:rPrChange>
                        </w:rPr>
                        <w:delText>R</w:delText>
                      </w:r>
                    </w:del>
                  </w:ins>
                </w:p>
              </w:tc>
            </w:tr>
          </w:tbl>
          <w:p w14:paraId="052EAEFA" w14:textId="1240CE55" w:rsidR="00042CD7" w:rsidRPr="00042CD7" w:rsidDel="00B64623" w:rsidRDefault="00042CD7">
            <w:pPr>
              <w:jc w:val="both"/>
              <w:rPr>
                <w:ins w:id="5444" w:author="Ir Nicole" w:date="2026-06-18T18:29:00Z"/>
                <w:del w:id="5445" w:author="Compte Microsoft" w:date="2026-06-19T08:25:00Z"/>
                <w:rFonts w:ascii="Times New Roman" w:eastAsia="Times New Roman" w:hAnsi="Times New Roman" w:cs="Times New Roman"/>
                <w:vanish/>
                <w:sz w:val="24"/>
                <w:szCs w:val="24"/>
                <w:lang w:eastAsia="en-US"/>
                <w:rPrChange w:id="5446" w:author="Compte Microsoft" w:date="2026-06-19T09:04:00Z">
                  <w:rPr>
                    <w:ins w:id="5447" w:author="Ir Nicole" w:date="2026-06-18T18:29:00Z"/>
                    <w:del w:id="5448" w:author="Compte Microsoft" w:date="2026-06-19T08:25:00Z"/>
                    <w:rFonts w:ascii="Times New Roman" w:eastAsia="Times New Roman" w:hAnsi="Times New Roman" w:cs="Times New Roman"/>
                    <w:vanish/>
                    <w:sz w:val="24"/>
                    <w:szCs w:val="24"/>
                    <w:lang w:val="en-US" w:eastAsia="en-US"/>
                  </w:rPr>
                </w:rPrChange>
              </w:rPr>
              <w:pPrChange w:id="5449"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450"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761"/>
              <w:gridCol w:w="140"/>
              <w:gridCol w:w="140"/>
              <w:gridCol w:w="221"/>
              <w:gridCol w:w="461"/>
              <w:gridCol w:w="221"/>
              <w:gridCol w:w="140"/>
              <w:gridCol w:w="155"/>
              <w:tblGridChange w:id="5451">
                <w:tblGrid>
                  <w:gridCol w:w="2761"/>
                  <w:gridCol w:w="140"/>
                  <w:gridCol w:w="140"/>
                  <w:gridCol w:w="221"/>
                  <w:gridCol w:w="461"/>
                  <w:gridCol w:w="221"/>
                  <w:gridCol w:w="140"/>
                  <w:gridCol w:w="155"/>
                </w:tblGrid>
              </w:tblGridChange>
            </w:tblGrid>
            <w:tr w:rsidR="00042CD7" w:rsidRPr="00042CD7" w:rsidDel="00B64623" w14:paraId="146E9901" w14:textId="07FE05C3" w:rsidTr="00063CC0">
              <w:trPr>
                <w:tblCellSpacing w:w="15" w:type="dxa"/>
                <w:ins w:id="5452" w:author="Ir Nicole" w:date="2026-06-18T18:29:00Z"/>
                <w:del w:id="5453" w:author="Compte Microsoft" w:date="2026-06-19T08:25:00Z"/>
                <w:trPrChange w:id="5454" w:author="Compte Microsoft" w:date="2026-06-19T08:25:00Z">
                  <w:trPr>
                    <w:tblCellSpacing w:w="15" w:type="dxa"/>
                  </w:trPr>
                </w:trPrChange>
              </w:trPr>
              <w:tc>
                <w:tcPr>
                  <w:tcW w:w="2716" w:type="dxa"/>
                  <w:vAlign w:val="center"/>
                  <w:hideMark/>
                  <w:tcPrChange w:id="5455" w:author="Compte Microsoft" w:date="2026-06-19T08:25:00Z">
                    <w:tcPr>
                      <w:tcW w:w="0" w:type="auto"/>
                      <w:vAlign w:val="center"/>
                      <w:hideMark/>
                    </w:tcPr>
                  </w:tcPrChange>
                </w:tcPr>
                <w:p w14:paraId="6AFB57D4" w14:textId="5B383BF0" w:rsidR="00042CD7" w:rsidRPr="00042CD7" w:rsidDel="00B64623" w:rsidRDefault="00042CD7">
                  <w:pPr>
                    <w:jc w:val="both"/>
                    <w:rPr>
                      <w:ins w:id="5456" w:author="Ir Nicole" w:date="2026-06-18T18:29:00Z"/>
                      <w:del w:id="5457" w:author="Compte Microsoft" w:date="2026-06-19T08:25:00Z"/>
                      <w:rFonts w:ascii="Times New Roman" w:eastAsia="Times New Roman" w:hAnsi="Times New Roman" w:cs="Times New Roman"/>
                      <w:sz w:val="24"/>
                      <w:szCs w:val="24"/>
                      <w:lang w:eastAsia="en-US"/>
                      <w:rPrChange w:id="5458" w:author="Compte Microsoft" w:date="2026-06-19T09:04:00Z">
                        <w:rPr>
                          <w:ins w:id="5459" w:author="Ir Nicole" w:date="2026-06-18T18:29:00Z"/>
                          <w:del w:id="5460" w:author="Compte Microsoft" w:date="2026-06-19T08:25:00Z"/>
                          <w:rFonts w:ascii="Times New Roman" w:eastAsia="Times New Roman" w:hAnsi="Times New Roman" w:cs="Times New Roman"/>
                          <w:sz w:val="24"/>
                          <w:szCs w:val="24"/>
                          <w:lang w:val="en-US" w:eastAsia="en-US"/>
                        </w:rPr>
                      </w:rPrChange>
                    </w:rPr>
                    <w:pPrChange w:id="5461" w:author="Ir Nicole" w:date="2026-06-19T12:38:00Z">
                      <w:pPr/>
                    </w:pPrChange>
                  </w:pPr>
                  <w:ins w:id="5462" w:author="Ir Nicole" w:date="2026-06-18T18:29:00Z">
                    <w:del w:id="5463" w:author="Compte Microsoft" w:date="2026-06-19T08:23:00Z">
                      <w:r w:rsidRPr="00042CD7" w:rsidDel="00B64623">
                        <w:rPr>
                          <w:rFonts w:ascii="Times New Roman" w:eastAsia="Times New Roman" w:hAnsi="Times New Roman" w:cs="Times New Roman"/>
                          <w:sz w:val="24"/>
                          <w:szCs w:val="24"/>
                          <w:lang w:eastAsia="en-US"/>
                          <w:rPrChange w:id="5464" w:author="Compte Microsoft" w:date="2026-06-19T09:04:00Z">
                            <w:rPr>
                              <w:rFonts w:ascii="Times New Roman" w:eastAsia="Times New Roman" w:hAnsi="Times New Roman" w:cs="Times New Roman"/>
                              <w:sz w:val="24"/>
                              <w:szCs w:val="24"/>
                              <w:lang w:val="en-US" w:eastAsia="en-US"/>
                            </w:rPr>
                          </w:rPrChange>
                        </w:rPr>
                        <w:delText xml:space="preserve">Génération des rapports </w:delText>
                      </w:r>
                    </w:del>
                    <w:del w:id="5465" w:author="Compte Microsoft" w:date="2026-06-19T08:24:00Z">
                      <w:r w:rsidRPr="00042CD7" w:rsidDel="00B64623">
                        <w:rPr>
                          <w:rFonts w:ascii="Times New Roman" w:eastAsia="Times New Roman" w:hAnsi="Times New Roman" w:cs="Times New Roman"/>
                          <w:sz w:val="24"/>
                          <w:szCs w:val="24"/>
                          <w:lang w:eastAsia="en-US"/>
                          <w:rPrChange w:id="5466" w:author="Compte Microsoft" w:date="2026-06-19T09:04:00Z">
                            <w:rPr>
                              <w:rFonts w:ascii="Times New Roman" w:eastAsia="Times New Roman" w:hAnsi="Times New Roman" w:cs="Times New Roman"/>
                              <w:sz w:val="24"/>
                              <w:szCs w:val="24"/>
                              <w:lang w:val="en-US" w:eastAsia="en-US"/>
                            </w:rPr>
                          </w:rPrChange>
                        </w:rPr>
                        <w:delText>RH</w:delText>
                      </w:r>
                    </w:del>
                  </w:ins>
                </w:p>
              </w:tc>
              <w:tc>
                <w:tcPr>
                  <w:tcW w:w="110" w:type="dxa"/>
                  <w:vAlign w:val="center"/>
                  <w:hideMark/>
                  <w:tcPrChange w:id="5467" w:author="Compte Microsoft" w:date="2026-06-19T08:25:00Z">
                    <w:tcPr>
                      <w:tcW w:w="0" w:type="auto"/>
                      <w:vAlign w:val="center"/>
                      <w:hideMark/>
                    </w:tcPr>
                  </w:tcPrChange>
                </w:tcPr>
                <w:p w14:paraId="476543E5" w14:textId="176054B6" w:rsidR="00042CD7" w:rsidRPr="00042CD7" w:rsidDel="00B64623" w:rsidRDefault="00042CD7">
                  <w:pPr>
                    <w:jc w:val="both"/>
                    <w:rPr>
                      <w:ins w:id="5468" w:author="Ir Nicole" w:date="2026-06-18T18:29:00Z"/>
                      <w:del w:id="5469" w:author="Compte Microsoft" w:date="2026-06-19T08:25:00Z"/>
                      <w:rFonts w:ascii="Times New Roman" w:eastAsia="Times New Roman" w:hAnsi="Times New Roman" w:cs="Times New Roman"/>
                      <w:sz w:val="24"/>
                      <w:szCs w:val="24"/>
                      <w:lang w:eastAsia="en-US"/>
                      <w:rPrChange w:id="5470" w:author="Compte Microsoft" w:date="2026-06-19T09:04:00Z">
                        <w:rPr>
                          <w:ins w:id="5471" w:author="Ir Nicole" w:date="2026-06-18T18:29:00Z"/>
                          <w:del w:id="5472" w:author="Compte Microsoft" w:date="2026-06-19T08:25:00Z"/>
                          <w:rFonts w:ascii="Times New Roman" w:eastAsia="Times New Roman" w:hAnsi="Times New Roman" w:cs="Times New Roman"/>
                          <w:sz w:val="24"/>
                          <w:szCs w:val="24"/>
                          <w:lang w:val="en-US" w:eastAsia="en-US"/>
                        </w:rPr>
                      </w:rPrChange>
                    </w:rPr>
                    <w:pPrChange w:id="5473" w:author="Ir Nicole" w:date="2026-06-19T12:38:00Z">
                      <w:pPr/>
                    </w:pPrChange>
                  </w:pPr>
                  <w:ins w:id="5474" w:author="Ir Nicole" w:date="2026-06-18T18:29:00Z">
                    <w:del w:id="5475" w:author="Compte Microsoft" w:date="2026-06-19T08:25:00Z">
                      <w:r w:rsidRPr="00042CD7" w:rsidDel="00B64623">
                        <w:rPr>
                          <w:rFonts w:ascii="Times New Roman" w:eastAsia="Times New Roman" w:hAnsi="Times New Roman" w:cs="Times New Roman"/>
                          <w:sz w:val="24"/>
                          <w:szCs w:val="24"/>
                          <w:lang w:eastAsia="en-US"/>
                          <w:rPrChange w:id="5476"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477" w:author="Compte Microsoft" w:date="2026-06-19T08:25:00Z">
                    <w:tcPr>
                      <w:tcW w:w="0" w:type="auto"/>
                      <w:vAlign w:val="center"/>
                      <w:hideMark/>
                    </w:tcPr>
                  </w:tcPrChange>
                </w:tcPr>
                <w:p w14:paraId="12EA86FB" w14:textId="659E7A85" w:rsidR="00042CD7" w:rsidRPr="00042CD7" w:rsidDel="00B64623" w:rsidRDefault="00042CD7">
                  <w:pPr>
                    <w:jc w:val="both"/>
                    <w:rPr>
                      <w:ins w:id="5478" w:author="Ir Nicole" w:date="2026-06-18T18:29:00Z"/>
                      <w:del w:id="5479" w:author="Compte Microsoft" w:date="2026-06-19T08:25:00Z"/>
                      <w:rFonts w:ascii="Times New Roman" w:eastAsia="Times New Roman" w:hAnsi="Times New Roman" w:cs="Times New Roman"/>
                      <w:sz w:val="24"/>
                      <w:szCs w:val="24"/>
                      <w:lang w:eastAsia="en-US"/>
                      <w:rPrChange w:id="5480" w:author="Compte Microsoft" w:date="2026-06-19T09:04:00Z">
                        <w:rPr>
                          <w:ins w:id="5481" w:author="Ir Nicole" w:date="2026-06-18T18:29:00Z"/>
                          <w:del w:id="5482" w:author="Compte Microsoft" w:date="2026-06-19T08:25:00Z"/>
                          <w:rFonts w:ascii="Times New Roman" w:eastAsia="Times New Roman" w:hAnsi="Times New Roman" w:cs="Times New Roman"/>
                          <w:sz w:val="24"/>
                          <w:szCs w:val="24"/>
                          <w:lang w:val="en-US" w:eastAsia="en-US"/>
                        </w:rPr>
                      </w:rPrChange>
                    </w:rPr>
                    <w:pPrChange w:id="5483" w:author="Ir Nicole" w:date="2026-06-19T12:38:00Z">
                      <w:pPr/>
                    </w:pPrChange>
                  </w:pPr>
                  <w:ins w:id="5484" w:author="Ir Nicole" w:date="2026-06-18T18:29:00Z">
                    <w:del w:id="5485" w:author="Compte Microsoft" w:date="2026-06-19T08:25:00Z">
                      <w:r w:rsidRPr="00042CD7" w:rsidDel="00B64623">
                        <w:rPr>
                          <w:rFonts w:ascii="Times New Roman" w:eastAsia="Times New Roman" w:hAnsi="Times New Roman" w:cs="Times New Roman"/>
                          <w:sz w:val="24"/>
                          <w:szCs w:val="24"/>
                          <w:lang w:eastAsia="en-US"/>
                          <w:rPrChange w:id="5486"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487" w:author="Compte Microsoft" w:date="2026-06-19T08:25:00Z">
                    <w:tcPr>
                      <w:tcW w:w="0" w:type="auto"/>
                      <w:vAlign w:val="center"/>
                      <w:hideMark/>
                    </w:tcPr>
                  </w:tcPrChange>
                </w:tcPr>
                <w:p w14:paraId="4A48F60B" w14:textId="0BCF2732" w:rsidR="00042CD7" w:rsidRPr="00042CD7" w:rsidDel="00B64623" w:rsidRDefault="00042CD7">
                  <w:pPr>
                    <w:jc w:val="both"/>
                    <w:rPr>
                      <w:ins w:id="5488" w:author="Ir Nicole" w:date="2026-06-18T18:29:00Z"/>
                      <w:del w:id="5489" w:author="Compte Microsoft" w:date="2026-06-19T08:25:00Z"/>
                      <w:rFonts w:ascii="Times New Roman" w:eastAsia="Times New Roman" w:hAnsi="Times New Roman" w:cs="Times New Roman"/>
                      <w:sz w:val="24"/>
                      <w:szCs w:val="24"/>
                      <w:lang w:eastAsia="en-US"/>
                      <w:rPrChange w:id="5490" w:author="Compte Microsoft" w:date="2026-06-19T09:04:00Z">
                        <w:rPr>
                          <w:ins w:id="5491" w:author="Ir Nicole" w:date="2026-06-18T18:29:00Z"/>
                          <w:del w:id="5492" w:author="Compte Microsoft" w:date="2026-06-19T08:25:00Z"/>
                          <w:rFonts w:ascii="Times New Roman" w:eastAsia="Times New Roman" w:hAnsi="Times New Roman" w:cs="Times New Roman"/>
                          <w:sz w:val="24"/>
                          <w:szCs w:val="24"/>
                          <w:lang w:val="en-US" w:eastAsia="en-US"/>
                        </w:rPr>
                      </w:rPrChange>
                    </w:rPr>
                    <w:pPrChange w:id="5493" w:author="Ir Nicole" w:date="2026-06-19T12:38:00Z">
                      <w:pPr/>
                    </w:pPrChange>
                  </w:pPr>
                  <w:ins w:id="5494" w:author="Ir Nicole" w:date="2026-06-18T18:29:00Z">
                    <w:del w:id="5495" w:author="Compte Microsoft" w:date="2026-06-19T08:25:00Z">
                      <w:r w:rsidRPr="00042CD7" w:rsidDel="00B64623">
                        <w:rPr>
                          <w:rFonts w:ascii="Times New Roman" w:eastAsia="Times New Roman" w:hAnsi="Times New Roman" w:cs="Times New Roman"/>
                          <w:sz w:val="24"/>
                          <w:szCs w:val="24"/>
                          <w:lang w:eastAsia="en-US"/>
                          <w:rPrChange w:id="5496" w:author="Compte Microsoft" w:date="2026-06-19T09:04:00Z">
                            <w:rPr>
                              <w:rFonts w:ascii="Times New Roman" w:eastAsia="Times New Roman" w:hAnsi="Times New Roman" w:cs="Times New Roman"/>
                              <w:sz w:val="24"/>
                              <w:szCs w:val="24"/>
                              <w:lang w:val="en-US" w:eastAsia="en-US"/>
                            </w:rPr>
                          </w:rPrChange>
                        </w:rPr>
                        <w:delText>C</w:delText>
                      </w:r>
                    </w:del>
                  </w:ins>
                </w:p>
              </w:tc>
              <w:tc>
                <w:tcPr>
                  <w:tcW w:w="431" w:type="dxa"/>
                  <w:vAlign w:val="center"/>
                  <w:hideMark/>
                  <w:tcPrChange w:id="5497" w:author="Compte Microsoft" w:date="2026-06-19T08:25:00Z">
                    <w:tcPr>
                      <w:tcW w:w="0" w:type="auto"/>
                      <w:vAlign w:val="center"/>
                      <w:hideMark/>
                    </w:tcPr>
                  </w:tcPrChange>
                </w:tcPr>
                <w:p w14:paraId="6C13D9F0" w14:textId="251F6BB4" w:rsidR="00042CD7" w:rsidRPr="00042CD7" w:rsidDel="00B64623" w:rsidRDefault="00042CD7">
                  <w:pPr>
                    <w:jc w:val="both"/>
                    <w:rPr>
                      <w:ins w:id="5498" w:author="Ir Nicole" w:date="2026-06-18T18:29:00Z"/>
                      <w:del w:id="5499" w:author="Compte Microsoft" w:date="2026-06-19T08:25:00Z"/>
                      <w:rFonts w:ascii="Times New Roman" w:eastAsia="Times New Roman" w:hAnsi="Times New Roman" w:cs="Times New Roman"/>
                      <w:sz w:val="24"/>
                      <w:szCs w:val="24"/>
                      <w:lang w:eastAsia="en-US"/>
                      <w:rPrChange w:id="5500" w:author="Compte Microsoft" w:date="2026-06-19T09:04:00Z">
                        <w:rPr>
                          <w:ins w:id="5501" w:author="Ir Nicole" w:date="2026-06-18T18:29:00Z"/>
                          <w:del w:id="5502" w:author="Compte Microsoft" w:date="2026-06-19T08:25:00Z"/>
                          <w:rFonts w:ascii="Times New Roman" w:eastAsia="Times New Roman" w:hAnsi="Times New Roman" w:cs="Times New Roman"/>
                          <w:sz w:val="24"/>
                          <w:szCs w:val="24"/>
                          <w:lang w:val="en-US" w:eastAsia="en-US"/>
                        </w:rPr>
                      </w:rPrChange>
                    </w:rPr>
                    <w:pPrChange w:id="5503" w:author="Ir Nicole" w:date="2026-06-19T12:38:00Z">
                      <w:pPr/>
                    </w:pPrChange>
                  </w:pPr>
                  <w:ins w:id="5504" w:author="Ir Nicole" w:date="2026-06-18T18:29:00Z">
                    <w:del w:id="5505" w:author="Compte Microsoft" w:date="2026-06-19T08:25:00Z">
                      <w:r w:rsidRPr="00042CD7" w:rsidDel="00B64623">
                        <w:rPr>
                          <w:rFonts w:ascii="Times New Roman" w:eastAsia="Times New Roman" w:hAnsi="Times New Roman" w:cs="Times New Roman"/>
                          <w:sz w:val="24"/>
                          <w:szCs w:val="24"/>
                          <w:lang w:eastAsia="en-US"/>
                          <w:rPrChange w:id="5506" w:author="Compte Microsoft" w:date="2026-06-19T09:04:00Z">
                            <w:rPr>
                              <w:rFonts w:ascii="Times New Roman" w:eastAsia="Times New Roman" w:hAnsi="Times New Roman" w:cs="Times New Roman"/>
                              <w:sz w:val="24"/>
                              <w:szCs w:val="24"/>
                              <w:lang w:val="en-US" w:eastAsia="en-US"/>
                            </w:rPr>
                          </w:rPrChange>
                        </w:rPr>
                        <w:delText>A/R</w:delText>
                      </w:r>
                    </w:del>
                  </w:ins>
                </w:p>
              </w:tc>
              <w:tc>
                <w:tcPr>
                  <w:tcW w:w="191" w:type="dxa"/>
                  <w:vAlign w:val="center"/>
                  <w:hideMark/>
                  <w:tcPrChange w:id="5507" w:author="Compte Microsoft" w:date="2026-06-19T08:25:00Z">
                    <w:tcPr>
                      <w:tcW w:w="0" w:type="auto"/>
                      <w:vAlign w:val="center"/>
                      <w:hideMark/>
                    </w:tcPr>
                  </w:tcPrChange>
                </w:tcPr>
                <w:p w14:paraId="509CB323" w14:textId="41739741" w:rsidR="00042CD7" w:rsidRPr="00042CD7" w:rsidDel="00B64623" w:rsidRDefault="00042CD7">
                  <w:pPr>
                    <w:jc w:val="both"/>
                    <w:rPr>
                      <w:ins w:id="5508" w:author="Ir Nicole" w:date="2026-06-18T18:29:00Z"/>
                      <w:del w:id="5509" w:author="Compte Microsoft" w:date="2026-06-19T08:25:00Z"/>
                      <w:rFonts w:ascii="Times New Roman" w:eastAsia="Times New Roman" w:hAnsi="Times New Roman" w:cs="Times New Roman"/>
                      <w:sz w:val="24"/>
                      <w:szCs w:val="24"/>
                      <w:lang w:eastAsia="en-US"/>
                      <w:rPrChange w:id="5510" w:author="Compte Microsoft" w:date="2026-06-19T09:04:00Z">
                        <w:rPr>
                          <w:ins w:id="5511" w:author="Ir Nicole" w:date="2026-06-18T18:29:00Z"/>
                          <w:del w:id="5512" w:author="Compte Microsoft" w:date="2026-06-19T08:25:00Z"/>
                          <w:rFonts w:ascii="Times New Roman" w:eastAsia="Times New Roman" w:hAnsi="Times New Roman" w:cs="Times New Roman"/>
                          <w:sz w:val="24"/>
                          <w:szCs w:val="24"/>
                          <w:lang w:val="en-US" w:eastAsia="en-US"/>
                        </w:rPr>
                      </w:rPrChange>
                    </w:rPr>
                    <w:pPrChange w:id="5513" w:author="Ir Nicole" w:date="2026-06-19T12:38:00Z">
                      <w:pPr/>
                    </w:pPrChange>
                  </w:pPr>
                  <w:ins w:id="5514" w:author="Ir Nicole" w:date="2026-06-18T18:29:00Z">
                    <w:del w:id="5515" w:author="Compte Microsoft" w:date="2026-06-19T08:25:00Z">
                      <w:r w:rsidRPr="00042CD7" w:rsidDel="00B64623">
                        <w:rPr>
                          <w:rFonts w:ascii="Times New Roman" w:eastAsia="Times New Roman" w:hAnsi="Times New Roman" w:cs="Times New Roman"/>
                          <w:sz w:val="24"/>
                          <w:szCs w:val="24"/>
                          <w:lang w:eastAsia="en-US"/>
                          <w:rPrChange w:id="5516"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5517" w:author="Compte Microsoft" w:date="2026-06-19T08:25:00Z">
                    <w:tcPr>
                      <w:tcW w:w="0" w:type="auto"/>
                      <w:vAlign w:val="center"/>
                      <w:hideMark/>
                    </w:tcPr>
                  </w:tcPrChange>
                </w:tcPr>
                <w:p w14:paraId="269135BC" w14:textId="0A7E81AB" w:rsidR="00042CD7" w:rsidRPr="00042CD7" w:rsidDel="00B64623" w:rsidRDefault="00042CD7">
                  <w:pPr>
                    <w:jc w:val="both"/>
                    <w:rPr>
                      <w:ins w:id="5518" w:author="Ir Nicole" w:date="2026-06-18T18:29:00Z"/>
                      <w:del w:id="5519" w:author="Compte Microsoft" w:date="2026-06-19T08:25:00Z"/>
                      <w:rFonts w:ascii="Times New Roman" w:eastAsia="Times New Roman" w:hAnsi="Times New Roman" w:cs="Times New Roman"/>
                      <w:sz w:val="24"/>
                      <w:szCs w:val="24"/>
                      <w:lang w:eastAsia="en-US"/>
                      <w:rPrChange w:id="5520" w:author="Compte Microsoft" w:date="2026-06-19T09:04:00Z">
                        <w:rPr>
                          <w:ins w:id="5521" w:author="Ir Nicole" w:date="2026-06-18T18:29:00Z"/>
                          <w:del w:id="5522" w:author="Compte Microsoft" w:date="2026-06-19T08:25:00Z"/>
                          <w:rFonts w:ascii="Times New Roman" w:eastAsia="Times New Roman" w:hAnsi="Times New Roman" w:cs="Times New Roman"/>
                          <w:sz w:val="24"/>
                          <w:szCs w:val="24"/>
                          <w:lang w:val="en-US" w:eastAsia="en-US"/>
                        </w:rPr>
                      </w:rPrChange>
                    </w:rPr>
                    <w:pPrChange w:id="5523" w:author="Ir Nicole" w:date="2026-06-19T12:38:00Z">
                      <w:pPr/>
                    </w:pPrChange>
                  </w:pPr>
                  <w:ins w:id="5524" w:author="Ir Nicole" w:date="2026-06-18T18:29:00Z">
                    <w:del w:id="5525" w:author="Compte Microsoft" w:date="2026-06-19T08:25:00Z">
                      <w:r w:rsidRPr="00042CD7" w:rsidDel="00B64623">
                        <w:rPr>
                          <w:rFonts w:ascii="Times New Roman" w:eastAsia="Times New Roman" w:hAnsi="Times New Roman" w:cs="Times New Roman"/>
                          <w:sz w:val="24"/>
                          <w:szCs w:val="24"/>
                          <w:lang w:eastAsia="en-US"/>
                          <w:rPrChange w:id="5526"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527" w:author="Compte Microsoft" w:date="2026-06-19T08:25:00Z">
                    <w:tcPr>
                      <w:tcW w:w="0" w:type="auto"/>
                      <w:vAlign w:val="center"/>
                      <w:hideMark/>
                    </w:tcPr>
                  </w:tcPrChange>
                </w:tcPr>
                <w:p w14:paraId="2BC735FB" w14:textId="3241238F" w:rsidR="00042CD7" w:rsidRPr="00042CD7" w:rsidDel="00B64623" w:rsidRDefault="00042CD7">
                  <w:pPr>
                    <w:jc w:val="both"/>
                    <w:rPr>
                      <w:ins w:id="5528" w:author="Ir Nicole" w:date="2026-06-18T18:29:00Z"/>
                      <w:del w:id="5529" w:author="Compte Microsoft" w:date="2026-06-19T08:25:00Z"/>
                      <w:rFonts w:ascii="Times New Roman" w:eastAsia="Times New Roman" w:hAnsi="Times New Roman" w:cs="Times New Roman"/>
                      <w:sz w:val="24"/>
                      <w:szCs w:val="24"/>
                      <w:lang w:eastAsia="en-US"/>
                      <w:rPrChange w:id="5530" w:author="Compte Microsoft" w:date="2026-06-19T09:04:00Z">
                        <w:rPr>
                          <w:ins w:id="5531" w:author="Ir Nicole" w:date="2026-06-18T18:29:00Z"/>
                          <w:del w:id="5532" w:author="Compte Microsoft" w:date="2026-06-19T08:25:00Z"/>
                          <w:rFonts w:ascii="Times New Roman" w:eastAsia="Times New Roman" w:hAnsi="Times New Roman" w:cs="Times New Roman"/>
                          <w:sz w:val="24"/>
                          <w:szCs w:val="24"/>
                          <w:lang w:val="en-US" w:eastAsia="en-US"/>
                        </w:rPr>
                      </w:rPrChange>
                    </w:rPr>
                    <w:pPrChange w:id="5533" w:author="Ir Nicole" w:date="2026-06-19T12:38:00Z">
                      <w:pPr/>
                    </w:pPrChange>
                  </w:pPr>
                  <w:ins w:id="5534" w:author="Ir Nicole" w:date="2026-06-18T18:29:00Z">
                    <w:del w:id="5535" w:author="Compte Microsoft" w:date="2026-06-19T08:25:00Z">
                      <w:r w:rsidRPr="00042CD7" w:rsidDel="00B64623">
                        <w:rPr>
                          <w:rFonts w:ascii="Times New Roman" w:eastAsia="Times New Roman" w:hAnsi="Times New Roman" w:cs="Times New Roman"/>
                          <w:sz w:val="24"/>
                          <w:szCs w:val="24"/>
                          <w:lang w:eastAsia="en-US"/>
                          <w:rPrChange w:id="5536"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71F08564" w14:textId="372FB107" w:rsidR="00042CD7" w:rsidRPr="00042CD7" w:rsidDel="00B64623" w:rsidRDefault="00042CD7">
            <w:pPr>
              <w:jc w:val="both"/>
              <w:rPr>
                <w:ins w:id="5537" w:author="Ir Nicole" w:date="2026-06-18T18:29:00Z"/>
                <w:del w:id="5538" w:author="Compte Microsoft" w:date="2026-06-19T08:25:00Z"/>
                <w:rFonts w:ascii="Times New Roman" w:eastAsia="Times New Roman" w:hAnsi="Times New Roman" w:cs="Times New Roman"/>
                <w:vanish/>
                <w:sz w:val="24"/>
                <w:szCs w:val="24"/>
                <w:lang w:eastAsia="en-US"/>
                <w:rPrChange w:id="5539" w:author="Compte Microsoft" w:date="2026-06-19T09:04:00Z">
                  <w:rPr>
                    <w:ins w:id="5540" w:author="Ir Nicole" w:date="2026-06-18T18:29:00Z"/>
                    <w:del w:id="5541" w:author="Compte Microsoft" w:date="2026-06-19T08:25:00Z"/>
                    <w:rFonts w:ascii="Times New Roman" w:eastAsia="Times New Roman" w:hAnsi="Times New Roman" w:cs="Times New Roman"/>
                    <w:vanish/>
                    <w:sz w:val="24"/>
                    <w:szCs w:val="24"/>
                    <w:lang w:val="en-US" w:eastAsia="en-US"/>
                  </w:rPr>
                </w:rPrChange>
              </w:rPr>
              <w:pPrChange w:id="5542"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543"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342"/>
              <w:gridCol w:w="140"/>
              <w:gridCol w:w="140"/>
              <w:gridCol w:w="140"/>
              <w:gridCol w:w="221"/>
              <w:gridCol w:w="461"/>
              <w:gridCol w:w="140"/>
              <w:gridCol w:w="155"/>
              <w:tblGridChange w:id="5544">
                <w:tblGrid>
                  <w:gridCol w:w="3342"/>
                  <w:gridCol w:w="140"/>
                  <w:gridCol w:w="140"/>
                  <w:gridCol w:w="140"/>
                  <w:gridCol w:w="221"/>
                  <w:gridCol w:w="461"/>
                  <w:gridCol w:w="140"/>
                  <w:gridCol w:w="155"/>
                </w:tblGrid>
              </w:tblGridChange>
            </w:tblGrid>
            <w:tr w:rsidR="00042CD7" w:rsidRPr="00042CD7" w:rsidDel="00B64623" w14:paraId="38969D92" w14:textId="2EE2B6A1" w:rsidTr="00063CC0">
              <w:trPr>
                <w:tblCellSpacing w:w="15" w:type="dxa"/>
                <w:ins w:id="5545" w:author="Ir Nicole" w:date="2026-06-18T18:29:00Z"/>
                <w:del w:id="5546" w:author="Compte Microsoft" w:date="2026-06-19T08:25:00Z"/>
                <w:trPrChange w:id="5547" w:author="Compte Microsoft" w:date="2026-06-19T08:25:00Z">
                  <w:trPr>
                    <w:tblCellSpacing w:w="15" w:type="dxa"/>
                  </w:trPr>
                </w:trPrChange>
              </w:trPr>
              <w:tc>
                <w:tcPr>
                  <w:tcW w:w="3297" w:type="dxa"/>
                  <w:vAlign w:val="center"/>
                  <w:hideMark/>
                  <w:tcPrChange w:id="5548" w:author="Compte Microsoft" w:date="2026-06-19T08:25:00Z">
                    <w:tcPr>
                      <w:tcW w:w="0" w:type="auto"/>
                      <w:vAlign w:val="center"/>
                      <w:hideMark/>
                    </w:tcPr>
                  </w:tcPrChange>
                </w:tcPr>
                <w:p w14:paraId="333A38DA" w14:textId="3BA7334F" w:rsidR="00042CD7" w:rsidRPr="00042CD7" w:rsidDel="00B64623" w:rsidRDefault="00042CD7">
                  <w:pPr>
                    <w:jc w:val="both"/>
                    <w:rPr>
                      <w:ins w:id="5549" w:author="Ir Nicole" w:date="2026-06-18T18:29:00Z"/>
                      <w:del w:id="5550" w:author="Compte Microsoft" w:date="2026-06-19T08:25:00Z"/>
                      <w:rFonts w:ascii="Times New Roman" w:eastAsia="Times New Roman" w:hAnsi="Times New Roman" w:cs="Times New Roman"/>
                      <w:sz w:val="24"/>
                      <w:szCs w:val="24"/>
                      <w:lang w:eastAsia="en-US"/>
                      <w:rPrChange w:id="5551" w:author="Compte Microsoft" w:date="2026-06-19T09:04:00Z">
                        <w:rPr>
                          <w:ins w:id="5552" w:author="Ir Nicole" w:date="2026-06-18T18:29:00Z"/>
                          <w:del w:id="5553" w:author="Compte Microsoft" w:date="2026-06-19T08:25:00Z"/>
                          <w:rFonts w:ascii="Times New Roman" w:eastAsia="Times New Roman" w:hAnsi="Times New Roman" w:cs="Times New Roman"/>
                          <w:sz w:val="24"/>
                          <w:szCs w:val="24"/>
                          <w:lang w:val="en-US" w:eastAsia="en-US"/>
                        </w:rPr>
                      </w:rPrChange>
                    </w:rPr>
                    <w:pPrChange w:id="5554" w:author="Ir Nicole" w:date="2026-06-19T12:38:00Z">
                      <w:pPr/>
                    </w:pPrChange>
                  </w:pPr>
                  <w:ins w:id="5555" w:author="Ir Nicole" w:date="2026-06-18T18:29:00Z">
                    <w:del w:id="5556" w:author="Compte Microsoft" w:date="2026-06-19T08:24:00Z">
                      <w:r w:rsidRPr="00042CD7" w:rsidDel="00B64623">
                        <w:rPr>
                          <w:rFonts w:ascii="Times New Roman" w:eastAsia="Times New Roman" w:hAnsi="Times New Roman" w:cs="Times New Roman"/>
                          <w:sz w:val="24"/>
                          <w:szCs w:val="24"/>
                          <w:lang w:eastAsia="en-US"/>
                          <w:rPrChange w:id="5557" w:author="Compte Microsoft" w:date="2026-06-19T09:04:00Z">
                            <w:rPr>
                              <w:rFonts w:ascii="Times New Roman" w:eastAsia="Times New Roman" w:hAnsi="Times New Roman" w:cs="Times New Roman"/>
                              <w:sz w:val="24"/>
                              <w:szCs w:val="24"/>
                              <w:lang w:val="en-US" w:eastAsia="en-US"/>
                            </w:rPr>
                          </w:rPrChange>
                        </w:rPr>
                        <w:delText>Consultation des tableaux de bord</w:delText>
                      </w:r>
                    </w:del>
                  </w:ins>
                </w:p>
              </w:tc>
              <w:tc>
                <w:tcPr>
                  <w:tcW w:w="110" w:type="dxa"/>
                  <w:vAlign w:val="center"/>
                  <w:hideMark/>
                  <w:tcPrChange w:id="5558" w:author="Compte Microsoft" w:date="2026-06-19T08:25:00Z">
                    <w:tcPr>
                      <w:tcW w:w="0" w:type="auto"/>
                      <w:vAlign w:val="center"/>
                      <w:hideMark/>
                    </w:tcPr>
                  </w:tcPrChange>
                </w:tcPr>
                <w:p w14:paraId="5BA3CFD8" w14:textId="18682868" w:rsidR="00042CD7" w:rsidRPr="00042CD7" w:rsidDel="00B64623" w:rsidRDefault="00042CD7">
                  <w:pPr>
                    <w:jc w:val="both"/>
                    <w:rPr>
                      <w:ins w:id="5559" w:author="Ir Nicole" w:date="2026-06-18T18:29:00Z"/>
                      <w:del w:id="5560" w:author="Compte Microsoft" w:date="2026-06-19T08:25:00Z"/>
                      <w:rFonts w:ascii="Times New Roman" w:eastAsia="Times New Roman" w:hAnsi="Times New Roman" w:cs="Times New Roman"/>
                      <w:sz w:val="24"/>
                      <w:szCs w:val="24"/>
                      <w:lang w:eastAsia="en-US"/>
                      <w:rPrChange w:id="5561" w:author="Compte Microsoft" w:date="2026-06-19T09:04:00Z">
                        <w:rPr>
                          <w:ins w:id="5562" w:author="Ir Nicole" w:date="2026-06-18T18:29:00Z"/>
                          <w:del w:id="5563" w:author="Compte Microsoft" w:date="2026-06-19T08:25:00Z"/>
                          <w:rFonts w:ascii="Times New Roman" w:eastAsia="Times New Roman" w:hAnsi="Times New Roman" w:cs="Times New Roman"/>
                          <w:sz w:val="24"/>
                          <w:szCs w:val="24"/>
                          <w:lang w:val="en-US" w:eastAsia="en-US"/>
                        </w:rPr>
                      </w:rPrChange>
                    </w:rPr>
                    <w:pPrChange w:id="5564" w:author="Ir Nicole" w:date="2026-06-19T12:38:00Z">
                      <w:pPr/>
                    </w:pPrChange>
                  </w:pPr>
                  <w:ins w:id="5565" w:author="Ir Nicole" w:date="2026-06-18T18:29:00Z">
                    <w:del w:id="5566" w:author="Compte Microsoft" w:date="2026-06-19T08:25:00Z">
                      <w:r w:rsidRPr="00042CD7" w:rsidDel="00B64623">
                        <w:rPr>
                          <w:rFonts w:ascii="Times New Roman" w:eastAsia="Times New Roman" w:hAnsi="Times New Roman" w:cs="Times New Roman"/>
                          <w:sz w:val="24"/>
                          <w:szCs w:val="24"/>
                          <w:lang w:eastAsia="en-US"/>
                          <w:rPrChange w:id="5567"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568" w:author="Compte Microsoft" w:date="2026-06-19T08:25:00Z">
                    <w:tcPr>
                      <w:tcW w:w="0" w:type="auto"/>
                      <w:vAlign w:val="center"/>
                      <w:hideMark/>
                    </w:tcPr>
                  </w:tcPrChange>
                </w:tcPr>
                <w:p w14:paraId="36698AB4" w14:textId="6EE2D4ED" w:rsidR="00042CD7" w:rsidRPr="00042CD7" w:rsidDel="00B64623" w:rsidRDefault="00042CD7">
                  <w:pPr>
                    <w:jc w:val="both"/>
                    <w:rPr>
                      <w:ins w:id="5569" w:author="Ir Nicole" w:date="2026-06-18T18:29:00Z"/>
                      <w:del w:id="5570" w:author="Compte Microsoft" w:date="2026-06-19T08:25:00Z"/>
                      <w:rFonts w:ascii="Times New Roman" w:eastAsia="Times New Roman" w:hAnsi="Times New Roman" w:cs="Times New Roman"/>
                      <w:sz w:val="24"/>
                      <w:szCs w:val="24"/>
                      <w:lang w:eastAsia="en-US"/>
                      <w:rPrChange w:id="5571" w:author="Compte Microsoft" w:date="2026-06-19T09:04:00Z">
                        <w:rPr>
                          <w:ins w:id="5572" w:author="Ir Nicole" w:date="2026-06-18T18:29:00Z"/>
                          <w:del w:id="5573" w:author="Compte Microsoft" w:date="2026-06-19T08:25:00Z"/>
                          <w:rFonts w:ascii="Times New Roman" w:eastAsia="Times New Roman" w:hAnsi="Times New Roman" w:cs="Times New Roman"/>
                          <w:sz w:val="24"/>
                          <w:szCs w:val="24"/>
                          <w:lang w:val="en-US" w:eastAsia="en-US"/>
                        </w:rPr>
                      </w:rPrChange>
                    </w:rPr>
                    <w:pPrChange w:id="5574" w:author="Ir Nicole" w:date="2026-06-19T12:38:00Z">
                      <w:pPr/>
                    </w:pPrChange>
                  </w:pPr>
                  <w:ins w:id="5575" w:author="Ir Nicole" w:date="2026-06-18T18:29:00Z">
                    <w:del w:id="5576" w:author="Compte Microsoft" w:date="2026-06-19T08:25:00Z">
                      <w:r w:rsidRPr="00042CD7" w:rsidDel="00B64623">
                        <w:rPr>
                          <w:rFonts w:ascii="Times New Roman" w:eastAsia="Times New Roman" w:hAnsi="Times New Roman" w:cs="Times New Roman"/>
                          <w:sz w:val="24"/>
                          <w:szCs w:val="24"/>
                          <w:lang w:eastAsia="en-US"/>
                          <w:rPrChange w:id="5577"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578" w:author="Compte Microsoft" w:date="2026-06-19T08:25:00Z">
                    <w:tcPr>
                      <w:tcW w:w="0" w:type="auto"/>
                      <w:vAlign w:val="center"/>
                      <w:hideMark/>
                    </w:tcPr>
                  </w:tcPrChange>
                </w:tcPr>
                <w:p w14:paraId="09FAF130" w14:textId="0F0F7C51" w:rsidR="00042CD7" w:rsidRPr="00042CD7" w:rsidDel="00B64623" w:rsidRDefault="00042CD7">
                  <w:pPr>
                    <w:jc w:val="both"/>
                    <w:rPr>
                      <w:ins w:id="5579" w:author="Ir Nicole" w:date="2026-06-18T18:29:00Z"/>
                      <w:del w:id="5580" w:author="Compte Microsoft" w:date="2026-06-19T08:25:00Z"/>
                      <w:rFonts w:ascii="Times New Roman" w:eastAsia="Times New Roman" w:hAnsi="Times New Roman" w:cs="Times New Roman"/>
                      <w:sz w:val="24"/>
                      <w:szCs w:val="24"/>
                      <w:lang w:eastAsia="en-US"/>
                      <w:rPrChange w:id="5581" w:author="Compte Microsoft" w:date="2026-06-19T09:04:00Z">
                        <w:rPr>
                          <w:ins w:id="5582" w:author="Ir Nicole" w:date="2026-06-18T18:29:00Z"/>
                          <w:del w:id="5583" w:author="Compte Microsoft" w:date="2026-06-19T08:25:00Z"/>
                          <w:rFonts w:ascii="Times New Roman" w:eastAsia="Times New Roman" w:hAnsi="Times New Roman" w:cs="Times New Roman"/>
                          <w:sz w:val="24"/>
                          <w:szCs w:val="24"/>
                          <w:lang w:val="en-US" w:eastAsia="en-US"/>
                        </w:rPr>
                      </w:rPrChange>
                    </w:rPr>
                    <w:pPrChange w:id="5584" w:author="Ir Nicole" w:date="2026-06-19T12:38:00Z">
                      <w:pPr/>
                    </w:pPrChange>
                  </w:pPr>
                  <w:ins w:id="5585" w:author="Ir Nicole" w:date="2026-06-18T18:29:00Z">
                    <w:del w:id="5586" w:author="Compte Microsoft" w:date="2026-06-19T08:25:00Z">
                      <w:r w:rsidRPr="00042CD7" w:rsidDel="00B64623">
                        <w:rPr>
                          <w:rFonts w:ascii="Times New Roman" w:eastAsia="Times New Roman" w:hAnsi="Times New Roman" w:cs="Times New Roman"/>
                          <w:sz w:val="24"/>
                          <w:szCs w:val="24"/>
                          <w:lang w:eastAsia="en-US"/>
                          <w:rPrChange w:id="5587"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588" w:author="Compte Microsoft" w:date="2026-06-19T08:25:00Z">
                    <w:tcPr>
                      <w:tcW w:w="0" w:type="auto"/>
                      <w:vAlign w:val="center"/>
                      <w:hideMark/>
                    </w:tcPr>
                  </w:tcPrChange>
                </w:tcPr>
                <w:p w14:paraId="7B037116" w14:textId="6020D869" w:rsidR="00042CD7" w:rsidRPr="00042CD7" w:rsidDel="00B64623" w:rsidRDefault="00042CD7">
                  <w:pPr>
                    <w:jc w:val="both"/>
                    <w:rPr>
                      <w:ins w:id="5589" w:author="Ir Nicole" w:date="2026-06-18T18:29:00Z"/>
                      <w:del w:id="5590" w:author="Compte Microsoft" w:date="2026-06-19T08:25:00Z"/>
                      <w:rFonts w:ascii="Times New Roman" w:eastAsia="Times New Roman" w:hAnsi="Times New Roman" w:cs="Times New Roman"/>
                      <w:sz w:val="24"/>
                      <w:szCs w:val="24"/>
                      <w:lang w:eastAsia="en-US"/>
                      <w:rPrChange w:id="5591" w:author="Compte Microsoft" w:date="2026-06-19T09:04:00Z">
                        <w:rPr>
                          <w:ins w:id="5592" w:author="Ir Nicole" w:date="2026-06-18T18:29:00Z"/>
                          <w:del w:id="5593" w:author="Compte Microsoft" w:date="2026-06-19T08:25:00Z"/>
                          <w:rFonts w:ascii="Times New Roman" w:eastAsia="Times New Roman" w:hAnsi="Times New Roman" w:cs="Times New Roman"/>
                          <w:sz w:val="24"/>
                          <w:szCs w:val="24"/>
                          <w:lang w:val="en-US" w:eastAsia="en-US"/>
                        </w:rPr>
                      </w:rPrChange>
                    </w:rPr>
                    <w:pPrChange w:id="5594" w:author="Ir Nicole" w:date="2026-06-19T12:38:00Z">
                      <w:pPr/>
                    </w:pPrChange>
                  </w:pPr>
                  <w:ins w:id="5595" w:author="Ir Nicole" w:date="2026-06-18T18:29:00Z">
                    <w:del w:id="5596" w:author="Compte Microsoft" w:date="2026-06-19T08:25:00Z">
                      <w:r w:rsidRPr="00042CD7" w:rsidDel="00B64623">
                        <w:rPr>
                          <w:rFonts w:ascii="Times New Roman" w:eastAsia="Times New Roman" w:hAnsi="Times New Roman" w:cs="Times New Roman"/>
                          <w:sz w:val="24"/>
                          <w:szCs w:val="24"/>
                          <w:lang w:eastAsia="en-US"/>
                          <w:rPrChange w:id="5597" w:author="Compte Microsoft" w:date="2026-06-19T09:04:00Z">
                            <w:rPr>
                              <w:rFonts w:ascii="Times New Roman" w:eastAsia="Times New Roman" w:hAnsi="Times New Roman" w:cs="Times New Roman"/>
                              <w:sz w:val="24"/>
                              <w:szCs w:val="24"/>
                              <w:lang w:val="en-US" w:eastAsia="en-US"/>
                            </w:rPr>
                          </w:rPrChange>
                        </w:rPr>
                        <w:delText>C</w:delText>
                      </w:r>
                    </w:del>
                  </w:ins>
                </w:p>
              </w:tc>
              <w:tc>
                <w:tcPr>
                  <w:tcW w:w="431" w:type="dxa"/>
                  <w:vAlign w:val="center"/>
                  <w:hideMark/>
                  <w:tcPrChange w:id="5598" w:author="Compte Microsoft" w:date="2026-06-19T08:25:00Z">
                    <w:tcPr>
                      <w:tcW w:w="0" w:type="auto"/>
                      <w:vAlign w:val="center"/>
                      <w:hideMark/>
                    </w:tcPr>
                  </w:tcPrChange>
                </w:tcPr>
                <w:p w14:paraId="4E16511A" w14:textId="671B1BB2" w:rsidR="00042CD7" w:rsidRPr="00042CD7" w:rsidDel="00B64623" w:rsidRDefault="00042CD7">
                  <w:pPr>
                    <w:jc w:val="both"/>
                    <w:rPr>
                      <w:ins w:id="5599" w:author="Ir Nicole" w:date="2026-06-18T18:29:00Z"/>
                      <w:del w:id="5600" w:author="Compte Microsoft" w:date="2026-06-19T08:25:00Z"/>
                      <w:rFonts w:ascii="Times New Roman" w:eastAsia="Times New Roman" w:hAnsi="Times New Roman" w:cs="Times New Roman"/>
                      <w:sz w:val="24"/>
                      <w:szCs w:val="24"/>
                      <w:lang w:eastAsia="en-US"/>
                      <w:rPrChange w:id="5601" w:author="Compte Microsoft" w:date="2026-06-19T09:04:00Z">
                        <w:rPr>
                          <w:ins w:id="5602" w:author="Ir Nicole" w:date="2026-06-18T18:29:00Z"/>
                          <w:del w:id="5603" w:author="Compte Microsoft" w:date="2026-06-19T08:25:00Z"/>
                          <w:rFonts w:ascii="Times New Roman" w:eastAsia="Times New Roman" w:hAnsi="Times New Roman" w:cs="Times New Roman"/>
                          <w:sz w:val="24"/>
                          <w:szCs w:val="24"/>
                          <w:lang w:val="en-US" w:eastAsia="en-US"/>
                        </w:rPr>
                      </w:rPrChange>
                    </w:rPr>
                    <w:pPrChange w:id="5604" w:author="Ir Nicole" w:date="2026-06-19T12:38:00Z">
                      <w:pPr/>
                    </w:pPrChange>
                  </w:pPr>
                  <w:ins w:id="5605" w:author="Ir Nicole" w:date="2026-06-18T18:29:00Z">
                    <w:del w:id="5606" w:author="Compte Microsoft" w:date="2026-06-19T08:25:00Z">
                      <w:r w:rsidRPr="00042CD7" w:rsidDel="00B64623">
                        <w:rPr>
                          <w:rFonts w:ascii="Times New Roman" w:eastAsia="Times New Roman" w:hAnsi="Times New Roman" w:cs="Times New Roman"/>
                          <w:sz w:val="24"/>
                          <w:szCs w:val="24"/>
                          <w:lang w:eastAsia="en-US"/>
                          <w:rPrChange w:id="5607" w:author="Compte Microsoft" w:date="2026-06-19T09:04:00Z">
                            <w:rPr>
                              <w:rFonts w:ascii="Times New Roman" w:eastAsia="Times New Roman" w:hAnsi="Times New Roman" w:cs="Times New Roman"/>
                              <w:sz w:val="24"/>
                              <w:szCs w:val="24"/>
                              <w:lang w:val="en-US" w:eastAsia="en-US"/>
                            </w:rPr>
                          </w:rPrChange>
                        </w:rPr>
                        <w:delText>A/R</w:delText>
                      </w:r>
                    </w:del>
                  </w:ins>
                </w:p>
              </w:tc>
              <w:tc>
                <w:tcPr>
                  <w:tcW w:w="110" w:type="dxa"/>
                  <w:vAlign w:val="center"/>
                  <w:hideMark/>
                  <w:tcPrChange w:id="5608" w:author="Compte Microsoft" w:date="2026-06-19T08:25:00Z">
                    <w:tcPr>
                      <w:tcW w:w="0" w:type="auto"/>
                      <w:vAlign w:val="center"/>
                      <w:hideMark/>
                    </w:tcPr>
                  </w:tcPrChange>
                </w:tcPr>
                <w:p w14:paraId="493232E1" w14:textId="1602568E" w:rsidR="00042CD7" w:rsidRPr="00042CD7" w:rsidDel="00B64623" w:rsidRDefault="00042CD7">
                  <w:pPr>
                    <w:jc w:val="both"/>
                    <w:rPr>
                      <w:ins w:id="5609" w:author="Ir Nicole" w:date="2026-06-18T18:29:00Z"/>
                      <w:del w:id="5610" w:author="Compte Microsoft" w:date="2026-06-19T08:25:00Z"/>
                      <w:rFonts w:ascii="Times New Roman" w:eastAsia="Times New Roman" w:hAnsi="Times New Roman" w:cs="Times New Roman"/>
                      <w:sz w:val="24"/>
                      <w:szCs w:val="24"/>
                      <w:lang w:eastAsia="en-US"/>
                      <w:rPrChange w:id="5611" w:author="Compte Microsoft" w:date="2026-06-19T09:04:00Z">
                        <w:rPr>
                          <w:ins w:id="5612" w:author="Ir Nicole" w:date="2026-06-18T18:29:00Z"/>
                          <w:del w:id="5613" w:author="Compte Microsoft" w:date="2026-06-19T08:25:00Z"/>
                          <w:rFonts w:ascii="Times New Roman" w:eastAsia="Times New Roman" w:hAnsi="Times New Roman" w:cs="Times New Roman"/>
                          <w:sz w:val="24"/>
                          <w:szCs w:val="24"/>
                          <w:lang w:val="en-US" w:eastAsia="en-US"/>
                        </w:rPr>
                      </w:rPrChange>
                    </w:rPr>
                    <w:pPrChange w:id="5614" w:author="Ir Nicole" w:date="2026-06-19T12:38:00Z">
                      <w:pPr/>
                    </w:pPrChange>
                  </w:pPr>
                  <w:ins w:id="5615" w:author="Ir Nicole" w:date="2026-06-18T18:29:00Z">
                    <w:del w:id="5616" w:author="Compte Microsoft" w:date="2026-06-19T08:25:00Z">
                      <w:r w:rsidRPr="00042CD7" w:rsidDel="00B64623">
                        <w:rPr>
                          <w:rFonts w:ascii="Times New Roman" w:eastAsia="Times New Roman" w:hAnsi="Times New Roman" w:cs="Times New Roman"/>
                          <w:sz w:val="24"/>
                          <w:szCs w:val="24"/>
                          <w:lang w:eastAsia="en-US"/>
                          <w:rPrChange w:id="5617" w:author="Compte Microsoft" w:date="2026-06-19T09:04:00Z">
                            <w:rPr>
                              <w:rFonts w:ascii="Times New Roman" w:eastAsia="Times New Roman" w:hAnsi="Times New Roman" w:cs="Times New Roman"/>
                              <w:sz w:val="24"/>
                              <w:szCs w:val="24"/>
                              <w:lang w:val="en-US" w:eastAsia="en-US"/>
                            </w:rPr>
                          </w:rPrChange>
                        </w:rPr>
                        <w:delText>I</w:delText>
                      </w:r>
                    </w:del>
                  </w:ins>
                </w:p>
              </w:tc>
              <w:tc>
                <w:tcPr>
                  <w:tcW w:w="110" w:type="dxa"/>
                  <w:vAlign w:val="center"/>
                  <w:hideMark/>
                  <w:tcPrChange w:id="5618" w:author="Compte Microsoft" w:date="2026-06-19T08:25:00Z">
                    <w:tcPr>
                      <w:tcW w:w="0" w:type="auto"/>
                      <w:vAlign w:val="center"/>
                      <w:hideMark/>
                    </w:tcPr>
                  </w:tcPrChange>
                </w:tcPr>
                <w:p w14:paraId="25D6B2D0" w14:textId="72BF45B9" w:rsidR="00042CD7" w:rsidRPr="00042CD7" w:rsidDel="00B64623" w:rsidRDefault="00042CD7">
                  <w:pPr>
                    <w:jc w:val="both"/>
                    <w:rPr>
                      <w:ins w:id="5619" w:author="Ir Nicole" w:date="2026-06-18T18:29:00Z"/>
                      <w:del w:id="5620" w:author="Compte Microsoft" w:date="2026-06-19T08:25:00Z"/>
                      <w:rFonts w:ascii="Times New Roman" w:eastAsia="Times New Roman" w:hAnsi="Times New Roman" w:cs="Times New Roman"/>
                      <w:sz w:val="24"/>
                      <w:szCs w:val="24"/>
                      <w:lang w:eastAsia="en-US"/>
                      <w:rPrChange w:id="5621" w:author="Compte Microsoft" w:date="2026-06-19T09:04:00Z">
                        <w:rPr>
                          <w:ins w:id="5622" w:author="Ir Nicole" w:date="2026-06-18T18:29:00Z"/>
                          <w:del w:id="5623" w:author="Compte Microsoft" w:date="2026-06-19T08:25:00Z"/>
                          <w:rFonts w:ascii="Times New Roman" w:eastAsia="Times New Roman" w:hAnsi="Times New Roman" w:cs="Times New Roman"/>
                          <w:sz w:val="24"/>
                          <w:szCs w:val="24"/>
                          <w:lang w:val="en-US" w:eastAsia="en-US"/>
                        </w:rPr>
                      </w:rPrChange>
                    </w:rPr>
                    <w:pPrChange w:id="5624" w:author="Ir Nicole" w:date="2026-06-19T12:38:00Z">
                      <w:pPr/>
                    </w:pPrChange>
                  </w:pPr>
                  <w:ins w:id="5625" w:author="Ir Nicole" w:date="2026-06-18T18:29:00Z">
                    <w:del w:id="5626" w:author="Compte Microsoft" w:date="2026-06-19T08:25:00Z">
                      <w:r w:rsidRPr="00042CD7" w:rsidDel="00B64623">
                        <w:rPr>
                          <w:rFonts w:ascii="Times New Roman" w:eastAsia="Times New Roman" w:hAnsi="Times New Roman" w:cs="Times New Roman"/>
                          <w:sz w:val="24"/>
                          <w:szCs w:val="24"/>
                          <w:lang w:eastAsia="en-US"/>
                          <w:rPrChange w:id="5627"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0527B2E0" w14:textId="4A851208" w:rsidR="00042CD7" w:rsidRPr="00042CD7" w:rsidDel="00B64623" w:rsidRDefault="00042CD7">
            <w:pPr>
              <w:jc w:val="both"/>
              <w:rPr>
                <w:ins w:id="5628" w:author="Ir Nicole" w:date="2026-06-18T18:29:00Z"/>
                <w:del w:id="5629" w:author="Compte Microsoft" w:date="2026-06-19T08:25:00Z"/>
                <w:rFonts w:ascii="Times New Roman" w:eastAsia="Times New Roman" w:hAnsi="Times New Roman" w:cs="Times New Roman"/>
                <w:vanish/>
                <w:sz w:val="24"/>
                <w:szCs w:val="24"/>
                <w:lang w:eastAsia="en-US"/>
                <w:rPrChange w:id="5630" w:author="Compte Microsoft" w:date="2026-06-19T09:04:00Z">
                  <w:rPr>
                    <w:ins w:id="5631" w:author="Ir Nicole" w:date="2026-06-18T18:29:00Z"/>
                    <w:del w:id="5632" w:author="Compte Microsoft" w:date="2026-06-19T08:25:00Z"/>
                    <w:rFonts w:ascii="Times New Roman" w:eastAsia="Times New Roman" w:hAnsi="Times New Roman" w:cs="Times New Roman"/>
                    <w:vanish/>
                    <w:sz w:val="24"/>
                    <w:szCs w:val="24"/>
                    <w:lang w:val="en-US" w:eastAsia="en-US"/>
                  </w:rPr>
                </w:rPrChange>
              </w:rPr>
              <w:pPrChange w:id="5633"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634"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221"/>
              <w:gridCol w:w="140"/>
              <w:gridCol w:w="221"/>
              <w:gridCol w:w="221"/>
              <w:gridCol w:w="221"/>
              <w:gridCol w:w="140"/>
              <w:gridCol w:w="461"/>
              <w:gridCol w:w="155"/>
              <w:tblGridChange w:id="5635">
                <w:tblGrid>
                  <w:gridCol w:w="3221"/>
                  <w:gridCol w:w="140"/>
                  <w:gridCol w:w="221"/>
                  <w:gridCol w:w="221"/>
                  <w:gridCol w:w="221"/>
                  <w:gridCol w:w="140"/>
                  <w:gridCol w:w="461"/>
                  <w:gridCol w:w="155"/>
                </w:tblGrid>
              </w:tblGridChange>
            </w:tblGrid>
            <w:tr w:rsidR="00042CD7" w:rsidRPr="00042CD7" w:rsidDel="00B64623" w14:paraId="37C1849A" w14:textId="506B0E1D" w:rsidTr="00063CC0">
              <w:trPr>
                <w:tblCellSpacing w:w="15" w:type="dxa"/>
                <w:ins w:id="5636" w:author="Ir Nicole" w:date="2026-06-18T18:29:00Z"/>
                <w:del w:id="5637" w:author="Compte Microsoft" w:date="2026-06-19T08:25:00Z"/>
                <w:trPrChange w:id="5638" w:author="Compte Microsoft" w:date="2026-06-19T08:25:00Z">
                  <w:trPr>
                    <w:tblCellSpacing w:w="15" w:type="dxa"/>
                  </w:trPr>
                </w:trPrChange>
              </w:trPr>
              <w:tc>
                <w:tcPr>
                  <w:tcW w:w="3176" w:type="dxa"/>
                  <w:vAlign w:val="center"/>
                  <w:hideMark/>
                  <w:tcPrChange w:id="5639" w:author="Compte Microsoft" w:date="2026-06-19T08:25:00Z">
                    <w:tcPr>
                      <w:tcW w:w="0" w:type="auto"/>
                      <w:vAlign w:val="center"/>
                      <w:hideMark/>
                    </w:tcPr>
                  </w:tcPrChange>
                </w:tcPr>
                <w:p w14:paraId="5F05DDC4" w14:textId="6E11AB0C" w:rsidR="00042CD7" w:rsidRPr="00042CD7" w:rsidDel="00B64623" w:rsidRDefault="00042CD7">
                  <w:pPr>
                    <w:jc w:val="both"/>
                    <w:rPr>
                      <w:ins w:id="5640" w:author="Ir Nicole" w:date="2026-06-18T18:29:00Z"/>
                      <w:del w:id="5641" w:author="Compte Microsoft" w:date="2026-06-19T08:25:00Z"/>
                      <w:rFonts w:ascii="Times New Roman" w:eastAsia="Times New Roman" w:hAnsi="Times New Roman" w:cs="Times New Roman"/>
                      <w:sz w:val="24"/>
                      <w:szCs w:val="24"/>
                      <w:lang w:eastAsia="en-US"/>
                      <w:rPrChange w:id="5642" w:author="Compte Microsoft" w:date="2026-06-19T09:04:00Z">
                        <w:rPr>
                          <w:ins w:id="5643" w:author="Ir Nicole" w:date="2026-06-18T18:29:00Z"/>
                          <w:del w:id="5644" w:author="Compte Microsoft" w:date="2026-06-19T08:25:00Z"/>
                          <w:rFonts w:ascii="Times New Roman" w:eastAsia="Times New Roman" w:hAnsi="Times New Roman" w:cs="Times New Roman"/>
                          <w:sz w:val="24"/>
                          <w:szCs w:val="24"/>
                          <w:lang w:val="en-US" w:eastAsia="en-US"/>
                        </w:rPr>
                      </w:rPrChange>
                    </w:rPr>
                    <w:pPrChange w:id="5645" w:author="Ir Nicole" w:date="2026-06-19T12:38:00Z">
                      <w:pPr/>
                    </w:pPrChange>
                  </w:pPr>
                  <w:ins w:id="5646" w:author="Ir Nicole" w:date="2026-06-18T18:29:00Z">
                    <w:del w:id="5647" w:author="Compte Microsoft" w:date="2026-06-19T08:24:00Z">
                      <w:r w:rsidRPr="00042CD7" w:rsidDel="00B64623">
                        <w:rPr>
                          <w:rFonts w:ascii="Times New Roman" w:eastAsia="Times New Roman" w:hAnsi="Times New Roman" w:cs="Times New Roman"/>
                          <w:sz w:val="24"/>
                          <w:szCs w:val="24"/>
                          <w:lang w:eastAsia="en-US"/>
                          <w:rPrChange w:id="5648" w:author="Compte Microsoft" w:date="2026-06-19T09:04:00Z">
                            <w:rPr>
                              <w:rFonts w:ascii="Times New Roman" w:eastAsia="Times New Roman" w:hAnsi="Times New Roman" w:cs="Times New Roman"/>
                              <w:sz w:val="24"/>
                              <w:szCs w:val="24"/>
                              <w:lang w:val="en-US" w:eastAsia="en-US"/>
                            </w:rPr>
                          </w:rPrChange>
                        </w:rPr>
                        <w:delText>Gestion des incidents de sécurité</w:delText>
                      </w:r>
                    </w:del>
                  </w:ins>
                </w:p>
              </w:tc>
              <w:tc>
                <w:tcPr>
                  <w:tcW w:w="110" w:type="dxa"/>
                  <w:vAlign w:val="center"/>
                  <w:hideMark/>
                  <w:tcPrChange w:id="5649" w:author="Compte Microsoft" w:date="2026-06-19T08:25:00Z">
                    <w:tcPr>
                      <w:tcW w:w="0" w:type="auto"/>
                      <w:vAlign w:val="center"/>
                      <w:hideMark/>
                    </w:tcPr>
                  </w:tcPrChange>
                </w:tcPr>
                <w:p w14:paraId="7F19905A" w14:textId="36DBEC03" w:rsidR="00042CD7" w:rsidRPr="00042CD7" w:rsidDel="00B64623" w:rsidRDefault="00042CD7">
                  <w:pPr>
                    <w:jc w:val="both"/>
                    <w:rPr>
                      <w:ins w:id="5650" w:author="Ir Nicole" w:date="2026-06-18T18:29:00Z"/>
                      <w:del w:id="5651" w:author="Compte Microsoft" w:date="2026-06-19T08:25:00Z"/>
                      <w:rFonts w:ascii="Times New Roman" w:eastAsia="Times New Roman" w:hAnsi="Times New Roman" w:cs="Times New Roman"/>
                      <w:sz w:val="24"/>
                      <w:szCs w:val="24"/>
                      <w:lang w:eastAsia="en-US"/>
                      <w:rPrChange w:id="5652" w:author="Compte Microsoft" w:date="2026-06-19T09:04:00Z">
                        <w:rPr>
                          <w:ins w:id="5653" w:author="Ir Nicole" w:date="2026-06-18T18:29:00Z"/>
                          <w:del w:id="5654" w:author="Compte Microsoft" w:date="2026-06-19T08:25:00Z"/>
                          <w:rFonts w:ascii="Times New Roman" w:eastAsia="Times New Roman" w:hAnsi="Times New Roman" w:cs="Times New Roman"/>
                          <w:sz w:val="24"/>
                          <w:szCs w:val="24"/>
                          <w:lang w:val="en-US" w:eastAsia="en-US"/>
                        </w:rPr>
                      </w:rPrChange>
                    </w:rPr>
                    <w:pPrChange w:id="5655" w:author="Ir Nicole" w:date="2026-06-19T12:38:00Z">
                      <w:pPr/>
                    </w:pPrChange>
                  </w:pPr>
                  <w:ins w:id="5656" w:author="Ir Nicole" w:date="2026-06-18T18:29:00Z">
                    <w:del w:id="5657" w:author="Compte Microsoft" w:date="2026-06-19T08:25:00Z">
                      <w:r w:rsidRPr="00042CD7" w:rsidDel="00B64623">
                        <w:rPr>
                          <w:rFonts w:ascii="Times New Roman" w:eastAsia="Times New Roman" w:hAnsi="Times New Roman" w:cs="Times New Roman"/>
                          <w:sz w:val="24"/>
                          <w:szCs w:val="24"/>
                          <w:lang w:eastAsia="en-US"/>
                          <w:rPrChange w:id="5658" w:author="Compte Microsoft" w:date="2026-06-19T09:04:00Z">
                            <w:rPr>
                              <w:rFonts w:ascii="Times New Roman" w:eastAsia="Times New Roman" w:hAnsi="Times New Roman" w:cs="Times New Roman"/>
                              <w:sz w:val="24"/>
                              <w:szCs w:val="24"/>
                              <w:lang w:val="en-US" w:eastAsia="en-US"/>
                            </w:rPr>
                          </w:rPrChange>
                        </w:rPr>
                        <w:delText>I</w:delText>
                      </w:r>
                    </w:del>
                  </w:ins>
                </w:p>
              </w:tc>
              <w:tc>
                <w:tcPr>
                  <w:tcW w:w="191" w:type="dxa"/>
                  <w:vAlign w:val="center"/>
                  <w:hideMark/>
                  <w:tcPrChange w:id="5659" w:author="Compte Microsoft" w:date="2026-06-19T08:25:00Z">
                    <w:tcPr>
                      <w:tcW w:w="0" w:type="auto"/>
                      <w:vAlign w:val="center"/>
                      <w:hideMark/>
                    </w:tcPr>
                  </w:tcPrChange>
                </w:tcPr>
                <w:p w14:paraId="12C3B8F8" w14:textId="2DFA0449" w:rsidR="00042CD7" w:rsidRPr="00042CD7" w:rsidDel="00B64623" w:rsidRDefault="00042CD7">
                  <w:pPr>
                    <w:jc w:val="both"/>
                    <w:rPr>
                      <w:ins w:id="5660" w:author="Ir Nicole" w:date="2026-06-18T18:29:00Z"/>
                      <w:del w:id="5661" w:author="Compte Microsoft" w:date="2026-06-19T08:25:00Z"/>
                      <w:rFonts w:ascii="Times New Roman" w:eastAsia="Times New Roman" w:hAnsi="Times New Roman" w:cs="Times New Roman"/>
                      <w:sz w:val="24"/>
                      <w:szCs w:val="24"/>
                      <w:lang w:eastAsia="en-US"/>
                      <w:rPrChange w:id="5662" w:author="Compte Microsoft" w:date="2026-06-19T09:04:00Z">
                        <w:rPr>
                          <w:ins w:id="5663" w:author="Ir Nicole" w:date="2026-06-18T18:29:00Z"/>
                          <w:del w:id="5664" w:author="Compte Microsoft" w:date="2026-06-19T08:25:00Z"/>
                          <w:rFonts w:ascii="Times New Roman" w:eastAsia="Times New Roman" w:hAnsi="Times New Roman" w:cs="Times New Roman"/>
                          <w:sz w:val="24"/>
                          <w:szCs w:val="24"/>
                          <w:lang w:val="en-US" w:eastAsia="en-US"/>
                        </w:rPr>
                      </w:rPrChange>
                    </w:rPr>
                    <w:pPrChange w:id="5665" w:author="Ir Nicole" w:date="2026-06-19T12:38:00Z">
                      <w:pPr/>
                    </w:pPrChange>
                  </w:pPr>
                  <w:ins w:id="5666" w:author="Ir Nicole" w:date="2026-06-18T18:29:00Z">
                    <w:del w:id="5667" w:author="Compte Microsoft" w:date="2026-06-19T08:25:00Z">
                      <w:r w:rsidRPr="00042CD7" w:rsidDel="00B64623">
                        <w:rPr>
                          <w:rFonts w:ascii="Times New Roman" w:eastAsia="Times New Roman" w:hAnsi="Times New Roman" w:cs="Times New Roman"/>
                          <w:sz w:val="24"/>
                          <w:szCs w:val="24"/>
                          <w:lang w:eastAsia="en-US"/>
                          <w:rPrChange w:id="5668"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5669" w:author="Compte Microsoft" w:date="2026-06-19T08:25:00Z">
                    <w:tcPr>
                      <w:tcW w:w="0" w:type="auto"/>
                      <w:vAlign w:val="center"/>
                      <w:hideMark/>
                    </w:tcPr>
                  </w:tcPrChange>
                </w:tcPr>
                <w:p w14:paraId="799BC7B3" w14:textId="6B832C26" w:rsidR="00042CD7" w:rsidRPr="00042CD7" w:rsidDel="00B64623" w:rsidRDefault="00042CD7">
                  <w:pPr>
                    <w:jc w:val="both"/>
                    <w:rPr>
                      <w:ins w:id="5670" w:author="Ir Nicole" w:date="2026-06-18T18:29:00Z"/>
                      <w:del w:id="5671" w:author="Compte Microsoft" w:date="2026-06-19T08:25:00Z"/>
                      <w:rFonts w:ascii="Times New Roman" w:eastAsia="Times New Roman" w:hAnsi="Times New Roman" w:cs="Times New Roman"/>
                      <w:sz w:val="24"/>
                      <w:szCs w:val="24"/>
                      <w:lang w:eastAsia="en-US"/>
                      <w:rPrChange w:id="5672" w:author="Compte Microsoft" w:date="2026-06-19T09:04:00Z">
                        <w:rPr>
                          <w:ins w:id="5673" w:author="Ir Nicole" w:date="2026-06-18T18:29:00Z"/>
                          <w:del w:id="5674" w:author="Compte Microsoft" w:date="2026-06-19T08:25:00Z"/>
                          <w:rFonts w:ascii="Times New Roman" w:eastAsia="Times New Roman" w:hAnsi="Times New Roman" w:cs="Times New Roman"/>
                          <w:sz w:val="24"/>
                          <w:szCs w:val="24"/>
                          <w:lang w:val="en-US" w:eastAsia="en-US"/>
                        </w:rPr>
                      </w:rPrChange>
                    </w:rPr>
                    <w:pPrChange w:id="5675" w:author="Ir Nicole" w:date="2026-06-19T12:38:00Z">
                      <w:pPr/>
                    </w:pPrChange>
                  </w:pPr>
                  <w:ins w:id="5676" w:author="Ir Nicole" w:date="2026-06-18T18:29:00Z">
                    <w:del w:id="5677" w:author="Compte Microsoft" w:date="2026-06-19T08:25:00Z">
                      <w:r w:rsidRPr="00042CD7" w:rsidDel="00B64623">
                        <w:rPr>
                          <w:rFonts w:ascii="Times New Roman" w:eastAsia="Times New Roman" w:hAnsi="Times New Roman" w:cs="Times New Roman"/>
                          <w:sz w:val="24"/>
                          <w:szCs w:val="24"/>
                          <w:lang w:eastAsia="en-US"/>
                          <w:rPrChange w:id="5678" w:author="Compte Microsoft" w:date="2026-06-19T09:04:00Z">
                            <w:rPr>
                              <w:rFonts w:ascii="Times New Roman" w:eastAsia="Times New Roman" w:hAnsi="Times New Roman" w:cs="Times New Roman"/>
                              <w:sz w:val="24"/>
                              <w:szCs w:val="24"/>
                              <w:lang w:val="en-US" w:eastAsia="en-US"/>
                            </w:rPr>
                          </w:rPrChange>
                        </w:rPr>
                        <w:delText>C</w:delText>
                      </w:r>
                    </w:del>
                  </w:ins>
                </w:p>
              </w:tc>
              <w:tc>
                <w:tcPr>
                  <w:tcW w:w="191" w:type="dxa"/>
                  <w:vAlign w:val="center"/>
                  <w:hideMark/>
                  <w:tcPrChange w:id="5679" w:author="Compte Microsoft" w:date="2026-06-19T08:25:00Z">
                    <w:tcPr>
                      <w:tcW w:w="0" w:type="auto"/>
                      <w:vAlign w:val="center"/>
                      <w:hideMark/>
                    </w:tcPr>
                  </w:tcPrChange>
                </w:tcPr>
                <w:p w14:paraId="68491469" w14:textId="2241A086" w:rsidR="00042CD7" w:rsidRPr="00042CD7" w:rsidDel="00B64623" w:rsidRDefault="00042CD7">
                  <w:pPr>
                    <w:jc w:val="both"/>
                    <w:rPr>
                      <w:ins w:id="5680" w:author="Ir Nicole" w:date="2026-06-18T18:29:00Z"/>
                      <w:del w:id="5681" w:author="Compte Microsoft" w:date="2026-06-19T08:25:00Z"/>
                      <w:rFonts w:ascii="Times New Roman" w:eastAsia="Times New Roman" w:hAnsi="Times New Roman" w:cs="Times New Roman"/>
                      <w:sz w:val="24"/>
                      <w:szCs w:val="24"/>
                      <w:lang w:eastAsia="en-US"/>
                      <w:rPrChange w:id="5682" w:author="Compte Microsoft" w:date="2026-06-19T09:04:00Z">
                        <w:rPr>
                          <w:ins w:id="5683" w:author="Ir Nicole" w:date="2026-06-18T18:29:00Z"/>
                          <w:del w:id="5684" w:author="Compte Microsoft" w:date="2026-06-19T08:25:00Z"/>
                          <w:rFonts w:ascii="Times New Roman" w:eastAsia="Times New Roman" w:hAnsi="Times New Roman" w:cs="Times New Roman"/>
                          <w:sz w:val="24"/>
                          <w:szCs w:val="24"/>
                          <w:lang w:val="en-US" w:eastAsia="en-US"/>
                        </w:rPr>
                      </w:rPrChange>
                    </w:rPr>
                    <w:pPrChange w:id="5685" w:author="Ir Nicole" w:date="2026-06-19T12:38:00Z">
                      <w:pPr/>
                    </w:pPrChange>
                  </w:pPr>
                  <w:ins w:id="5686" w:author="Ir Nicole" w:date="2026-06-18T18:29:00Z">
                    <w:del w:id="5687" w:author="Compte Microsoft" w:date="2026-06-19T08:25:00Z">
                      <w:r w:rsidRPr="00042CD7" w:rsidDel="00B64623">
                        <w:rPr>
                          <w:rFonts w:ascii="Times New Roman" w:eastAsia="Times New Roman" w:hAnsi="Times New Roman" w:cs="Times New Roman"/>
                          <w:sz w:val="24"/>
                          <w:szCs w:val="24"/>
                          <w:lang w:eastAsia="en-US"/>
                          <w:rPrChange w:id="5688" w:author="Compte Microsoft" w:date="2026-06-19T09:04:00Z">
                            <w:rPr>
                              <w:rFonts w:ascii="Times New Roman" w:eastAsia="Times New Roman" w:hAnsi="Times New Roman" w:cs="Times New Roman"/>
                              <w:sz w:val="24"/>
                              <w:szCs w:val="24"/>
                              <w:lang w:val="en-US" w:eastAsia="en-US"/>
                            </w:rPr>
                          </w:rPrChange>
                        </w:rPr>
                        <w:delText>C</w:delText>
                      </w:r>
                    </w:del>
                  </w:ins>
                </w:p>
              </w:tc>
              <w:tc>
                <w:tcPr>
                  <w:tcW w:w="110" w:type="dxa"/>
                  <w:vAlign w:val="center"/>
                  <w:hideMark/>
                  <w:tcPrChange w:id="5689" w:author="Compte Microsoft" w:date="2026-06-19T08:25:00Z">
                    <w:tcPr>
                      <w:tcW w:w="0" w:type="auto"/>
                      <w:vAlign w:val="center"/>
                      <w:hideMark/>
                    </w:tcPr>
                  </w:tcPrChange>
                </w:tcPr>
                <w:p w14:paraId="56A1000C" w14:textId="4AB7EBC0" w:rsidR="00042CD7" w:rsidRPr="00042CD7" w:rsidDel="00B64623" w:rsidRDefault="00042CD7">
                  <w:pPr>
                    <w:jc w:val="both"/>
                    <w:rPr>
                      <w:ins w:id="5690" w:author="Ir Nicole" w:date="2026-06-18T18:29:00Z"/>
                      <w:del w:id="5691" w:author="Compte Microsoft" w:date="2026-06-19T08:25:00Z"/>
                      <w:rFonts w:ascii="Times New Roman" w:eastAsia="Times New Roman" w:hAnsi="Times New Roman" w:cs="Times New Roman"/>
                      <w:sz w:val="24"/>
                      <w:szCs w:val="24"/>
                      <w:lang w:eastAsia="en-US"/>
                      <w:rPrChange w:id="5692" w:author="Compte Microsoft" w:date="2026-06-19T09:04:00Z">
                        <w:rPr>
                          <w:ins w:id="5693" w:author="Ir Nicole" w:date="2026-06-18T18:29:00Z"/>
                          <w:del w:id="5694" w:author="Compte Microsoft" w:date="2026-06-19T08:25:00Z"/>
                          <w:rFonts w:ascii="Times New Roman" w:eastAsia="Times New Roman" w:hAnsi="Times New Roman" w:cs="Times New Roman"/>
                          <w:sz w:val="24"/>
                          <w:szCs w:val="24"/>
                          <w:lang w:val="en-US" w:eastAsia="en-US"/>
                        </w:rPr>
                      </w:rPrChange>
                    </w:rPr>
                    <w:pPrChange w:id="5695" w:author="Ir Nicole" w:date="2026-06-19T12:38:00Z">
                      <w:pPr/>
                    </w:pPrChange>
                  </w:pPr>
                  <w:ins w:id="5696" w:author="Ir Nicole" w:date="2026-06-18T18:29:00Z">
                    <w:del w:id="5697" w:author="Compte Microsoft" w:date="2026-06-19T08:25:00Z">
                      <w:r w:rsidRPr="00042CD7" w:rsidDel="00B64623">
                        <w:rPr>
                          <w:rFonts w:ascii="Times New Roman" w:eastAsia="Times New Roman" w:hAnsi="Times New Roman" w:cs="Times New Roman"/>
                          <w:sz w:val="24"/>
                          <w:szCs w:val="24"/>
                          <w:lang w:eastAsia="en-US"/>
                          <w:rPrChange w:id="5698" w:author="Compte Microsoft" w:date="2026-06-19T09:04:00Z">
                            <w:rPr>
                              <w:rFonts w:ascii="Times New Roman" w:eastAsia="Times New Roman" w:hAnsi="Times New Roman" w:cs="Times New Roman"/>
                              <w:sz w:val="24"/>
                              <w:szCs w:val="24"/>
                              <w:lang w:val="en-US" w:eastAsia="en-US"/>
                            </w:rPr>
                          </w:rPrChange>
                        </w:rPr>
                        <w:delText>I</w:delText>
                      </w:r>
                    </w:del>
                  </w:ins>
                </w:p>
              </w:tc>
              <w:tc>
                <w:tcPr>
                  <w:tcW w:w="431" w:type="dxa"/>
                  <w:vAlign w:val="center"/>
                  <w:hideMark/>
                  <w:tcPrChange w:id="5699" w:author="Compte Microsoft" w:date="2026-06-19T08:25:00Z">
                    <w:tcPr>
                      <w:tcW w:w="0" w:type="auto"/>
                      <w:vAlign w:val="center"/>
                      <w:hideMark/>
                    </w:tcPr>
                  </w:tcPrChange>
                </w:tcPr>
                <w:p w14:paraId="798BA885" w14:textId="0CDC1200" w:rsidR="00042CD7" w:rsidRPr="00042CD7" w:rsidDel="00B64623" w:rsidRDefault="00042CD7">
                  <w:pPr>
                    <w:jc w:val="both"/>
                    <w:rPr>
                      <w:ins w:id="5700" w:author="Ir Nicole" w:date="2026-06-18T18:29:00Z"/>
                      <w:del w:id="5701" w:author="Compte Microsoft" w:date="2026-06-19T08:25:00Z"/>
                      <w:rFonts w:ascii="Times New Roman" w:eastAsia="Times New Roman" w:hAnsi="Times New Roman" w:cs="Times New Roman"/>
                      <w:sz w:val="24"/>
                      <w:szCs w:val="24"/>
                      <w:lang w:eastAsia="en-US"/>
                      <w:rPrChange w:id="5702" w:author="Compte Microsoft" w:date="2026-06-19T09:04:00Z">
                        <w:rPr>
                          <w:ins w:id="5703" w:author="Ir Nicole" w:date="2026-06-18T18:29:00Z"/>
                          <w:del w:id="5704" w:author="Compte Microsoft" w:date="2026-06-19T08:25:00Z"/>
                          <w:rFonts w:ascii="Times New Roman" w:eastAsia="Times New Roman" w:hAnsi="Times New Roman" w:cs="Times New Roman"/>
                          <w:sz w:val="24"/>
                          <w:szCs w:val="24"/>
                          <w:lang w:val="en-US" w:eastAsia="en-US"/>
                        </w:rPr>
                      </w:rPrChange>
                    </w:rPr>
                    <w:pPrChange w:id="5705" w:author="Ir Nicole" w:date="2026-06-19T12:38:00Z">
                      <w:pPr/>
                    </w:pPrChange>
                  </w:pPr>
                  <w:ins w:id="5706" w:author="Ir Nicole" w:date="2026-06-18T18:29:00Z">
                    <w:del w:id="5707" w:author="Compte Microsoft" w:date="2026-06-19T08:25:00Z">
                      <w:r w:rsidRPr="00042CD7" w:rsidDel="00B64623">
                        <w:rPr>
                          <w:rFonts w:ascii="Times New Roman" w:eastAsia="Times New Roman" w:hAnsi="Times New Roman" w:cs="Times New Roman"/>
                          <w:sz w:val="24"/>
                          <w:szCs w:val="24"/>
                          <w:lang w:eastAsia="en-US"/>
                          <w:rPrChange w:id="5708" w:author="Compte Microsoft" w:date="2026-06-19T09:04:00Z">
                            <w:rPr>
                              <w:rFonts w:ascii="Times New Roman" w:eastAsia="Times New Roman" w:hAnsi="Times New Roman" w:cs="Times New Roman"/>
                              <w:sz w:val="24"/>
                              <w:szCs w:val="24"/>
                              <w:lang w:val="en-US" w:eastAsia="en-US"/>
                            </w:rPr>
                          </w:rPrChange>
                        </w:rPr>
                        <w:delText>A/R</w:delText>
                      </w:r>
                    </w:del>
                  </w:ins>
                </w:p>
              </w:tc>
              <w:tc>
                <w:tcPr>
                  <w:tcW w:w="110" w:type="dxa"/>
                  <w:vAlign w:val="center"/>
                  <w:hideMark/>
                  <w:tcPrChange w:id="5709" w:author="Compte Microsoft" w:date="2026-06-19T08:25:00Z">
                    <w:tcPr>
                      <w:tcW w:w="0" w:type="auto"/>
                      <w:vAlign w:val="center"/>
                      <w:hideMark/>
                    </w:tcPr>
                  </w:tcPrChange>
                </w:tcPr>
                <w:p w14:paraId="7DCCE030" w14:textId="71AB3707" w:rsidR="00042CD7" w:rsidRPr="00042CD7" w:rsidDel="00B64623" w:rsidRDefault="00042CD7">
                  <w:pPr>
                    <w:jc w:val="both"/>
                    <w:rPr>
                      <w:ins w:id="5710" w:author="Ir Nicole" w:date="2026-06-18T18:29:00Z"/>
                      <w:del w:id="5711" w:author="Compte Microsoft" w:date="2026-06-19T08:25:00Z"/>
                      <w:rFonts w:ascii="Times New Roman" w:eastAsia="Times New Roman" w:hAnsi="Times New Roman" w:cs="Times New Roman"/>
                      <w:sz w:val="24"/>
                      <w:szCs w:val="24"/>
                      <w:lang w:eastAsia="en-US"/>
                      <w:rPrChange w:id="5712" w:author="Compte Microsoft" w:date="2026-06-19T09:04:00Z">
                        <w:rPr>
                          <w:ins w:id="5713" w:author="Ir Nicole" w:date="2026-06-18T18:29:00Z"/>
                          <w:del w:id="5714" w:author="Compte Microsoft" w:date="2026-06-19T08:25:00Z"/>
                          <w:rFonts w:ascii="Times New Roman" w:eastAsia="Times New Roman" w:hAnsi="Times New Roman" w:cs="Times New Roman"/>
                          <w:sz w:val="24"/>
                          <w:szCs w:val="24"/>
                          <w:lang w:val="en-US" w:eastAsia="en-US"/>
                        </w:rPr>
                      </w:rPrChange>
                    </w:rPr>
                    <w:pPrChange w:id="5715" w:author="Ir Nicole" w:date="2026-06-19T12:38:00Z">
                      <w:pPr/>
                    </w:pPrChange>
                  </w:pPr>
                  <w:ins w:id="5716" w:author="Ir Nicole" w:date="2026-06-18T18:29:00Z">
                    <w:del w:id="5717" w:author="Compte Microsoft" w:date="2026-06-19T08:25:00Z">
                      <w:r w:rsidRPr="00042CD7" w:rsidDel="00B64623">
                        <w:rPr>
                          <w:rFonts w:ascii="Times New Roman" w:eastAsia="Times New Roman" w:hAnsi="Times New Roman" w:cs="Times New Roman"/>
                          <w:sz w:val="24"/>
                          <w:szCs w:val="24"/>
                          <w:lang w:eastAsia="en-US"/>
                          <w:rPrChange w:id="5718" w:author="Compte Microsoft" w:date="2026-06-19T09:04:00Z">
                            <w:rPr>
                              <w:rFonts w:ascii="Times New Roman" w:eastAsia="Times New Roman" w:hAnsi="Times New Roman" w:cs="Times New Roman"/>
                              <w:sz w:val="24"/>
                              <w:szCs w:val="24"/>
                              <w:lang w:val="en-US" w:eastAsia="en-US"/>
                            </w:rPr>
                          </w:rPrChange>
                        </w:rPr>
                        <w:delText>I</w:delText>
                      </w:r>
                    </w:del>
                  </w:ins>
                </w:p>
              </w:tc>
            </w:tr>
          </w:tbl>
          <w:p w14:paraId="1608E8D5" w14:textId="36095111" w:rsidR="00042CD7" w:rsidRPr="00042CD7" w:rsidDel="00B64623" w:rsidRDefault="00042CD7">
            <w:pPr>
              <w:jc w:val="both"/>
              <w:rPr>
                <w:ins w:id="5719" w:author="Ir Nicole" w:date="2026-06-18T18:29:00Z"/>
                <w:del w:id="5720" w:author="Compte Microsoft" w:date="2026-06-19T08:25:00Z"/>
                <w:rFonts w:ascii="Times New Roman" w:eastAsia="Times New Roman" w:hAnsi="Times New Roman" w:cs="Times New Roman"/>
                <w:vanish/>
                <w:sz w:val="24"/>
                <w:szCs w:val="24"/>
                <w:lang w:eastAsia="en-US"/>
                <w:rPrChange w:id="5721" w:author="Compte Microsoft" w:date="2026-06-19T09:04:00Z">
                  <w:rPr>
                    <w:ins w:id="5722" w:author="Ir Nicole" w:date="2026-06-18T18:29:00Z"/>
                    <w:del w:id="5723" w:author="Compte Microsoft" w:date="2026-06-19T08:25:00Z"/>
                    <w:rFonts w:ascii="Times New Roman" w:eastAsia="Times New Roman" w:hAnsi="Times New Roman" w:cs="Times New Roman"/>
                    <w:vanish/>
                    <w:sz w:val="24"/>
                    <w:szCs w:val="24"/>
                    <w:lang w:val="en-US" w:eastAsia="en-US"/>
                  </w:rPr>
                </w:rPrChange>
              </w:rPr>
              <w:pPrChange w:id="5724" w:author="Ir Nicole" w:date="2026-06-19T12:38:00Z">
                <w:pPr/>
              </w:pPrChange>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Change w:id="5725" w:author="Compte Microsoft" w:date="2026-06-19T08:2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721"/>
              <w:gridCol w:w="95"/>
              <w:tblGridChange w:id="5726">
                <w:tblGrid>
                  <w:gridCol w:w="4721"/>
                  <w:gridCol w:w="81"/>
                </w:tblGrid>
              </w:tblGridChange>
            </w:tblGrid>
            <w:tr w:rsidR="00042CD7" w:rsidRPr="00042CD7" w:rsidDel="00B64623" w14:paraId="6F6F1FA9" w14:textId="4A9AFCFF" w:rsidTr="00063CC0">
              <w:trPr>
                <w:tblCellSpacing w:w="15" w:type="dxa"/>
                <w:ins w:id="5727" w:author="Ir Nicole" w:date="2026-06-18T18:29:00Z"/>
                <w:del w:id="5728" w:author="Compte Microsoft" w:date="2026-06-19T08:25:00Z"/>
                <w:trPrChange w:id="5729" w:author="Compte Microsoft" w:date="2026-06-19T08:25:00Z">
                  <w:trPr>
                    <w:tblCellSpacing w:w="15" w:type="dxa"/>
                  </w:trPr>
                </w:trPrChange>
              </w:trPr>
              <w:tc>
                <w:tcPr>
                  <w:tcW w:w="4676" w:type="dxa"/>
                  <w:vAlign w:val="center"/>
                  <w:hideMark/>
                  <w:tcPrChange w:id="5730" w:author="Compte Microsoft" w:date="2026-06-19T08:25:00Z">
                    <w:tcPr>
                      <w:tcW w:w="0" w:type="auto"/>
                      <w:vAlign w:val="center"/>
                      <w:hideMark/>
                    </w:tcPr>
                  </w:tcPrChange>
                </w:tcPr>
                <w:p w14:paraId="6ED8E188" w14:textId="1E77CD8C" w:rsidR="00042CD7" w:rsidRPr="00042CD7" w:rsidDel="00B64623" w:rsidRDefault="00042CD7">
                  <w:pPr>
                    <w:jc w:val="both"/>
                    <w:rPr>
                      <w:ins w:id="5731" w:author="Ir Nicole" w:date="2026-06-18T18:29:00Z"/>
                      <w:del w:id="5732" w:author="Compte Microsoft" w:date="2026-06-19T08:25:00Z"/>
                      <w:rFonts w:ascii="Times New Roman" w:eastAsia="Times New Roman" w:hAnsi="Times New Roman" w:cs="Times New Roman"/>
                      <w:sz w:val="24"/>
                      <w:szCs w:val="24"/>
                      <w:lang w:eastAsia="en-US"/>
                      <w:rPrChange w:id="5733" w:author="Compte Microsoft" w:date="2026-06-19T09:04:00Z">
                        <w:rPr>
                          <w:ins w:id="5734" w:author="Ir Nicole" w:date="2026-06-18T18:29:00Z"/>
                          <w:del w:id="5735" w:author="Compte Microsoft" w:date="2026-06-19T08:25:00Z"/>
                          <w:rFonts w:ascii="Times New Roman" w:eastAsia="Times New Roman" w:hAnsi="Times New Roman" w:cs="Times New Roman"/>
                          <w:sz w:val="24"/>
                          <w:szCs w:val="24"/>
                          <w:lang w:val="en-US" w:eastAsia="en-US"/>
                        </w:rPr>
                      </w:rPrChange>
                    </w:rPr>
                    <w:pPrChange w:id="5736" w:author="Ir Nicole" w:date="2026-06-19T12:38:00Z">
                      <w:pPr/>
                    </w:pPrChange>
                  </w:pPr>
                  <w:ins w:id="5737" w:author="Ir Nicole" w:date="2026-06-18T18:29:00Z">
                    <w:del w:id="5738" w:author="Compte Microsoft" w:date="2026-06-19T08:24:00Z">
                      <w:r w:rsidRPr="00042CD7" w:rsidDel="00B64623">
                        <w:rPr>
                          <w:rFonts w:ascii="Times New Roman" w:eastAsia="Times New Roman" w:hAnsi="Times New Roman" w:cs="Times New Roman"/>
                          <w:sz w:val="24"/>
                          <w:szCs w:val="24"/>
                          <w:lang w:eastAsia="en-US"/>
                          <w:rPrChange w:id="5739" w:author="Compte Microsoft" w:date="2026-06-19T09:04:00Z">
                            <w:rPr>
                              <w:rFonts w:ascii="Times New Roman" w:eastAsia="Times New Roman" w:hAnsi="Times New Roman" w:cs="Times New Roman"/>
                              <w:sz w:val="24"/>
                              <w:szCs w:val="24"/>
                              <w:lang w:val="en-US" w:eastAsia="en-US"/>
                            </w:rPr>
                          </w:rPrChange>
                        </w:rPr>
                        <w:delText>Suivi des performances et amélioration continue</w:delText>
                      </w:r>
                    </w:del>
                  </w:ins>
                </w:p>
              </w:tc>
              <w:tc>
                <w:tcPr>
                  <w:tcW w:w="36" w:type="dxa"/>
                  <w:vAlign w:val="center"/>
                  <w:hideMark/>
                  <w:tcPrChange w:id="5740" w:author="Compte Microsoft" w:date="2026-06-19T08:25:00Z">
                    <w:tcPr>
                      <w:tcW w:w="0" w:type="auto"/>
                      <w:vAlign w:val="center"/>
                      <w:hideMark/>
                    </w:tcPr>
                  </w:tcPrChange>
                </w:tcPr>
                <w:p w14:paraId="11511A6A" w14:textId="75153B90" w:rsidR="00042CD7" w:rsidRPr="00042CD7" w:rsidDel="00B64623" w:rsidRDefault="00042CD7">
                  <w:pPr>
                    <w:jc w:val="both"/>
                    <w:rPr>
                      <w:ins w:id="5741" w:author="Ir Nicole" w:date="2026-06-18T18:29:00Z"/>
                      <w:del w:id="5742" w:author="Compte Microsoft" w:date="2026-06-19T08:25:00Z"/>
                      <w:rFonts w:ascii="Times New Roman" w:eastAsia="Times New Roman" w:hAnsi="Times New Roman" w:cs="Times New Roman"/>
                      <w:sz w:val="24"/>
                      <w:szCs w:val="24"/>
                      <w:lang w:eastAsia="en-US"/>
                      <w:rPrChange w:id="5743" w:author="Compte Microsoft" w:date="2026-06-19T09:04:00Z">
                        <w:rPr>
                          <w:ins w:id="5744" w:author="Ir Nicole" w:date="2026-06-18T18:29:00Z"/>
                          <w:del w:id="5745" w:author="Compte Microsoft" w:date="2026-06-19T08:25:00Z"/>
                          <w:rFonts w:ascii="Times New Roman" w:eastAsia="Times New Roman" w:hAnsi="Times New Roman" w:cs="Times New Roman"/>
                          <w:sz w:val="24"/>
                          <w:szCs w:val="24"/>
                          <w:lang w:val="en-US" w:eastAsia="en-US"/>
                        </w:rPr>
                      </w:rPrChange>
                    </w:rPr>
                    <w:pPrChange w:id="5746" w:author="Ir Nicole" w:date="2026-06-19T12:38:00Z">
                      <w:pPr/>
                    </w:pPrChange>
                  </w:pPr>
                </w:p>
              </w:tc>
            </w:tr>
          </w:tbl>
          <w:p w14:paraId="544486F1" w14:textId="36E89BE1" w:rsidR="00042CD7" w:rsidRPr="00042CD7" w:rsidDel="00B64623" w:rsidRDefault="00042CD7">
            <w:pPr>
              <w:jc w:val="both"/>
              <w:rPr>
                <w:del w:id="5747" w:author="Compte Microsoft" w:date="2026-06-19T08:25:00Z"/>
                <w:sz w:val="24"/>
                <w:szCs w:val="24"/>
                <w:rPrChange w:id="5748" w:author="Compte Microsoft" w:date="2026-06-19T09:04:00Z">
                  <w:rPr>
                    <w:del w:id="5749" w:author="Compte Microsoft" w:date="2026-06-19T08:25:00Z"/>
                  </w:rPr>
                </w:rPrChange>
              </w:rPr>
              <w:pPrChange w:id="5750" w:author="Ir Nicole" w:date="2026-06-19T12:38:00Z">
                <w:pPr/>
              </w:pPrChange>
            </w:pPr>
          </w:p>
        </w:tc>
        <w:tc>
          <w:tcPr>
            <w:tcW w:w="1701" w:type="dxa"/>
            <w:vAlign w:val="center"/>
            <w:tcPrChange w:id="5751" w:author="Ir Nicole" w:date="2026-06-19T10:34:00Z">
              <w:tcPr>
                <w:tcW w:w="1701" w:type="dxa"/>
                <w:gridSpan w:val="2"/>
                <w:vAlign w:val="center"/>
              </w:tcPr>
            </w:tcPrChange>
          </w:tcPr>
          <w:p w14:paraId="63F9BB31" w14:textId="14B0C708" w:rsidR="00042CD7" w:rsidRPr="00042CD7" w:rsidDel="00B64623" w:rsidRDefault="00042CD7">
            <w:pPr>
              <w:jc w:val="both"/>
              <w:rPr>
                <w:del w:id="5752" w:author="Compte Microsoft" w:date="2026-06-19T08:25:00Z"/>
                <w:sz w:val="24"/>
                <w:szCs w:val="24"/>
                <w:rPrChange w:id="5753" w:author="Compte Microsoft" w:date="2026-06-19T09:04:00Z">
                  <w:rPr>
                    <w:del w:id="5754" w:author="Compte Microsoft" w:date="2026-06-19T08:25:00Z"/>
                  </w:rPr>
                </w:rPrChange>
              </w:rPr>
              <w:pPrChange w:id="5755" w:author="Ir Nicole" w:date="2026-06-19T12:38:00Z">
                <w:pPr/>
              </w:pPrChange>
            </w:pPr>
          </w:p>
        </w:tc>
        <w:tc>
          <w:tcPr>
            <w:tcW w:w="1701" w:type="dxa"/>
            <w:vAlign w:val="center"/>
            <w:tcPrChange w:id="5756" w:author="Ir Nicole" w:date="2026-06-19T10:34:00Z">
              <w:tcPr>
                <w:tcW w:w="1559" w:type="dxa"/>
                <w:gridSpan w:val="2"/>
                <w:vAlign w:val="center"/>
              </w:tcPr>
            </w:tcPrChange>
          </w:tcPr>
          <w:p w14:paraId="7E8F395D" w14:textId="5CD02B89" w:rsidR="00042CD7" w:rsidRPr="00042CD7" w:rsidDel="00B64623" w:rsidRDefault="00042CD7">
            <w:pPr>
              <w:jc w:val="both"/>
              <w:rPr>
                <w:del w:id="5757" w:author="Compte Microsoft" w:date="2026-06-19T08:25:00Z"/>
                <w:sz w:val="24"/>
                <w:szCs w:val="24"/>
                <w:rPrChange w:id="5758" w:author="Compte Microsoft" w:date="2026-06-19T09:04:00Z">
                  <w:rPr>
                    <w:del w:id="5759" w:author="Compte Microsoft" w:date="2026-06-19T08:25:00Z"/>
                  </w:rPr>
                </w:rPrChange>
              </w:rPr>
              <w:pPrChange w:id="5760" w:author="Ir Nicole" w:date="2026-06-19T12:38:00Z">
                <w:pPr/>
              </w:pPrChange>
            </w:pPr>
          </w:p>
        </w:tc>
        <w:tc>
          <w:tcPr>
            <w:tcW w:w="1276" w:type="dxa"/>
            <w:vAlign w:val="center"/>
            <w:tcPrChange w:id="5761" w:author="Ir Nicole" w:date="2026-06-19T10:34:00Z">
              <w:tcPr>
                <w:tcW w:w="1276" w:type="dxa"/>
                <w:gridSpan w:val="2"/>
                <w:vAlign w:val="center"/>
              </w:tcPr>
            </w:tcPrChange>
          </w:tcPr>
          <w:p w14:paraId="57989A92" w14:textId="3923185D" w:rsidR="00042CD7" w:rsidRPr="00042CD7" w:rsidDel="00B64623" w:rsidRDefault="00042CD7">
            <w:pPr>
              <w:jc w:val="both"/>
              <w:rPr>
                <w:del w:id="5762" w:author="Compte Microsoft" w:date="2026-06-19T08:25:00Z"/>
                <w:sz w:val="24"/>
                <w:szCs w:val="24"/>
                <w:rPrChange w:id="5763" w:author="Compte Microsoft" w:date="2026-06-19T09:04:00Z">
                  <w:rPr>
                    <w:del w:id="5764" w:author="Compte Microsoft" w:date="2026-06-19T08:25:00Z"/>
                  </w:rPr>
                </w:rPrChange>
              </w:rPr>
              <w:pPrChange w:id="5765" w:author="Ir Nicole" w:date="2026-06-19T12:38:00Z">
                <w:pPr/>
              </w:pPrChange>
            </w:pPr>
          </w:p>
        </w:tc>
        <w:tc>
          <w:tcPr>
            <w:tcW w:w="1559" w:type="dxa"/>
            <w:vAlign w:val="center"/>
            <w:tcPrChange w:id="5766" w:author="Ir Nicole" w:date="2026-06-19T10:34:00Z">
              <w:tcPr>
                <w:tcW w:w="1418" w:type="dxa"/>
                <w:gridSpan w:val="2"/>
                <w:vAlign w:val="center"/>
              </w:tcPr>
            </w:tcPrChange>
          </w:tcPr>
          <w:p w14:paraId="146EC190" w14:textId="126A695A" w:rsidR="00042CD7" w:rsidRPr="00042CD7" w:rsidDel="00B64623" w:rsidRDefault="00042CD7">
            <w:pPr>
              <w:jc w:val="both"/>
              <w:rPr>
                <w:del w:id="5767" w:author="Compte Microsoft" w:date="2026-06-19T08:25:00Z"/>
                <w:sz w:val="24"/>
                <w:szCs w:val="24"/>
                <w:rPrChange w:id="5768" w:author="Compte Microsoft" w:date="2026-06-19T09:04:00Z">
                  <w:rPr>
                    <w:del w:id="5769" w:author="Compte Microsoft" w:date="2026-06-19T08:25:00Z"/>
                  </w:rPr>
                </w:rPrChange>
              </w:rPr>
              <w:pPrChange w:id="5770" w:author="Ir Nicole" w:date="2026-06-19T12:38:00Z">
                <w:pPr/>
              </w:pPrChange>
            </w:pPr>
          </w:p>
        </w:tc>
        <w:tc>
          <w:tcPr>
            <w:tcW w:w="1134" w:type="dxa"/>
            <w:vAlign w:val="center"/>
            <w:tcPrChange w:id="5771" w:author="Ir Nicole" w:date="2026-06-19T10:34:00Z">
              <w:tcPr>
                <w:tcW w:w="708" w:type="dxa"/>
                <w:vAlign w:val="center"/>
              </w:tcPr>
            </w:tcPrChange>
          </w:tcPr>
          <w:p w14:paraId="780461B7" w14:textId="175852B4" w:rsidR="00042CD7" w:rsidRPr="00042CD7" w:rsidDel="00B64623" w:rsidRDefault="00042CD7">
            <w:pPr>
              <w:jc w:val="both"/>
              <w:rPr>
                <w:del w:id="5772" w:author="Compte Microsoft" w:date="2026-06-19T08:25:00Z"/>
                <w:sz w:val="24"/>
                <w:szCs w:val="24"/>
                <w:rPrChange w:id="5773" w:author="Compte Microsoft" w:date="2026-06-19T09:04:00Z">
                  <w:rPr>
                    <w:del w:id="5774" w:author="Compte Microsoft" w:date="2026-06-19T08:25:00Z"/>
                  </w:rPr>
                </w:rPrChange>
              </w:rPr>
              <w:pPrChange w:id="5775" w:author="Ir Nicole" w:date="2026-06-19T12:38:00Z">
                <w:pPr/>
              </w:pPrChange>
            </w:pPr>
          </w:p>
        </w:tc>
        <w:tc>
          <w:tcPr>
            <w:tcW w:w="1276" w:type="dxa"/>
            <w:tcPrChange w:id="5776" w:author="Ir Nicole" w:date="2026-06-19T10:34:00Z">
              <w:tcPr>
                <w:tcW w:w="708" w:type="dxa"/>
                <w:gridSpan w:val="2"/>
              </w:tcPr>
            </w:tcPrChange>
          </w:tcPr>
          <w:p w14:paraId="15138101" w14:textId="77777777" w:rsidR="00042CD7" w:rsidRPr="00042CD7" w:rsidDel="00B64623" w:rsidRDefault="00042CD7">
            <w:pPr>
              <w:jc w:val="both"/>
              <w:rPr>
                <w:sz w:val="24"/>
                <w:szCs w:val="24"/>
                <w:rPrChange w:id="5777" w:author="Compte Microsoft" w:date="2026-06-19T09:04:00Z">
                  <w:rPr/>
                </w:rPrChange>
              </w:rPr>
              <w:pPrChange w:id="5778" w:author="Ir Nicole" w:date="2026-06-19T12:38:00Z">
                <w:pPr/>
              </w:pPrChange>
            </w:pPr>
          </w:p>
        </w:tc>
      </w:tr>
    </w:tbl>
    <w:p w14:paraId="6C407AD9" w14:textId="5877DF48" w:rsidR="007A00A4" w:rsidDel="00DC6919" w:rsidRDefault="007A00A4">
      <w:pPr>
        <w:pStyle w:val="Titre1"/>
        <w:pBdr>
          <w:bottom w:val="single" w:sz="8" w:space="4" w:color="2E6DB4"/>
        </w:pBdr>
        <w:jc w:val="both"/>
        <w:rPr>
          <w:del w:id="5779" w:author="Compte Microsoft" w:date="2026-06-19T08:26:00Z"/>
        </w:rPr>
        <w:pPrChange w:id="5780" w:author="Ir Nicole" w:date="2026-06-19T12:38:00Z">
          <w:pPr>
            <w:pStyle w:val="Titre1"/>
            <w:pBdr>
              <w:bottom w:val="single" w:sz="8" w:space="4" w:color="2E6DB4"/>
            </w:pBdr>
          </w:pPr>
        </w:pPrChange>
      </w:pPr>
    </w:p>
    <w:p w14:paraId="09BDC01A" w14:textId="090D1A38" w:rsidR="00DC6919" w:rsidRDefault="00DC6919">
      <w:pPr>
        <w:jc w:val="both"/>
        <w:rPr>
          <w:ins w:id="5781" w:author="Ir Nicole" w:date="2026-06-19T10:37:00Z"/>
          <w:b/>
          <w:bCs/>
          <w:color w:val="1B3A6B"/>
          <w:sz w:val="32"/>
          <w:szCs w:val="32"/>
        </w:rPr>
        <w:pPrChange w:id="5782" w:author="Ir Nicole" w:date="2026-06-19T12:38:00Z">
          <w:pPr/>
        </w:pPrChange>
      </w:pPr>
    </w:p>
    <w:p w14:paraId="263154A0" w14:textId="0AC7A2A1" w:rsidR="00DC6919" w:rsidRPr="00DC6919" w:rsidRDefault="003A66AB">
      <w:pPr>
        <w:spacing w:before="100" w:beforeAutospacing="1" w:after="100" w:afterAutospacing="1"/>
        <w:jc w:val="both"/>
        <w:outlineLvl w:val="1"/>
        <w:rPr>
          <w:ins w:id="5783" w:author="Ir Nicole" w:date="2026-06-19T10:37:00Z"/>
          <w:rFonts w:ascii="Times New Roman" w:eastAsia="Times New Roman" w:hAnsi="Times New Roman" w:cs="Times New Roman"/>
          <w:b/>
          <w:bCs/>
          <w:sz w:val="36"/>
          <w:szCs w:val="36"/>
          <w:lang w:eastAsia="en-US"/>
          <w:rPrChange w:id="5784" w:author="Ir Nicole" w:date="2026-06-19T10:37:00Z">
            <w:rPr>
              <w:ins w:id="5785" w:author="Ir Nicole" w:date="2026-06-19T10:37:00Z"/>
              <w:rFonts w:ascii="Times New Roman" w:eastAsia="Times New Roman" w:hAnsi="Times New Roman" w:cs="Times New Roman"/>
              <w:b/>
              <w:bCs/>
              <w:sz w:val="36"/>
              <w:szCs w:val="36"/>
              <w:lang w:val="en-US" w:eastAsia="en-US"/>
            </w:rPr>
          </w:rPrChange>
        </w:rPr>
        <w:pPrChange w:id="5786" w:author="Ir Nicole" w:date="2026-06-19T12:38:00Z">
          <w:pPr>
            <w:spacing w:before="100" w:beforeAutospacing="1" w:after="100" w:afterAutospacing="1"/>
            <w:outlineLvl w:val="1"/>
          </w:pPr>
        </w:pPrChange>
      </w:pPr>
      <w:ins w:id="5787" w:author="Ir Nicole" w:date="2026-06-19T12:22:00Z">
        <w:r>
          <w:rPr>
            <w:rFonts w:ascii="Times New Roman" w:eastAsia="Times New Roman" w:hAnsi="Times New Roman" w:cs="Times New Roman"/>
            <w:b/>
            <w:bCs/>
            <w:sz w:val="36"/>
            <w:szCs w:val="36"/>
            <w:lang w:eastAsia="en-US"/>
          </w:rPr>
          <w:t>8.1</w:t>
        </w:r>
      </w:ins>
      <w:ins w:id="5788" w:author="Ir Nicole" w:date="2026-06-19T10:37:00Z">
        <w:r w:rsidR="00DC6919" w:rsidRPr="00DC6919">
          <w:rPr>
            <w:rFonts w:ascii="Times New Roman" w:eastAsia="Times New Roman" w:hAnsi="Times New Roman" w:cs="Times New Roman"/>
            <w:b/>
            <w:bCs/>
            <w:sz w:val="36"/>
            <w:szCs w:val="36"/>
            <w:lang w:eastAsia="en-US"/>
            <w:rPrChange w:id="5789" w:author="Ir Nicole" w:date="2026-06-19T10:37:00Z">
              <w:rPr>
                <w:rFonts w:ascii="Times New Roman" w:eastAsia="Times New Roman" w:hAnsi="Times New Roman" w:cs="Times New Roman"/>
                <w:b/>
                <w:bCs/>
                <w:sz w:val="36"/>
                <w:szCs w:val="36"/>
                <w:lang w:val="en-US" w:eastAsia="en-US"/>
              </w:rPr>
            </w:rPrChange>
          </w:rPr>
          <w:t xml:space="preserve"> Diagramme de Gantt</w:t>
        </w:r>
      </w:ins>
    </w:p>
    <w:p w14:paraId="4D883CC4" w14:textId="77777777" w:rsidR="00DC6919" w:rsidRPr="00DC6919" w:rsidRDefault="00DC6919">
      <w:pPr>
        <w:spacing w:before="100" w:beforeAutospacing="1" w:after="100" w:afterAutospacing="1"/>
        <w:jc w:val="both"/>
        <w:rPr>
          <w:ins w:id="5790" w:author="Ir Nicole" w:date="2026-06-19T10:37:00Z"/>
          <w:rFonts w:ascii="Times New Roman" w:eastAsia="Times New Roman" w:hAnsi="Times New Roman" w:cs="Times New Roman"/>
          <w:sz w:val="24"/>
          <w:szCs w:val="24"/>
          <w:lang w:eastAsia="en-US"/>
          <w:rPrChange w:id="5791" w:author="Ir Nicole" w:date="2026-06-19T10:37:00Z">
            <w:rPr>
              <w:ins w:id="5792" w:author="Ir Nicole" w:date="2026-06-19T10:37:00Z"/>
              <w:rFonts w:ascii="Times New Roman" w:eastAsia="Times New Roman" w:hAnsi="Times New Roman" w:cs="Times New Roman"/>
              <w:sz w:val="24"/>
              <w:szCs w:val="24"/>
              <w:lang w:val="en-US" w:eastAsia="en-US"/>
            </w:rPr>
          </w:rPrChange>
        </w:rPr>
        <w:pPrChange w:id="5793" w:author="Ir Nicole" w:date="2026-06-19T12:38:00Z">
          <w:pPr>
            <w:spacing w:before="100" w:beforeAutospacing="1" w:after="100" w:afterAutospacing="1"/>
          </w:pPr>
        </w:pPrChange>
      </w:pPr>
      <w:ins w:id="5794" w:author="Ir Nicole" w:date="2026-06-19T10:37:00Z">
        <w:r w:rsidRPr="00DC6919">
          <w:rPr>
            <w:rFonts w:ascii="Times New Roman" w:eastAsia="Times New Roman" w:hAnsi="Times New Roman" w:cs="Times New Roman"/>
            <w:sz w:val="24"/>
            <w:szCs w:val="24"/>
            <w:lang w:eastAsia="en-US"/>
            <w:rPrChange w:id="5795" w:author="Ir Nicole" w:date="2026-06-19T10:37:00Z">
              <w:rPr>
                <w:rFonts w:ascii="Times New Roman" w:eastAsia="Times New Roman" w:hAnsi="Times New Roman" w:cs="Times New Roman"/>
                <w:sz w:val="24"/>
                <w:szCs w:val="24"/>
                <w:lang w:val="en-US" w:eastAsia="en-US"/>
              </w:rPr>
            </w:rPrChange>
          </w:rPr>
          <w:t>Le diagramme de Gantt ci-dessous présente la planification prévisionnelle des différentes phases du projet de conception et de développement du système intelligent de gestion des présences.</w:t>
        </w:r>
      </w:ins>
    </w:p>
    <w:tbl>
      <w:tblPr>
        <w:tblW w:w="9923" w:type="dxa"/>
        <w:tblCellSpacing w:w="15" w:type="dxa"/>
        <w:tblCellMar>
          <w:top w:w="15" w:type="dxa"/>
          <w:left w:w="15" w:type="dxa"/>
          <w:bottom w:w="15" w:type="dxa"/>
          <w:right w:w="15" w:type="dxa"/>
        </w:tblCellMar>
        <w:tblLook w:val="04A0" w:firstRow="1" w:lastRow="0" w:firstColumn="1" w:lastColumn="0" w:noHBand="0" w:noVBand="1"/>
        <w:tblPrChange w:id="5796" w:author="Ir Nicole" w:date="2026-06-19T11:08:00Z">
          <w:tblPr>
            <w:tblW w:w="9394" w:type="dxa"/>
            <w:tblCellSpacing w:w="15" w:type="dxa"/>
            <w:tblCellMar>
              <w:top w:w="15" w:type="dxa"/>
              <w:left w:w="15" w:type="dxa"/>
              <w:bottom w:w="15" w:type="dxa"/>
              <w:right w:w="15" w:type="dxa"/>
            </w:tblCellMar>
            <w:tblLook w:val="04A0" w:firstRow="1" w:lastRow="0" w:firstColumn="1" w:lastColumn="0" w:noHBand="0" w:noVBand="1"/>
          </w:tblPr>
        </w:tblPrChange>
      </w:tblPr>
      <w:tblGrid>
        <w:gridCol w:w="3195"/>
        <w:gridCol w:w="571"/>
        <w:gridCol w:w="571"/>
        <w:gridCol w:w="571"/>
        <w:gridCol w:w="571"/>
        <w:gridCol w:w="571"/>
        <w:gridCol w:w="571"/>
        <w:gridCol w:w="314"/>
        <w:gridCol w:w="314"/>
        <w:gridCol w:w="314"/>
        <w:gridCol w:w="434"/>
        <w:gridCol w:w="434"/>
        <w:gridCol w:w="434"/>
        <w:gridCol w:w="529"/>
        <w:gridCol w:w="529"/>
        <w:tblGridChange w:id="5797">
          <w:tblGrid>
            <w:gridCol w:w="3195"/>
            <w:gridCol w:w="571"/>
            <w:gridCol w:w="571"/>
            <w:gridCol w:w="571"/>
            <w:gridCol w:w="571"/>
            <w:gridCol w:w="571"/>
            <w:gridCol w:w="571"/>
            <w:gridCol w:w="314"/>
            <w:gridCol w:w="314"/>
            <w:gridCol w:w="314"/>
            <w:gridCol w:w="434"/>
            <w:gridCol w:w="434"/>
            <w:gridCol w:w="434"/>
            <w:gridCol w:w="529"/>
            <w:gridCol w:w="529"/>
          </w:tblGrid>
        </w:tblGridChange>
      </w:tblGrid>
      <w:tr w:rsidR="00CE6CBA" w:rsidRPr="00DC6919" w14:paraId="13FB1DAD" w14:textId="77777777" w:rsidTr="00CE6CBA">
        <w:trPr>
          <w:tblHeader/>
          <w:tblCellSpacing w:w="15" w:type="dxa"/>
          <w:ins w:id="5798" w:author="Ir Nicole" w:date="2026-06-19T10:37:00Z"/>
          <w:trPrChange w:id="5799" w:author="Ir Nicole" w:date="2026-06-19T11:08:00Z">
            <w:trPr>
              <w:tblHeader/>
              <w:tblCellSpacing w:w="15" w:type="dxa"/>
            </w:trPr>
          </w:trPrChange>
        </w:trPr>
        <w:tc>
          <w:tcPr>
            <w:tcW w:w="0" w:type="auto"/>
            <w:vAlign w:val="center"/>
            <w:hideMark/>
            <w:tcPrChange w:id="5800" w:author="Ir Nicole" w:date="2026-06-19T11:08:00Z">
              <w:tcPr>
                <w:tcW w:w="0" w:type="auto"/>
                <w:vAlign w:val="center"/>
                <w:hideMark/>
              </w:tcPr>
            </w:tcPrChange>
          </w:tcPr>
          <w:p w14:paraId="7E8FFF58" w14:textId="736D8E34" w:rsidR="00CE6CBA" w:rsidRPr="00DC6919" w:rsidRDefault="00CE6CBA">
            <w:pPr>
              <w:jc w:val="both"/>
              <w:rPr>
                <w:ins w:id="5801" w:author="Ir Nicole" w:date="2026-06-19T10:37:00Z"/>
                <w:rFonts w:ascii="Times New Roman" w:eastAsia="Times New Roman" w:hAnsi="Times New Roman" w:cs="Times New Roman"/>
                <w:b/>
                <w:bCs/>
                <w:sz w:val="24"/>
                <w:szCs w:val="24"/>
                <w:lang w:val="en-US" w:eastAsia="en-US"/>
              </w:rPr>
              <w:pPrChange w:id="5802" w:author="Ir Nicole" w:date="2026-06-19T12:38:00Z">
                <w:pPr>
                  <w:jc w:val="center"/>
                </w:pPr>
              </w:pPrChange>
            </w:pPr>
            <w:ins w:id="5803" w:author="Ir Nicole" w:date="2026-06-19T10:37:00Z">
              <w:r w:rsidRPr="00DC6919">
                <w:rPr>
                  <w:rFonts w:ascii="Times New Roman" w:eastAsia="Times New Roman" w:hAnsi="Times New Roman" w:cs="Times New Roman"/>
                  <w:b/>
                  <w:bCs/>
                  <w:sz w:val="24"/>
                  <w:szCs w:val="24"/>
                  <w:lang w:val="en-US" w:eastAsia="en-US"/>
                </w:rPr>
                <w:t xml:space="preserve">Phases du </w:t>
              </w:r>
            </w:ins>
            <w:ins w:id="5804" w:author="Ir Nicole" w:date="2026-06-19T10:46:00Z">
              <w:r w:rsidRPr="00DC6919">
                <w:rPr>
                  <w:rFonts w:ascii="Times New Roman" w:eastAsia="Times New Roman" w:hAnsi="Times New Roman" w:cs="Times New Roman"/>
                  <w:b/>
                  <w:bCs/>
                  <w:sz w:val="24"/>
                  <w:szCs w:val="24"/>
                  <w:lang w:val="en-US" w:eastAsia="en-US"/>
                </w:rPr>
                <w:t>project</w:t>
              </w:r>
            </w:ins>
          </w:p>
        </w:tc>
        <w:tc>
          <w:tcPr>
            <w:tcW w:w="0" w:type="auto"/>
            <w:vAlign w:val="center"/>
            <w:hideMark/>
            <w:tcPrChange w:id="5805" w:author="Ir Nicole" w:date="2026-06-19T11:08:00Z">
              <w:tcPr>
                <w:tcW w:w="0" w:type="auto"/>
                <w:vAlign w:val="center"/>
                <w:hideMark/>
              </w:tcPr>
            </w:tcPrChange>
          </w:tcPr>
          <w:p w14:paraId="7543D27E" w14:textId="77777777" w:rsidR="00CE6CBA" w:rsidRPr="00DC6919" w:rsidRDefault="00CE6CBA">
            <w:pPr>
              <w:jc w:val="both"/>
              <w:rPr>
                <w:ins w:id="5806" w:author="Ir Nicole" w:date="2026-06-19T10:37:00Z"/>
                <w:rFonts w:ascii="Times New Roman" w:eastAsia="Times New Roman" w:hAnsi="Times New Roman" w:cs="Times New Roman"/>
                <w:b/>
                <w:bCs/>
                <w:sz w:val="24"/>
                <w:szCs w:val="24"/>
                <w:lang w:val="en-US" w:eastAsia="en-US"/>
              </w:rPr>
              <w:pPrChange w:id="5807" w:author="Ir Nicole" w:date="2026-06-19T12:38:00Z">
                <w:pPr>
                  <w:jc w:val="center"/>
                </w:pPr>
              </w:pPrChange>
            </w:pPr>
            <w:ins w:id="5808" w:author="Ir Nicole" w:date="2026-06-19T10:37:00Z">
              <w:r w:rsidRPr="00DC6919">
                <w:rPr>
                  <w:rFonts w:ascii="Times New Roman" w:eastAsia="Times New Roman" w:hAnsi="Times New Roman" w:cs="Times New Roman"/>
                  <w:b/>
                  <w:bCs/>
                  <w:sz w:val="24"/>
                  <w:szCs w:val="24"/>
                  <w:lang w:val="en-US" w:eastAsia="en-US"/>
                </w:rPr>
                <w:t>S1</w:t>
              </w:r>
            </w:ins>
          </w:p>
        </w:tc>
        <w:tc>
          <w:tcPr>
            <w:tcW w:w="0" w:type="auto"/>
            <w:vAlign w:val="center"/>
            <w:hideMark/>
            <w:tcPrChange w:id="5809" w:author="Ir Nicole" w:date="2026-06-19T11:08:00Z">
              <w:tcPr>
                <w:tcW w:w="0" w:type="auto"/>
                <w:vAlign w:val="center"/>
                <w:hideMark/>
              </w:tcPr>
            </w:tcPrChange>
          </w:tcPr>
          <w:p w14:paraId="45EF31F8" w14:textId="77777777" w:rsidR="00CE6CBA" w:rsidRPr="00DC6919" w:rsidRDefault="00CE6CBA">
            <w:pPr>
              <w:jc w:val="both"/>
              <w:rPr>
                <w:ins w:id="5810" w:author="Ir Nicole" w:date="2026-06-19T10:37:00Z"/>
                <w:rFonts w:ascii="Times New Roman" w:eastAsia="Times New Roman" w:hAnsi="Times New Roman" w:cs="Times New Roman"/>
                <w:b/>
                <w:bCs/>
                <w:sz w:val="24"/>
                <w:szCs w:val="24"/>
                <w:lang w:val="en-US" w:eastAsia="en-US"/>
              </w:rPr>
              <w:pPrChange w:id="5811" w:author="Ir Nicole" w:date="2026-06-19T12:38:00Z">
                <w:pPr>
                  <w:jc w:val="center"/>
                </w:pPr>
              </w:pPrChange>
            </w:pPr>
            <w:ins w:id="5812" w:author="Ir Nicole" w:date="2026-06-19T10:37:00Z">
              <w:r w:rsidRPr="00DC6919">
                <w:rPr>
                  <w:rFonts w:ascii="Times New Roman" w:eastAsia="Times New Roman" w:hAnsi="Times New Roman" w:cs="Times New Roman"/>
                  <w:b/>
                  <w:bCs/>
                  <w:sz w:val="24"/>
                  <w:szCs w:val="24"/>
                  <w:lang w:val="en-US" w:eastAsia="en-US"/>
                </w:rPr>
                <w:t>S2</w:t>
              </w:r>
            </w:ins>
          </w:p>
        </w:tc>
        <w:tc>
          <w:tcPr>
            <w:tcW w:w="0" w:type="auto"/>
            <w:vAlign w:val="center"/>
            <w:hideMark/>
            <w:tcPrChange w:id="5813" w:author="Ir Nicole" w:date="2026-06-19T11:08:00Z">
              <w:tcPr>
                <w:tcW w:w="0" w:type="auto"/>
                <w:vAlign w:val="center"/>
                <w:hideMark/>
              </w:tcPr>
            </w:tcPrChange>
          </w:tcPr>
          <w:p w14:paraId="045CDD3A" w14:textId="77777777" w:rsidR="00CE6CBA" w:rsidRPr="00DC6919" w:rsidRDefault="00CE6CBA">
            <w:pPr>
              <w:jc w:val="both"/>
              <w:rPr>
                <w:ins w:id="5814" w:author="Ir Nicole" w:date="2026-06-19T10:37:00Z"/>
                <w:rFonts w:ascii="Times New Roman" w:eastAsia="Times New Roman" w:hAnsi="Times New Roman" w:cs="Times New Roman"/>
                <w:b/>
                <w:bCs/>
                <w:sz w:val="24"/>
                <w:szCs w:val="24"/>
                <w:lang w:val="en-US" w:eastAsia="en-US"/>
              </w:rPr>
              <w:pPrChange w:id="5815" w:author="Ir Nicole" w:date="2026-06-19T12:38:00Z">
                <w:pPr>
                  <w:jc w:val="center"/>
                </w:pPr>
              </w:pPrChange>
            </w:pPr>
            <w:ins w:id="5816" w:author="Ir Nicole" w:date="2026-06-19T10:37:00Z">
              <w:r w:rsidRPr="00DC6919">
                <w:rPr>
                  <w:rFonts w:ascii="Times New Roman" w:eastAsia="Times New Roman" w:hAnsi="Times New Roman" w:cs="Times New Roman"/>
                  <w:b/>
                  <w:bCs/>
                  <w:sz w:val="24"/>
                  <w:szCs w:val="24"/>
                  <w:lang w:val="en-US" w:eastAsia="en-US"/>
                </w:rPr>
                <w:t>S3</w:t>
              </w:r>
            </w:ins>
          </w:p>
        </w:tc>
        <w:tc>
          <w:tcPr>
            <w:tcW w:w="0" w:type="auto"/>
            <w:vAlign w:val="center"/>
            <w:hideMark/>
            <w:tcPrChange w:id="5817" w:author="Ir Nicole" w:date="2026-06-19T11:08:00Z">
              <w:tcPr>
                <w:tcW w:w="0" w:type="auto"/>
                <w:vAlign w:val="center"/>
                <w:hideMark/>
              </w:tcPr>
            </w:tcPrChange>
          </w:tcPr>
          <w:p w14:paraId="799F9D49" w14:textId="77777777" w:rsidR="00CE6CBA" w:rsidRPr="00DC6919" w:rsidRDefault="00CE6CBA">
            <w:pPr>
              <w:jc w:val="both"/>
              <w:rPr>
                <w:ins w:id="5818" w:author="Ir Nicole" w:date="2026-06-19T10:37:00Z"/>
                <w:rFonts w:ascii="Times New Roman" w:eastAsia="Times New Roman" w:hAnsi="Times New Roman" w:cs="Times New Roman"/>
                <w:b/>
                <w:bCs/>
                <w:sz w:val="24"/>
                <w:szCs w:val="24"/>
                <w:lang w:val="en-US" w:eastAsia="en-US"/>
              </w:rPr>
              <w:pPrChange w:id="5819" w:author="Ir Nicole" w:date="2026-06-19T12:38:00Z">
                <w:pPr>
                  <w:jc w:val="center"/>
                </w:pPr>
              </w:pPrChange>
            </w:pPr>
            <w:ins w:id="5820" w:author="Ir Nicole" w:date="2026-06-19T10:37:00Z">
              <w:r w:rsidRPr="00DC6919">
                <w:rPr>
                  <w:rFonts w:ascii="Times New Roman" w:eastAsia="Times New Roman" w:hAnsi="Times New Roman" w:cs="Times New Roman"/>
                  <w:b/>
                  <w:bCs/>
                  <w:sz w:val="24"/>
                  <w:szCs w:val="24"/>
                  <w:lang w:val="en-US" w:eastAsia="en-US"/>
                </w:rPr>
                <w:t>S4</w:t>
              </w:r>
            </w:ins>
          </w:p>
        </w:tc>
        <w:tc>
          <w:tcPr>
            <w:tcW w:w="0" w:type="auto"/>
            <w:vAlign w:val="center"/>
            <w:hideMark/>
            <w:tcPrChange w:id="5821" w:author="Ir Nicole" w:date="2026-06-19T11:08:00Z">
              <w:tcPr>
                <w:tcW w:w="0" w:type="auto"/>
                <w:vAlign w:val="center"/>
                <w:hideMark/>
              </w:tcPr>
            </w:tcPrChange>
          </w:tcPr>
          <w:p w14:paraId="7B61E197" w14:textId="77777777" w:rsidR="00CE6CBA" w:rsidRPr="00DC6919" w:rsidRDefault="00CE6CBA">
            <w:pPr>
              <w:jc w:val="both"/>
              <w:rPr>
                <w:ins w:id="5822" w:author="Ir Nicole" w:date="2026-06-19T10:37:00Z"/>
                <w:rFonts w:ascii="Times New Roman" w:eastAsia="Times New Roman" w:hAnsi="Times New Roman" w:cs="Times New Roman"/>
                <w:b/>
                <w:bCs/>
                <w:sz w:val="24"/>
                <w:szCs w:val="24"/>
                <w:lang w:val="en-US" w:eastAsia="en-US"/>
              </w:rPr>
              <w:pPrChange w:id="5823" w:author="Ir Nicole" w:date="2026-06-19T12:38:00Z">
                <w:pPr>
                  <w:jc w:val="center"/>
                </w:pPr>
              </w:pPrChange>
            </w:pPr>
            <w:ins w:id="5824" w:author="Ir Nicole" w:date="2026-06-19T10:37:00Z">
              <w:r w:rsidRPr="00DC6919">
                <w:rPr>
                  <w:rFonts w:ascii="Times New Roman" w:eastAsia="Times New Roman" w:hAnsi="Times New Roman" w:cs="Times New Roman"/>
                  <w:b/>
                  <w:bCs/>
                  <w:sz w:val="24"/>
                  <w:szCs w:val="24"/>
                  <w:lang w:val="en-US" w:eastAsia="en-US"/>
                </w:rPr>
                <w:t>S5</w:t>
              </w:r>
            </w:ins>
          </w:p>
        </w:tc>
        <w:tc>
          <w:tcPr>
            <w:tcW w:w="0" w:type="auto"/>
            <w:vAlign w:val="center"/>
            <w:hideMark/>
            <w:tcPrChange w:id="5825" w:author="Ir Nicole" w:date="2026-06-19T11:08:00Z">
              <w:tcPr>
                <w:tcW w:w="0" w:type="auto"/>
                <w:vAlign w:val="center"/>
                <w:hideMark/>
              </w:tcPr>
            </w:tcPrChange>
          </w:tcPr>
          <w:p w14:paraId="75186998" w14:textId="77777777" w:rsidR="00CE6CBA" w:rsidRPr="00DC6919" w:rsidRDefault="00CE6CBA">
            <w:pPr>
              <w:jc w:val="both"/>
              <w:rPr>
                <w:ins w:id="5826" w:author="Ir Nicole" w:date="2026-06-19T10:37:00Z"/>
                <w:rFonts w:ascii="Times New Roman" w:eastAsia="Times New Roman" w:hAnsi="Times New Roman" w:cs="Times New Roman"/>
                <w:b/>
                <w:bCs/>
                <w:sz w:val="24"/>
                <w:szCs w:val="24"/>
                <w:lang w:val="en-US" w:eastAsia="en-US"/>
              </w:rPr>
              <w:pPrChange w:id="5827" w:author="Ir Nicole" w:date="2026-06-19T12:38:00Z">
                <w:pPr>
                  <w:jc w:val="center"/>
                </w:pPr>
              </w:pPrChange>
            </w:pPr>
            <w:ins w:id="5828" w:author="Ir Nicole" w:date="2026-06-19T10:37:00Z">
              <w:r w:rsidRPr="00DC6919">
                <w:rPr>
                  <w:rFonts w:ascii="Times New Roman" w:eastAsia="Times New Roman" w:hAnsi="Times New Roman" w:cs="Times New Roman"/>
                  <w:b/>
                  <w:bCs/>
                  <w:sz w:val="24"/>
                  <w:szCs w:val="24"/>
                  <w:lang w:val="en-US" w:eastAsia="en-US"/>
                </w:rPr>
                <w:t>S6</w:t>
              </w:r>
            </w:ins>
          </w:p>
        </w:tc>
        <w:tc>
          <w:tcPr>
            <w:tcW w:w="0" w:type="auto"/>
            <w:vAlign w:val="center"/>
            <w:hideMark/>
            <w:tcPrChange w:id="5829" w:author="Ir Nicole" w:date="2026-06-19T11:08:00Z">
              <w:tcPr>
                <w:tcW w:w="0" w:type="auto"/>
                <w:vAlign w:val="center"/>
                <w:hideMark/>
              </w:tcPr>
            </w:tcPrChange>
          </w:tcPr>
          <w:p w14:paraId="4497E348" w14:textId="77777777" w:rsidR="00CE6CBA" w:rsidRPr="00DC6919" w:rsidRDefault="00CE6CBA">
            <w:pPr>
              <w:jc w:val="both"/>
              <w:rPr>
                <w:ins w:id="5830" w:author="Ir Nicole" w:date="2026-06-19T10:37:00Z"/>
                <w:rFonts w:ascii="Times New Roman" w:eastAsia="Times New Roman" w:hAnsi="Times New Roman" w:cs="Times New Roman"/>
                <w:b/>
                <w:bCs/>
                <w:sz w:val="24"/>
                <w:szCs w:val="24"/>
                <w:lang w:val="en-US" w:eastAsia="en-US"/>
              </w:rPr>
              <w:pPrChange w:id="5831" w:author="Ir Nicole" w:date="2026-06-19T12:38:00Z">
                <w:pPr>
                  <w:jc w:val="center"/>
                </w:pPr>
              </w:pPrChange>
            </w:pPr>
            <w:ins w:id="5832" w:author="Ir Nicole" w:date="2026-06-19T10:37:00Z">
              <w:r w:rsidRPr="00DC6919">
                <w:rPr>
                  <w:rFonts w:ascii="Times New Roman" w:eastAsia="Times New Roman" w:hAnsi="Times New Roman" w:cs="Times New Roman"/>
                  <w:b/>
                  <w:bCs/>
                  <w:sz w:val="24"/>
                  <w:szCs w:val="24"/>
                  <w:lang w:val="en-US" w:eastAsia="en-US"/>
                </w:rPr>
                <w:t>S7</w:t>
              </w:r>
            </w:ins>
          </w:p>
        </w:tc>
        <w:tc>
          <w:tcPr>
            <w:tcW w:w="0" w:type="auto"/>
            <w:vAlign w:val="center"/>
            <w:hideMark/>
            <w:tcPrChange w:id="5833" w:author="Ir Nicole" w:date="2026-06-19T11:08:00Z">
              <w:tcPr>
                <w:tcW w:w="0" w:type="auto"/>
                <w:vAlign w:val="center"/>
                <w:hideMark/>
              </w:tcPr>
            </w:tcPrChange>
          </w:tcPr>
          <w:p w14:paraId="11F70CC3" w14:textId="77777777" w:rsidR="00CE6CBA" w:rsidRPr="00DC6919" w:rsidRDefault="00CE6CBA">
            <w:pPr>
              <w:jc w:val="both"/>
              <w:rPr>
                <w:ins w:id="5834" w:author="Ir Nicole" w:date="2026-06-19T10:37:00Z"/>
                <w:rFonts w:ascii="Times New Roman" w:eastAsia="Times New Roman" w:hAnsi="Times New Roman" w:cs="Times New Roman"/>
                <w:b/>
                <w:bCs/>
                <w:sz w:val="24"/>
                <w:szCs w:val="24"/>
                <w:lang w:val="en-US" w:eastAsia="en-US"/>
              </w:rPr>
              <w:pPrChange w:id="5835" w:author="Ir Nicole" w:date="2026-06-19T12:38:00Z">
                <w:pPr>
                  <w:jc w:val="center"/>
                </w:pPr>
              </w:pPrChange>
            </w:pPr>
            <w:ins w:id="5836" w:author="Ir Nicole" w:date="2026-06-19T10:37:00Z">
              <w:r w:rsidRPr="00DC6919">
                <w:rPr>
                  <w:rFonts w:ascii="Times New Roman" w:eastAsia="Times New Roman" w:hAnsi="Times New Roman" w:cs="Times New Roman"/>
                  <w:b/>
                  <w:bCs/>
                  <w:sz w:val="24"/>
                  <w:szCs w:val="24"/>
                  <w:lang w:val="en-US" w:eastAsia="en-US"/>
                </w:rPr>
                <w:t>S8</w:t>
              </w:r>
            </w:ins>
          </w:p>
        </w:tc>
        <w:tc>
          <w:tcPr>
            <w:tcW w:w="0" w:type="auto"/>
            <w:vAlign w:val="center"/>
            <w:hideMark/>
            <w:tcPrChange w:id="5837" w:author="Ir Nicole" w:date="2026-06-19T11:08:00Z">
              <w:tcPr>
                <w:tcW w:w="0" w:type="auto"/>
                <w:vAlign w:val="center"/>
                <w:hideMark/>
              </w:tcPr>
            </w:tcPrChange>
          </w:tcPr>
          <w:p w14:paraId="4DB152E1" w14:textId="77777777" w:rsidR="00CE6CBA" w:rsidRPr="00DC6919" w:rsidRDefault="00CE6CBA">
            <w:pPr>
              <w:jc w:val="both"/>
              <w:rPr>
                <w:ins w:id="5838" w:author="Ir Nicole" w:date="2026-06-19T10:37:00Z"/>
                <w:rFonts w:ascii="Times New Roman" w:eastAsia="Times New Roman" w:hAnsi="Times New Roman" w:cs="Times New Roman"/>
                <w:b/>
                <w:bCs/>
                <w:sz w:val="24"/>
                <w:szCs w:val="24"/>
                <w:lang w:val="en-US" w:eastAsia="en-US"/>
              </w:rPr>
              <w:pPrChange w:id="5839" w:author="Ir Nicole" w:date="2026-06-19T12:38:00Z">
                <w:pPr>
                  <w:jc w:val="center"/>
                </w:pPr>
              </w:pPrChange>
            </w:pPr>
            <w:ins w:id="5840" w:author="Ir Nicole" w:date="2026-06-19T10:37:00Z">
              <w:r w:rsidRPr="00DC6919">
                <w:rPr>
                  <w:rFonts w:ascii="Times New Roman" w:eastAsia="Times New Roman" w:hAnsi="Times New Roman" w:cs="Times New Roman"/>
                  <w:b/>
                  <w:bCs/>
                  <w:sz w:val="24"/>
                  <w:szCs w:val="24"/>
                  <w:lang w:val="en-US" w:eastAsia="en-US"/>
                </w:rPr>
                <w:t>S9</w:t>
              </w:r>
            </w:ins>
          </w:p>
        </w:tc>
        <w:tc>
          <w:tcPr>
            <w:tcW w:w="0" w:type="auto"/>
            <w:vAlign w:val="center"/>
            <w:hideMark/>
            <w:tcPrChange w:id="5841" w:author="Ir Nicole" w:date="2026-06-19T11:08:00Z">
              <w:tcPr>
                <w:tcW w:w="0" w:type="auto"/>
                <w:vAlign w:val="center"/>
                <w:hideMark/>
              </w:tcPr>
            </w:tcPrChange>
          </w:tcPr>
          <w:p w14:paraId="26C56ADD" w14:textId="77777777" w:rsidR="00CE6CBA" w:rsidRPr="00DC6919" w:rsidRDefault="00CE6CBA">
            <w:pPr>
              <w:jc w:val="both"/>
              <w:rPr>
                <w:ins w:id="5842" w:author="Ir Nicole" w:date="2026-06-19T10:37:00Z"/>
                <w:rFonts w:ascii="Times New Roman" w:eastAsia="Times New Roman" w:hAnsi="Times New Roman" w:cs="Times New Roman"/>
                <w:b/>
                <w:bCs/>
                <w:sz w:val="24"/>
                <w:szCs w:val="24"/>
                <w:lang w:val="en-US" w:eastAsia="en-US"/>
              </w:rPr>
              <w:pPrChange w:id="5843" w:author="Ir Nicole" w:date="2026-06-19T12:38:00Z">
                <w:pPr>
                  <w:jc w:val="center"/>
                </w:pPr>
              </w:pPrChange>
            </w:pPr>
            <w:ins w:id="5844" w:author="Ir Nicole" w:date="2026-06-19T10:37:00Z">
              <w:r w:rsidRPr="00DC6919">
                <w:rPr>
                  <w:rFonts w:ascii="Times New Roman" w:eastAsia="Times New Roman" w:hAnsi="Times New Roman" w:cs="Times New Roman"/>
                  <w:b/>
                  <w:bCs/>
                  <w:sz w:val="24"/>
                  <w:szCs w:val="24"/>
                  <w:lang w:val="en-US" w:eastAsia="en-US"/>
                </w:rPr>
                <w:t>S10</w:t>
              </w:r>
            </w:ins>
          </w:p>
        </w:tc>
        <w:tc>
          <w:tcPr>
            <w:tcW w:w="0" w:type="auto"/>
            <w:vAlign w:val="center"/>
            <w:hideMark/>
            <w:tcPrChange w:id="5845" w:author="Ir Nicole" w:date="2026-06-19T11:08:00Z">
              <w:tcPr>
                <w:tcW w:w="0" w:type="auto"/>
                <w:vAlign w:val="center"/>
                <w:hideMark/>
              </w:tcPr>
            </w:tcPrChange>
          </w:tcPr>
          <w:p w14:paraId="7EA1740D" w14:textId="77777777" w:rsidR="00CE6CBA" w:rsidRPr="00DC6919" w:rsidRDefault="00CE6CBA">
            <w:pPr>
              <w:jc w:val="both"/>
              <w:rPr>
                <w:ins w:id="5846" w:author="Ir Nicole" w:date="2026-06-19T10:37:00Z"/>
                <w:rFonts w:ascii="Times New Roman" w:eastAsia="Times New Roman" w:hAnsi="Times New Roman" w:cs="Times New Roman"/>
                <w:b/>
                <w:bCs/>
                <w:sz w:val="24"/>
                <w:szCs w:val="24"/>
                <w:lang w:val="en-US" w:eastAsia="en-US"/>
              </w:rPr>
              <w:pPrChange w:id="5847" w:author="Ir Nicole" w:date="2026-06-19T12:38:00Z">
                <w:pPr>
                  <w:jc w:val="center"/>
                </w:pPr>
              </w:pPrChange>
            </w:pPr>
            <w:ins w:id="5848" w:author="Ir Nicole" w:date="2026-06-19T10:37:00Z">
              <w:r w:rsidRPr="00DC6919">
                <w:rPr>
                  <w:rFonts w:ascii="Times New Roman" w:eastAsia="Times New Roman" w:hAnsi="Times New Roman" w:cs="Times New Roman"/>
                  <w:b/>
                  <w:bCs/>
                  <w:sz w:val="24"/>
                  <w:szCs w:val="24"/>
                  <w:lang w:val="en-US" w:eastAsia="en-US"/>
                </w:rPr>
                <w:t>S11</w:t>
              </w:r>
            </w:ins>
          </w:p>
        </w:tc>
        <w:tc>
          <w:tcPr>
            <w:tcW w:w="0" w:type="auto"/>
            <w:vAlign w:val="center"/>
            <w:hideMark/>
            <w:tcPrChange w:id="5849" w:author="Ir Nicole" w:date="2026-06-19T11:08:00Z">
              <w:tcPr>
                <w:tcW w:w="0" w:type="auto"/>
                <w:vAlign w:val="center"/>
                <w:hideMark/>
              </w:tcPr>
            </w:tcPrChange>
          </w:tcPr>
          <w:p w14:paraId="12EE19C6" w14:textId="77777777" w:rsidR="00CE6CBA" w:rsidRPr="00DC6919" w:rsidRDefault="00CE6CBA">
            <w:pPr>
              <w:jc w:val="both"/>
              <w:rPr>
                <w:ins w:id="5850" w:author="Ir Nicole" w:date="2026-06-19T10:37:00Z"/>
                <w:rFonts w:ascii="Times New Roman" w:eastAsia="Times New Roman" w:hAnsi="Times New Roman" w:cs="Times New Roman"/>
                <w:b/>
                <w:bCs/>
                <w:sz w:val="24"/>
                <w:szCs w:val="24"/>
                <w:lang w:val="en-US" w:eastAsia="en-US"/>
              </w:rPr>
              <w:pPrChange w:id="5851" w:author="Ir Nicole" w:date="2026-06-19T12:38:00Z">
                <w:pPr>
                  <w:jc w:val="center"/>
                </w:pPr>
              </w:pPrChange>
            </w:pPr>
            <w:ins w:id="5852" w:author="Ir Nicole" w:date="2026-06-19T10:37:00Z">
              <w:r w:rsidRPr="00DC6919">
                <w:rPr>
                  <w:rFonts w:ascii="Times New Roman" w:eastAsia="Times New Roman" w:hAnsi="Times New Roman" w:cs="Times New Roman"/>
                  <w:b/>
                  <w:bCs/>
                  <w:sz w:val="24"/>
                  <w:szCs w:val="24"/>
                  <w:lang w:val="en-US" w:eastAsia="en-US"/>
                </w:rPr>
                <w:t>S12</w:t>
              </w:r>
            </w:ins>
          </w:p>
        </w:tc>
        <w:tc>
          <w:tcPr>
            <w:tcW w:w="499" w:type="dxa"/>
            <w:tcPrChange w:id="5853" w:author="Ir Nicole" w:date="2026-06-19T11:08:00Z">
              <w:tcPr>
                <w:tcW w:w="529" w:type="dxa"/>
              </w:tcPr>
            </w:tcPrChange>
          </w:tcPr>
          <w:p w14:paraId="3FAAA631" w14:textId="7BDAE4E6" w:rsidR="00CE6CBA" w:rsidRDefault="00CE6CBA">
            <w:pPr>
              <w:jc w:val="both"/>
              <w:rPr>
                <w:ins w:id="5854" w:author="Ir Nicole" w:date="2026-06-19T11:08:00Z"/>
                <w:rFonts w:ascii="Times New Roman" w:eastAsia="Times New Roman" w:hAnsi="Times New Roman" w:cs="Times New Roman"/>
                <w:b/>
                <w:bCs/>
                <w:sz w:val="24"/>
                <w:szCs w:val="24"/>
                <w:lang w:val="en-US" w:eastAsia="en-US"/>
              </w:rPr>
              <w:pPrChange w:id="5855" w:author="Ir Nicole" w:date="2026-06-19T12:38:00Z">
                <w:pPr>
                  <w:jc w:val="center"/>
                </w:pPr>
              </w:pPrChange>
            </w:pPr>
            <w:ins w:id="5856" w:author="Ir Nicole" w:date="2026-06-19T11:09:00Z">
              <w:r>
                <w:rPr>
                  <w:rFonts w:ascii="Times New Roman" w:eastAsia="Times New Roman" w:hAnsi="Times New Roman" w:cs="Times New Roman"/>
                  <w:b/>
                  <w:bCs/>
                  <w:sz w:val="24"/>
                  <w:szCs w:val="24"/>
                  <w:lang w:val="en-US" w:eastAsia="en-US"/>
                </w:rPr>
                <w:t>….</w:t>
              </w:r>
            </w:ins>
          </w:p>
        </w:tc>
        <w:tc>
          <w:tcPr>
            <w:tcW w:w="484" w:type="dxa"/>
            <w:vAlign w:val="center"/>
            <w:hideMark/>
            <w:tcPrChange w:id="5857" w:author="Ir Nicole" w:date="2026-06-19T11:08:00Z">
              <w:tcPr>
                <w:tcW w:w="484" w:type="dxa"/>
                <w:vAlign w:val="center"/>
                <w:hideMark/>
              </w:tcPr>
            </w:tcPrChange>
          </w:tcPr>
          <w:p w14:paraId="535F8EEE" w14:textId="7B45CBDC" w:rsidR="00CE6CBA" w:rsidRPr="00DC6919" w:rsidRDefault="00CE6CBA">
            <w:pPr>
              <w:jc w:val="both"/>
              <w:rPr>
                <w:ins w:id="5858" w:author="Ir Nicole" w:date="2026-06-19T10:37:00Z"/>
                <w:rFonts w:ascii="Times New Roman" w:eastAsia="Times New Roman" w:hAnsi="Times New Roman" w:cs="Times New Roman"/>
                <w:b/>
                <w:bCs/>
                <w:sz w:val="24"/>
                <w:szCs w:val="24"/>
                <w:lang w:val="en-US" w:eastAsia="en-US"/>
              </w:rPr>
              <w:pPrChange w:id="5859" w:author="Ir Nicole" w:date="2026-06-19T12:38:00Z">
                <w:pPr>
                  <w:jc w:val="center"/>
                </w:pPr>
              </w:pPrChange>
            </w:pPr>
            <w:ins w:id="5860" w:author="Ir Nicole" w:date="2026-06-19T10:37:00Z">
              <w:r>
                <w:rPr>
                  <w:rFonts w:ascii="Times New Roman" w:eastAsia="Times New Roman" w:hAnsi="Times New Roman" w:cs="Times New Roman"/>
                  <w:b/>
                  <w:bCs/>
                  <w:sz w:val="24"/>
                  <w:szCs w:val="24"/>
                  <w:lang w:val="en-US" w:eastAsia="en-US"/>
                </w:rPr>
                <w:t>S</w:t>
              </w:r>
            </w:ins>
            <w:ins w:id="5861" w:author="Ir Nicole" w:date="2026-06-19T11:08:00Z">
              <w:r>
                <w:rPr>
                  <w:rFonts w:ascii="Times New Roman" w:eastAsia="Times New Roman" w:hAnsi="Times New Roman" w:cs="Times New Roman"/>
                  <w:b/>
                  <w:bCs/>
                  <w:sz w:val="24"/>
                  <w:szCs w:val="24"/>
                  <w:lang w:val="en-US" w:eastAsia="en-US"/>
                </w:rPr>
                <w:t>52</w:t>
              </w:r>
            </w:ins>
          </w:p>
        </w:tc>
      </w:tr>
      <w:tr w:rsidR="00CE6CBA" w:rsidRPr="00DC6919" w14:paraId="38D8B5C6" w14:textId="77777777" w:rsidTr="00CE6CBA">
        <w:trPr>
          <w:tblCellSpacing w:w="15" w:type="dxa"/>
          <w:ins w:id="5862" w:author="Ir Nicole" w:date="2026-06-19T10:37:00Z"/>
          <w:trPrChange w:id="5863" w:author="Ir Nicole" w:date="2026-06-19T11:08:00Z">
            <w:trPr>
              <w:tblCellSpacing w:w="15" w:type="dxa"/>
            </w:trPr>
          </w:trPrChange>
        </w:trPr>
        <w:tc>
          <w:tcPr>
            <w:tcW w:w="0" w:type="auto"/>
            <w:vAlign w:val="center"/>
            <w:hideMark/>
            <w:tcPrChange w:id="5864" w:author="Ir Nicole" w:date="2026-06-19T11:08:00Z">
              <w:tcPr>
                <w:tcW w:w="0" w:type="auto"/>
                <w:vAlign w:val="center"/>
                <w:hideMark/>
              </w:tcPr>
            </w:tcPrChange>
          </w:tcPr>
          <w:p w14:paraId="23AE27D4" w14:textId="63D14417" w:rsidR="00CE6CBA" w:rsidRPr="00DC6919" w:rsidRDefault="00CE6CBA">
            <w:pPr>
              <w:jc w:val="both"/>
              <w:rPr>
                <w:ins w:id="5865" w:author="Ir Nicole" w:date="2026-06-19T10:37:00Z"/>
                <w:rFonts w:ascii="Times New Roman" w:eastAsia="Times New Roman" w:hAnsi="Times New Roman" w:cs="Times New Roman"/>
                <w:sz w:val="24"/>
                <w:szCs w:val="24"/>
                <w:lang w:eastAsia="en-US"/>
                <w:rPrChange w:id="5866" w:author="Ir Nicole" w:date="2026-06-19T10:39:00Z">
                  <w:rPr>
                    <w:ins w:id="5867" w:author="Ir Nicole" w:date="2026-06-19T10:37:00Z"/>
                    <w:rFonts w:ascii="Times New Roman" w:eastAsia="Times New Roman" w:hAnsi="Times New Roman" w:cs="Times New Roman"/>
                    <w:sz w:val="24"/>
                    <w:szCs w:val="24"/>
                    <w:lang w:val="en-US" w:eastAsia="en-US"/>
                  </w:rPr>
                </w:rPrChange>
              </w:rPr>
              <w:pPrChange w:id="5868" w:author="Ir Nicole" w:date="2026-06-19T12:38:00Z">
                <w:pPr/>
              </w:pPrChange>
            </w:pPr>
            <w:ins w:id="5869" w:author="Ir Nicole" w:date="2026-06-19T10:37:00Z">
              <w:r w:rsidRPr="00DC6919">
                <w:rPr>
                  <w:rFonts w:ascii="Times New Roman" w:eastAsia="Times New Roman" w:hAnsi="Times New Roman" w:cs="Times New Roman"/>
                  <w:b/>
                  <w:bCs/>
                  <w:sz w:val="24"/>
                  <w:szCs w:val="24"/>
                  <w:lang w:eastAsia="en-US"/>
                  <w:rPrChange w:id="5870" w:author="Ir Nicole" w:date="2026-06-19T10:39:00Z">
                    <w:rPr>
                      <w:rFonts w:ascii="Times New Roman" w:eastAsia="Times New Roman" w:hAnsi="Times New Roman" w:cs="Times New Roman"/>
                      <w:b/>
                      <w:bCs/>
                      <w:sz w:val="24"/>
                      <w:szCs w:val="24"/>
                      <w:lang w:val="en-US" w:eastAsia="en-US"/>
                    </w:rPr>
                  </w:rPrChange>
                </w:rPr>
                <w:t>1. Analyse et conception</w:t>
              </w:r>
            </w:ins>
          </w:p>
        </w:tc>
        <w:tc>
          <w:tcPr>
            <w:tcW w:w="0" w:type="auto"/>
            <w:vAlign w:val="center"/>
            <w:hideMark/>
            <w:tcPrChange w:id="5871" w:author="Ir Nicole" w:date="2026-06-19T11:08:00Z">
              <w:tcPr>
                <w:tcW w:w="0" w:type="auto"/>
                <w:vAlign w:val="center"/>
                <w:hideMark/>
              </w:tcPr>
            </w:tcPrChange>
          </w:tcPr>
          <w:p w14:paraId="6B3AA969" w14:textId="77777777" w:rsidR="00CE6CBA" w:rsidRPr="00DC6919" w:rsidRDefault="00CE6CBA">
            <w:pPr>
              <w:jc w:val="both"/>
              <w:rPr>
                <w:ins w:id="5872" w:author="Ir Nicole" w:date="2026-06-19T10:37:00Z"/>
                <w:rFonts w:ascii="Times New Roman" w:eastAsia="Times New Roman" w:hAnsi="Times New Roman" w:cs="Times New Roman"/>
                <w:sz w:val="24"/>
                <w:szCs w:val="24"/>
                <w:lang w:eastAsia="en-US"/>
                <w:rPrChange w:id="5873" w:author="Ir Nicole" w:date="2026-06-19T10:39:00Z">
                  <w:rPr>
                    <w:ins w:id="5874" w:author="Ir Nicole" w:date="2026-06-19T10:37:00Z"/>
                    <w:rFonts w:ascii="Times New Roman" w:eastAsia="Times New Roman" w:hAnsi="Times New Roman" w:cs="Times New Roman"/>
                    <w:sz w:val="24"/>
                    <w:szCs w:val="24"/>
                    <w:lang w:val="en-US" w:eastAsia="en-US"/>
                  </w:rPr>
                </w:rPrChange>
              </w:rPr>
              <w:pPrChange w:id="5875" w:author="Ir Nicole" w:date="2026-06-19T12:38:00Z">
                <w:pPr>
                  <w:jc w:val="center"/>
                </w:pPr>
              </w:pPrChange>
            </w:pPr>
            <w:ins w:id="5876" w:author="Ir Nicole" w:date="2026-06-19T10:37:00Z">
              <w:r w:rsidRPr="00DC6919">
                <w:rPr>
                  <w:rFonts w:ascii="Times New Roman" w:eastAsia="Times New Roman" w:hAnsi="Times New Roman" w:cs="Times New Roman"/>
                  <w:sz w:val="24"/>
                  <w:szCs w:val="24"/>
                  <w:lang w:eastAsia="en-US"/>
                  <w:rPrChange w:id="5877" w:author="Ir Nicole" w:date="2026-06-19T10:39:00Z">
                    <w:rPr>
                      <w:rFonts w:ascii="Times New Roman" w:eastAsia="Times New Roman" w:hAnsi="Times New Roman" w:cs="Times New Roman"/>
                      <w:sz w:val="24"/>
                      <w:szCs w:val="24"/>
                      <w:lang w:val="en-US" w:eastAsia="en-US"/>
                    </w:rPr>
                  </w:rPrChange>
                </w:rPr>
                <w:t>███</w:t>
              </w:r>
            </w:ins>
          </w:p>
        </w:tc>
        <w:tc>
          <w:tcPr>
            <w:tcW w:w="0" w:type="auto"/>
            <w:vAlign w:val="center"/>
            <w:hideMark/>
            <w:tcPrChange w:id="5878" w:author="Ir Nicole" w:date="2026-06-19T11:08:00Z">
              <w:tcPr>
                <w:tcW w:w="0" w:type="auto"/>
                <w:vAlign w:val="center"/>
                <w:hideMark/>
              </w:tcPr>
            </w:tcPrChange>
          </w:tcPr>
          <w:p w14:paraId="4482003B" w14:textId="77777777" w:rsidR="00CE6CBA" w:rsidRPr="00DC6919" w:rsidRDefault="00CE6CBA">
            <w:pPr>
              <w:jc w:val="both"/>
              <w:rPr>
                <w:ins w:id="5879" w:author="Ir Nicole" w:date="2026-06-19T10:37:00Z"/>
                <w:rFonts w:ascii="Times New Roman" w:eastAsia="Times New Roman" w:hAnsi="Times New Roman" w:cs="Times New Roman"/>
                <w:sz w:val="24"/>
                <w:szCs w:val="24"/>
                <w:lang w:eastAsia="en-US"/>
                <w:rPrChange w:id="5880" w:author="Ir Nicole" w:date="2026-06-19T10:39:00Z">
                  <w:rPr>
                    <w:ins w:id="5881" w:author="Ir Nicole" w:date="2026-06-19T10:37:00Z"/>
                    <w:rFonts w:ascii="Times New Roman" w:eastAsia="Times New Roman" w:hAnsi="Times New Roman" w:cs="Times New Roman"/>
                    <w:sz w:val="24"/>
                    <w:szCs w:val="24"/>
                    <w:lang w:val="en-US" w:eastAsia="en-US"/>
                  </w:rPr>
                </w:rPrChange>
              </w:rPr>
              <w:pPrChange w:id="5882" w:author="Ir Nicole" w:date="2026-06-19T12:38:00Z">
                <w:pPr>
                  <w:jc w:val="center"/>
                </w:pPr>
              </w:pPrChange>
            </w:pPr>
          </w:p>
        </w:tc>
        <w:tc>
          <w:tcPr>
            <w:tcW w:w="0" w:type="auto"/>
            <w:vAlign w:val="center"/>
            <w:hideMark/>
            <w:tcPrChange w:id="5883" w:author="Ir Nicole" w:date="2026-06-19T11:08:00Z">
              <w:tcPr>
                <w:tcW w:w="0" w:type="auto"/>
                <w:vAlign w:val="center"/>
                <w:hideMark/>
              </w:tcPr>
            </w:tcPrChange>
          </w:tcPr>
          <w:p w14:paraId="4A4F9E3E" w14:textId="77777777" w:rsidR="00CE6CBA" w:rsidRPr="00DC6919" w:rsidRDefault="00CE6CBA">
            <w:pPr>
              <w:jc w:val="both"/>
              <w:rPr>
                <w:ins w:id="5884" w:author="Ir Nicole" w:date="2026-06-19T10:37:00Z"/>
                <w:rFonts w:ascii="Times New Roman" w:eastAsia="Times New Roman" w:hAnsi="Times New Roman" w:cs="Times New Roman"/>
                <w:sz w:val="20"/>
                <w:szCs w:val="20"/>
                <w:lang w:eastAsia="en-US"/>
                <w:rPrChange w:id="5885" w:author="Ir Nicole" w:date="2026-06-19T10:39:00Z">
                  <w:rPr>
                    <w:ins w:id="5886" w:author="Ir Nicole" w:date="2026-06-19T10:37:00Z"/>
                    <w:rFonts w:ascii="Times New Roman" w:eastAsia="Times New Roman" w:hAnsi="Times New Roman" w:cs="Times New Roman"/>
                    <w:sz w:val="20"/>
                    <w:szCs w:val="20"/>
                    <w:lang w:val="en-US" w:eastAsia="en-US"/>
                  </w:rPr>
                </w:rPrChange>
              </w:rPr>
              <w:pPrChange w:id="5887" w:author="Ir Nicole" w:date="2026-06-19T12:38:00Z">
                <w:pPr>
                  <w:jc w:val="center"/>
                </w:pPr>
              </w:pPrChange>
            </w:pPr>
          </w:p>
        </w:tc>
        <w:tc>
          <w:tcPr>
            <w:tcW w:w="0" w:type="auto"/>
            <w:vAlign w:val="center"/>
            <w:hideMark/>
            <w:tcPrChange w:id="5888" w:author="Ir Nicole" w:date="2026-06-19T11:08:00Z">
              <w:tcPr>
                <w:tcW w:w="0" w:type="auto"/>
                <w:vAlign w:val="center"/>
                <w:hideMark/>
              </w:tcPr>
            </w:tcPrChange>
          </w:tcPr>
          <w:p w14:paraId="6B767CF3" w14:textId="77777777" w:rsidR="00CE6CBA" w:rsidRPr="00DC6919" w:rsidRDefault="00CE6CBA">
            <w:pPr>
              <w:jc w:val="both"/>
              <w:rPr>
                <w:ins w:id="5889" w:author="Ir Nicole" w:date="2026-06-19T10:37:00Z"/>
                <w:rFonts w:ascii="Times New Roman" w:eastAsia="Times New Roman" w:hAnsi="Times New Roman" w:cs="Times New Roman"/>
                <w:sz w:val="20"/>
                <w:szCs w:val="20"/>
                <w:lang w:eastAsia="en-US"/>
                <w:rPrChange w:id="5890" w:author="Ir Nicole" w:date="2026-06-19T10:39:00Z">
                  <w:rPr>
                    <w:ins w:id="5891" w:author="Ir Nicole" w:date="2026-06-19T10:37:00Z"/>
                    <w:rFonts w:ascii="Times New Roman" w:eastAsia="Times New Roman" w:hAnsi="Times New Roman" w:cs="Times New Roman"/>
                    <w:sz w:val="20"/>
                    <w:szCs w:val="20"/>
                    <w:lang w:val="en-US" w:eastAsia="en-US"/>
                  </w:rPr>
                </w:rPrChange>
              </w:rPr>
              <w:pPrChange w:id="5892" w:author="Ir Nicole" w:date="2026-06-19T12:38:00Z">
                <w:pPr>
                  <w:jc w:val="center"/>
                </w:pPr>
              </w:pPrChange>
            </w:pPr>
          </w:p>
        </w:tc>
        <w:tc>
          <w:tcPr>
            <w:tcW w:w="0" w:type="auto"/>
            <w:vAlign w:val="center"/>
            <w:hideMark/>
            <w:tcPrChange w:id="5893" w:author="Ir Nicole" w:date="2026-06-19T11:08:00Z">
              <w:tcPr>
                <w:tcW w:w="0" w:type="auto"/>
                <w:vAlign w:val="center"/>
                <w:hideMark/>
              </w:tcPr>
            </w:tcPrChange>
          </w:tcPr>
          <w:p w14:paraId="3BA45A9B" w14:textId="77777777" w:rsidR="00CE6CBA" w:rsidRPr="00DC6919" w:rsidRDefault="00CE6CBA">
            <w:pPr>
              <w:jc w:val="both"/>
              <w:rPr>
                <w:ins w:id="5894" w:author="Ir Nicole" w:date="2026-06-19T10:37:00Z"/>
                <w:rFonts w:ascii="Times New Roman" w:eastAsia="Times New Roman" w:hAnsi="Times New Roman" w:cs="Times New Roman"/>
                <w:sz w:val="20"/>
                <w:szCs w:val="20"/>
                <w:lang w:eastAsia="en-US"/>
                <w:rPrChange w:id="5895" w:author="Ir Nicole" w:date="2026-06-19T10:39:00Z">
                  <w:rPr>
                    <w:ins w:id="5896" w:author="Ir Nicole" w:date="2026-06-19T10:37:00Z"/>
                    <w:rFonts w:ascii="Times New Roman" w:eastAsia="Times New Roman" w:hAnsi="Times New Roman" w:cs="Times New Roman"/>
                    <w:sz w:val="20"/>
                    <w:szCs w:val="20"/>
                    <w:lang w:val="en-US" w:eastAsia="en-US"/>
                  </w:rPr>
                </w:rPrChange>
              </w:rPr>
              <w:pPrChange w:id="5897" w:author="Ir Nicole" w:date="2026-06-19T12:38:00Z">
                <w:pPr>
                  <w:jc w:val="center"/>
                </w:pPr>
              </w:pPrChange>
            </w:pPr>
          </w:p>
        </w:tc>
        <w:tc>
          <w:tcPr>
            <w:tcW w:w="0" w:type="auto"/>
            <w:vAlign w:val="center"/>
            <w:hideMark/>
            <w:tcPrChange w:id="5898" w:author="Ir Nicole" w:date="2026-06-19T11:08:00Z">
              <w:tcPr>
                <w:tcW w:w="0" w:type="auto"/>
                <w:vAlign w:val="center"/>
                <w:hideMark/>
              </w:tcPr>
            </w:tcPrChange>
          </w:tcPr>
          <w:p w14:paraId="2B34CE8B" w14:textId="77777777" w:rsidR="00CE6CBA" w:rsidRPr="00DC6919" w:rsidRDefault="00CE6CBA">
            <w:pPr>
              <w:jc w:val="both"/>
              <w:rPr>
                <w:ins w:id="5899" w:author="Ir Nicole" w:date="2026-06-19T10:37:00Z"/>
                <w:rFonts w:ascii="Times New Roman" w:eastAsia="Times New Roman" w:hAnsi="Times New Roman" w:cs="Times New Roman"/>
                <w:sz w:val="20"/>
                <w:szCs w:val="20"/>
                <w:lang w:eastAsia="en-US"/>
                <w:rPrChange w:id="5900" w:author="Ir Nicole" w:date="2026-06-19T10:39:00Z">
                  <w:rPr>
                    <w:ins w:id="5901" w:author="Ir Nicole" w:date="2026-06-19T10:37:00Z"/>
                    <w:rFonts w:ascii="Times New Roman" w:eastAsia="Times New Roman" w:hAnsi="Times New Roman" w:cs="Times New Roman"/>
                    <w:sz w:val="20"/>
                    <w:szCs w:val="20"/>
                    <w:lang w:val="en-US" w:eastAsia="en-US"/>
                  </w:rPr>
                </w:rPrChange>
              </w:rPr>
              <w:pPrChange w:id="5902" w:author="Ir Nicole" w:date="2026-06-19T12:38:00Z">
                <w:pPr>
                  <w:jc w:val="center"/>
                </w:pPr>
              </w:pPrChange>
            </w:pPr>
          </w:p>
        </w:tc>
        <w:tc>
          <w:tcPr>
            <w:tcW w:w="0" w:type="auto"/>
            <w:vAlign w:val="center"/>
            <w:hideMark/>
            <w:tcPrChange w:id="5903" w:author="Ir Nicole" w:date="2026-06-19T11:08:00Z">
              <w:tcPr>
                <w:tcW w:w="0" w:type="auto"/>
                <w:vAlign w:val="center"/>
                <w:hideMark/>
              </w:tcPr>
            </w:tcPrChange>
          </w:tcPr>
          <w:p w14:paraId="23E462FE" w14:textId="77777777" w:rsidR="00CE6CBA" w:rsidRPr="00DC6919" w:rsidRDefault="00CE6CBA">
            <w:pPr>
              <w:jc w:val="both"/>
              <w:rPr>
                <w:ins w:id="5904" w:author="Ir Nicole" w:date="2026-06-19T10:37:00Z"/>
                <w:rFonts w:ascii="Times New Roman" w:eastAsia="Times New Roman" w:hAnsi="Times New Roman" w:cs="Times New Roman"/>
                <w:sz w:val="20"/>
                <w:szCs w:val="20"/>
                <w:lang w:eastAsia="en-US"/>
                <w:rPrChange w:id="5905" w:author="Ir Nicole" w:date="2026-06-19T10:39:00Z">
                  <w:rPr>
                    <w:ins w:id="5906" w:author="Ir Nicole" w:date="2026-06-19T10:37:00Z"/>
                    <w:rFonts w:ascii="Times New Roman" w:eastAsia="Times New Roman" w:hAnsi="Times New Roman" w:cs="Times New Roman"/>
                    <w:sz w:val="20"/>
                    <w:szCs w:val="20"/>
                    <w:lang w:val="en-US" w:eastAsia="en-US"/>
                  </w:rPr>
                </w:rPrChange>
              </w:rPr>
              <w:pPrChange w:id="5907" w:author="Ir Nicole" w:date="2026-06-19T12:38:00Z">
                <w:pPr>
                  <w:jc w:val="center"/>
                </w:pPr>
              </w:pPrChange>
            </w:pPr>
          </w:p>
        </w:tc>
        <w:tc>
          <w:tcPr>
            <w:tcW w:w="0" w:type="auto"/>
            <w:vAlign w:val="center"/>
            <w:hideMark/>
            <w:tcPrChange w:id="5908" w:author="Ir Nicole" w:date="2026-06-19T11:08:00Z">
              <w:tcPr>
                <w:tcW w:w="0" w:type="auto"/>
                <w:vAlign w:val="center"/>
                <w:hideMark/>
              </w:tcPr>
            </w:tcPrChange>
          </w:tcPr>
          <w:p w14:paraId="0BB68278" w14:textId="77777777" w:rsidR="00CE6CBA" w:rsidRPr="00DC6919" w:rsidRDefault="00CE6CBA">
            <w:pPr>
              <w:jc w:val="both"/>
              <w:rPr>
                <w:ins w:id="5909" w:author="Ir Nicole" w:date="2026-06-19T10:37:00Z"/>
                <w:rFonts w:ascii="Times New Roman" w:eastAsia="Times New Roman" w:hAnsi="Times New Roman" w:cs="Times New Roman"/>
                <w:sz w:val="20"/>
                <w:szCs w:val="20"/>
                <w:lang w:eastAsia="en-US"/>
                <w:rPrChange w:id="5910" w:author="Ir Nicole" w:date="2026-06-19T10:39:00Z">
                  <w:rPr>
                    <w:ins w:id="5911" w:author="Ir Nicole" w:date="2026-06-19T10:37:00Z"/>
                    <w:rFonts w:ascii="Times New Roman" w:eastAsia="Times New Roman" w:hAnsi="Times New Roman" w:cs="Times New Roman"/>
                    <w:sz w:val="20"/>
                    <w:szCs w:val="20"/>
                    <w:lang w:val="en-US" w:eastAsia="en-US"/>
                  </w:rPr>
                </w:rPrChange>
              </w:rPr>
              <w:pPrChange w:id="5912" w:author="Ir Nicole" w:date="2026-06-19T12:38:00Z">
                <w:pPr>
                  <w:jc w:val="center"/>
                </w:pPr>
              </w:pPrChange>
            </w:pPr>
          </w:p>
        </w:tc>
        <w:tc>
          <w:tcPr>
            <w:tcW w:w="0" w:type="auto"/>
            <w:vAlign w:val="center"/>
            <w:hideMark/>
            <w:tcPrChange w:id="5913" w:author="Ir Nicole" w:date="2026-06-19T11:08:00Z">
              <w:tcPr>
                <w:tcW w:w="0" w:type="auto"/>
                <w:vAlign w:val="center"/>
                <w:hideMark/>
              </w:tcPr>
            </w:tcPrChange>
          </w:tcPr>
          <w:p w14:paraId="73B7E10D" w14:textId="77777777" w:rsidR="00CE6CBA" w:rsidRPr="00DC6919" w:rsidRDefault="00CE6CBA">
            <w:pPr>
              <w:jc w:val="both"/>
              <w:rPr>
                <w:ins w:id="5914" w:author="Ir Nicole" w:date="2026-06-19T10:37:00Z"/>
                <w:rFonts w:ascii="Times New Roman" w:eastAsia="Times New Roman" w:hAnsi="Times New Roman" w:cs="Times New Roman"/>
                <w:sz w:val="20"/>
                <w:szCs w:val="20"/>
                <w:lang w:eastAsia="en-US"/>
                <w:rPrChange w:id="5915" w:author="Ir Nicole" w:date="2026-06-19T10:39:00Z">
                  <w:rPr>
                    <w:ins w:id="5916" w:author="Ir Nicole" w:date="2026-06-19T10:37:00Z"/>
                    <w:rFonts w:ascii="Times New Roman" w:eastAsia="Times New Roman" w:hAnsi="Times New Roman" w:cs="Times New Roman"/>
                    <w:sz w:val="20"/>
                    <w:szCs w:val="20"/>
                    <w:lang w:val="en-US" w:eastAsia="en-US"/>
                  </w:rPr>
                </w:rPrChange>
              </w:rPr>
              <w:pPrChange w:id="5917" w:author="Ir Nicole" w:date="2026-06-19T12:38:00Z">
                <w:pPr>
                  <w:jc w:val="center"/>
                </w:pPr>
              </w:pPrChange>
            </w:pPr>
          </w:p>
        </w:tc>
        <w:tc>
          <w:tcPr>
            <w:tcW w:w="0" w:type="auto"/>
            <w:vAlign w:val="center"/>
            <w:hideMark/>
            <w:tcPrChange w:id="5918" w:author="Ir Nicole" w:date="2026-06-19T11:08:00Z">
              <w:tcPr>
                <w:tcW w:w="0" w:type="auto"/>
                <w:vAlign w:val="center"/>
                <w:hideMark/>
              </w:tcPr>
            </w:tcPrChange>
          </w:tcPr>
          <w:p w14:paraId="7041970C" w14:textId="77777777" w:rsidR="00CE6CBA" w:rsidRPr="00DC6919" w:rsidRDefault="00CE6CBA">
            <w:pPr>
              <w:jc w:val="both"/>
              <w:rPr>
                <w:ins w:id="5919" w:author="Ir Nicole" w:date="2026-06-19T10:37:00Z"/>
                <w:rFonts w:ascii="Times New Roman" w:eastAsia="Times New Roman" w:hAnsi="Times New Roman" w:cs="Times New Roman"/>
                <w:sz w:val="20"/>
                <w:szCs w:val="20"/>
                <w:lang w:eastAsia="en-US"/>
                <w:rPrChange w:id="5920" w:author="Ir Nicole" w:date="2026-06-19T10:39:00Z">
                  <w:rPr>
                    <w:ins w:id="5921" w:author="Ir Nicole" w:date="2026-06-19T10:37:00Z"/>
                    <w:rFonts w:ascii="Times New Roman" w:eastAsia="Times New Roman" w:hAnsi="Times New Roman" w:cs="Times New Roman"/>
                    <w:sz w:val="20"/>
                    <w:szCs w:val="20"/>
                    <w:lang w:val="en-US" w:eastAsia="en-US"/>
                  </w:rPr>
                </w:rPrChange>
              </w:rPr>
              <w:pPrChange w:id="5922" w:author="Ir Nicole" w:date="2026-06-19T12:38:00Z">
                <w:pPr>
                  <w:jc w:val="center"/>
                </w:pPr>
              </w:pPrChange>
            </w:pPr>
          </w:p>
        </w:tc>
        <w:tc>
          <w:tcPr>
            <w:tcW w:w="0" w:type="auto"/>
            <w:vAlign w:val="center"/>
            <w:hideMark/>
            <w:tcPrChange w:id="5923" w:author="Ir Nicole" w:date="2026-06-19T11:08:00Z">
              <w:tcPr>
                <w:tcW w:w="0" w:type="auto"/>
                <w:vAlign w:val="center"/>
                <w:hideMark/>
              </w:tcPr>
            </w:tcPrChange>
          </w:tcPr>
          <w:p w14:paraId="1F4C93C8" w14:textId="77777777" w:rsidR="00CE6CBA" w:rsidRPr="00DC6919" w:rsidRDefault="00CE6CBA">
            <w:pPr>
              <w:jc w:val="both"/>
              <w:rPr>
                <w:ins w:id="5924" w:author="Ir Nicole" w:date="2026-06-19T10:37:00Z"/>
                <w:rFonts w:ascii="Times New Roman" w:eastAsia="Times New Roman" w:hAnsi="Times New Roman" w:cs="Times New Roman"/>
                <w:sz w:val="20"/>
                <w:szCs w:val="20"/>
                <w:lang w:eastAsia="en-US"/>
                <w:rPrChange w:id="5925" w:author="Ir Nicole" w:date="2026-06-19T10:39:00Z">
                  <w:rPr>
                    <w:ins w:id="5926" w:author="Ir Nicole" w:date="2026-06-19T10:37:00Z"/>
                    <w:rFonts w:ascii="Times New Roman" w:eastAsia="Times New Roman" w:hAnsi="Times New Roman" w:cs="Times New Roman"/>
                    <w:sz w:val="20"/>
                    <w:szCs w:val="20"/>
                    <w:lang w:val="en-US" w:eastAsia="en-US"/>
                  </w:rPr>
                </w:rPrChange>
              </w:rPr>
              <w:pPrChange w:id="5927" w:author="Ir Nicole" w:date="2026-06-19T12:38:00Z">
                <w:pPr>
                  <w:jc w:val="center"/>
                </w:pPr>
              </w:pPrChange>
            </w:pPr>
          </w:p>
        </w:tc>
        <w:tc>
          <w:tcPr>
            <w:tcW w:w="0" w:type="auto"/>
            <w:vAlign w:val="center"/>
            <w:hideMark/>
            <w:tcPrChange w:id="5928" w:author="Ir Nicole" w:date="2026-06-19T11:08:00Z">
              <w:tcPr>
                <w:tcW w:w="0" w:type="auto"/>
                <w:vAlign w:val="center"/>
                <w:hideMark/>
              </w:tcPr>
            </w:tcPrChange>
          </w:tcPr>
          <w:p w14:paraId="57CE3333" w14:textId="77777777" w:rsidR="00CE6CBA" w:rsidRPr="00DC6919" w:rsidRDefault="00CE6CBA">
            <w:pPr>
              <w:jc w:val="both"/>
              <w:rPr>
                <w:ins w:id="5929" w:author="Ir Nicole" w:date="2026-06-19T10:37:00Z"/>
                <w:rFonts w:ascii="Times New Roman" w:eastAsia="Times New Roman" w:hAnsi="Times New Roman" w:cs="Times New Roman"/>
                <w:sz w:val="20"/>
                <w:szCs w:val="20"/>
                <w:lang w:eastAsia="en-US"/>
                <w:rPrChange w:id="5930" w:author="Ir Nicole" w:date="2026-06-19T10:39:00Z">
                  <w:rPr>
                    <w:ins w:id="5931" w:author="Ir Nicole" w:date="2026-06-19T10:37:00Z"/>
                    <w:rFonts w:ascii="Times New Roman" w:eastAsia="Times New Roman" w:hAnsi="Times New Roman" w:cs="Times New Roman"/>
                    <w:sz w:val="20"/>
                    <w:szCs w:val="20"/>
                    <w:lang w:val="en-US" w:eastAsia="en-US"/>
                  </w:rPr>
                </w:rPrChange>
              </w:rPr>
              <w:pPrChange w:id="5932" w:author="Ir Nicole" w:date="2026-06-19T12:38:00Z">
                <w:pPr>
                  <w:jc w:val="center"/>
                </w:pPr>
              </w:pPrChange>
            </w:pPr>
          </w:p>
        </w:tc>
        <w:tc>
          <w:tcPr>
            <w:tcW w:w="499" w:type="dxa"/>
            <w:tcPrChange w:id="5933" w:author="Ir Nicole" w:date="2026-06-19T11:08:00Z">
              <w:tcPr>
                <w:tcW w:w="529" w:type="dxa"/>
              </w:tcPr>
            </w:tcPrChange>
          </w:tcPr>
          <w:p w14:paraId="42CA5994" w14:textId="77777777" w:rsidR="00CE6CBA" w:rsidRPr="00ED2D47" w:rsidRDefault="00CE6CBA">
            <w:pPr>
              <w:jc w:val="both"/>
              <w:rPr>
                <w:ins w:id="5934" w:author="Ir Nicole" w:date="2026-06-19T11:08:00Z"/>
                <w:rFonts w:ascii="Times New Roman" w:eastAsia="Times New Roman" w:hAnsi="Times New Roman" w:cs="Times New Roman"/>
                <w:sz w:val="20"/>
                <w:szCs w:val="20"/>
                <w:lang w:eastAsia="en-US"/>
              </w:rPr>
              <w:pPrChange w:id="5935" w:author="Ir Nicole" w:date="2026-06-19T12:38:00Z">
                <w:pPr>
                  <w:jc w:val="center"/>
                </w:pPr>
              </w:pPrChange>
            </w:pPr>
          </w:p>
        </w:tc>
        <w:tc>
          <w:tcPr>
            <w:tcW w:w="484" w:type="dxa"/>
            <w:vAlign w:val="center"/>
            <w:hideMark/>
            <w:tcPrChange w:id="5936" w:author="Ir Nicole" w:date="2026-06-19T11:08:00Z">
              <w:tcPr>
                <w:tcW w:w="484" w:type="dxa"/>
                <w:vAlign w:val="center"/>
                <w:hideMark/>
              </w:tcPr>
            </w:tcPrChange>
          </w:tcPr>
          <w:p w14:paraId="1C8F19AD" w14:textId="10B6759A" w:rsidR="00CE6CBA" w:rsidRPr="00DC6919" w:rsidRDefault="00CE6CBA">
            <w:pPr>
              <w:jc w:val="both"/>
              <w:rPr>
                <w:ins w:id="5937" w:author="Ir Nicole" w:date="2026-06-19T10:37:00Z"/>
                <w:rFonts w:ascii="Times New Roman" w:eastAsia="Times New Roman" w:hAnsi="Times New Roman" w:cs="Times New Roman"/>
                <w:sz w:val="20"/>
                <w:szCs w:val="20"/>
                <w:lang w:eastAsia="en-US"/>
                <w:rPrChange w:id="5938" w:author="Ir Nicole" w:date="2026-06-19T10:39:00Z">
                  <w:rPr>
                    <w:ins w:id="5939" w:author="Ir Nicole" w:date="2026-06-19T10:37:00Z"/>
                    <w:rFonts w:ascii="Times New Roman" w:eastAsia="Times New Roman" w:hAnsi="Times New Roman" w:cs="Times New Roman"/>
                    <w:sz w:val="20"/>
                    <w:szCs w:val="20"/>
                    <w:lang w:val="en-US" w:eastAsia="en-US"/>
                  </w:rPr>
                </w:rPrChange>
              </w:rPr>
              <w:pPrChange w:id="5940" w:author="Ir Nicole" w:date="2026-06-19T12:38:00Z">
                <w:pPr>
                  <w:jc w:val="center"/>
                </w:pPr>
              </w:pPrChange>
            </w:pPr>
          </w:p>
        </w:tc>
      </w:tr>
      <w:tr w:rsidR="00CE6CBA" w:rsidRPr="00DC6919" w14:paraId="7229687E" w14:textId="77777777" w:rsidTr="00CE6CBA">
        <w:trPr>
          <w:tblCellSpacing w:w="15" w:type="dxa"/>
          <w:ins w:id="5941" w:author="Ir Nicole" w:date="2026-06-19T10:37:00Z"/>
          <w:trPrChange w:id="5942" w:author="Ir Nicole" w:date="2026-06-19T11:08:00Z">
            <w:trPr>
              <w:tblCellSpacing w:w="15" w:type="dxa"/>
            </w:trPr>
          </w:trPrChange>
        </w:trPr>
        <w:tc>
          <w:tcPr>
            <w:tcW w:w="0" w:type="auto"/>
            <w:vAlign w:val="center"/>
            <w:hideMark/>
            <w:tcPrChange w:id="5943" w:author="Ir Nicole" w:date="2026-06-19T11:08:00Z">
              <w:tcPr>
                <w:tcW w:w="0" w:type="auto"/>
                <w:vAlign w:val="center"/>
                <w:hideMark/>
              </w:tcPr>
            </w:tcPrChange>
          </w:tcPr>
          <w:p w14:paraId="6CC2420C" w14:textId="77777777" w:rsidR="00CE6CBA" w:rsidRPr="00DC6919" w:rsidRDefault="00CE6CBA">
            <w:pPr>
              <w:jc w:val="both"/>
              <w:rPr>
                <w:ins w:id="5944" w:author="Ir Nicole" w:date="2026-06-19T10:37:00Z"/>
                <w:rFonts w:ascii="Times New Roman" w:eastAsia="Times New Roman" w:hAnsi="Times New Roman" w:cs="Times New Roman"/>
                <w:sz w:val="24"/>
                <w:szCs w:val="24"/>
                <w:lang w:eastAsia="en-US"/>
                <w:rPrChange w:id="5945" w:author="Ir Nicole" w:date="2026-06-19T10:39:00Z">
                  <w:rPr>
                    <w:ins w:id="5946" w:author="Ir Nicole" w:date="2026-06-19T10:37:00Z"/>
                    <w:rFonts w:ascii="Times New Roman" w:eastAsia="Times New Roman" w:hAnsi="Times New Roman" w:cs="Times New Roman"/>
                    <w:sz w:val="24"/>
                    <w:szCs w:val="24"/>
                    <w:lang w:val="en-US" w:eastAsia="en-US"/>
                  </w:rPr>
                </w:rPrChange>
              </w:rPr>
              <w:pPrChange w:id="5947" w:author="Ir Nicole" w:date="2026-06-19T12:38:00Z">
                <w:pPr/>
              </w:pPrChange>
            </w:pPr>
            <w:ins w:id="5948" w:author="Ir Nicole" w:date="2026-06-19T10:37:00Z">
              <w:r w:rsidRPr="00DC6919">
                <w:rPr>
                  <w:rFonts w:ascii="Times New Roman" w:eastAsia="Times New Roman" w:hAnsi="Times New Roman" w:cs="Times New Roman"/>
                  <w:b/>
                  <w:bCs/>
                  <w:sz w:val="24"/>
                  <w:szCs w:val="24"/>
                  <w:lang w:eastAsia="en-US"/>
                  <w:rPrChange w:id="5949" w:author="Ir Nicole" w:date="2026-06-19T10:39:00Z">
                    <w:rPr>
                      <w:rFonts w:ascii="Times New Roman" w:eastAsia="Times New Roman" w:hAnsi="Times New Roman" w:cs="Times New Roman"/>
                      <w:b/>
                      <w:bCs/>
                      <w:sz w:val="24"/>
                      <w:szCs w:val="24"/>
                      <w:lang w:val="en-US" w:eastAsia="en-US"/>
                    </w:rPr>
                  </w:rPrChange>
                </w:rPr>
                <w:t>2. Développement du module biométrique</w:t>
              </w:r>
            </w:ins>
          </w:p>
        </w:tc>
        <w:tc>
          <w:tcPr>
            <w:tcW w:w="0" w:type="auto"/>
            <w:vAlign w:val="center"/>
            <w:hideMark/>
            <w:tcPrChange w:id="5950" w:author="Ir Nicole" w:date="2026-06-19T11:08:00Z">
              <w:tcPr>
                <w:tcW w:w="0" w:type="auto"/>
                <w:vAlign w:val="center"/>
                <w:hideMark/>
              </w:tcPr>
            </w:tcPrChange>
          </w:tcPr>
          <w:p w14:paraId="736CAD62" w14:textId="77777777" w:rsidR="00CE6CBA" w:rsidRPr="00DC6919" w:rsidRDefault="00CE6CBA">
            <w:pPr>
              <w:jc w:val="both"/>
              <w:rPr>
                <w:ins w:id="5951" w:author="Ir Nicole" w:date="2026-06-19T10:37:00Z"/>
                <w:rFonts w:ascii="Times New Roman" w:eastAsia="Times New Roman" w:hAnsi="Times New Roman" w:cs="Times New Roman"/>
                <w:sz w:val="24"/>
                <w:szCs w:val="24"/>
                <w:lang w:eastAsia="en-US"/>
                <w:rPrChange w:id="5952" w:author="Ir Nicole" w:date="2026-06-19T10:39:00Z">
                  <w:rPr>
                    <w:ins w:id="5953" w:author="Ir Nicole" w:date="2026-06-19T10:37:00Z"/>
                    <w:rFonts w:ascii="Times New Roman" w:eastAsia="Times New Roman" w:hAnsi="Times New Roman" w:cs="Times New Roman"/>
                    <w:sz w:val="24"/>
                    <w:szCs w:val="24"/>
                    <w:lang w:val="en-US" w:eastAsia="en-US"/>
                  </w:rPr>
                </w:rPrChange>
              </w:rPr>
              <w:pPrChange w:id="5954" w:author="Ir Nicole" w:date="2026-06-19T12:38:00Z">
                <w:pPr/>
              </w:pPrChange>
            </w:pPr>
          </w:p>
        </w:tc>
        <w:tc>
          <w:tcPr>
            <w:tcW w:w="0" w:type="auto"/>
            <w:vAlign w:val="center"/>
            <w:hideMark/>
            <w:tcPrChange w:id="5955" w:author="Ir Nicole" w:date="2026-06-19T11:08:00Z">
              <w:tcPr>
                <w:tcW w:w="0" w:type="auto"/>
                <w:vAlign w:val="center"/>
                <w:hideMark/>
              </w:tcPr>
            </w:tcPrChange>
          </w:tcPr>
          <w:p w14:paraId="2B447F84" w14:textId="77777777" w:rsidR="00CE6CBA" w:rsidRPr="00DC6919" w:rsidRDefault="00CE6CBA">
            <w:pPr>
              <w:jc w:val="both"/>
              <w:rPr>
                <w:ins w:id="5956" w:author="Ir Nicole" w:date="2026-06-19T10:37:00Z"/>
                <w:rFonts w:ascii="Times New Roman" w:eastAsia="Times New Roman" w:hAnsi="Times New Roman" w:cs="Times New Roman"/>
                <w:sz w:val="24"/>
                <w:szCs w:val="24"/>
                <w:lang w:eastAsia="en-US"/>
                <w:rPrChange w:id="5957" w:author="Ir Nicole" w:date="2026-06-19T10:39:00Z">
                  <w:rPr>
                    <w:ins w:id="5958" w:author="Ir Nicole" w:date="2026-06-19T10:37:00Z"/>
                    <w:rFonts w:ascii="Times New Roman" w:eastAsia="Times New Roman" w:hAnsi="Times New Roman" w:cs="Times New Roman"/>
                    <w:sz w:val="24"/>
                    <w:szCs w:val="24"/>
                    <w:lang w:val="en-US" w:eastAsia="en-US"/>
                  </w:rPr>
                </w:rPrChange>
              </w:rPr>
              <w:pPrChange w:id="5959" w:author="Ir Nicole" w:date="2026-06-19T12:38:00Z">
                <w:pPr>
                  <w:jc w:val="center"/>
                </w:pPr>
              </w:pPrChange>
            </w:pPr>
            <w:ins w:id="5960" w:author="Ir Nicole" w:date="2026-06-19T10:37:00Z">
              <w:r w:rsidRPr="00DC6919">
                <w:rPr>
                  <w:rFonts w:ascii="Times New Roman" w:eastAsia="Times New Roman" w:hAnsi="Times New Roman" w:cs="Times New Roman"/>
                  <w:sz w:val="24"/>
                  <w:szCs w:val="24"/>
                  <w:lang w:eastAsia="en-US"/>
                  <w:rPrChange w:id="5961" w:author="Ir Nicole" w:date="2026-06-19T10:39:00Z">
                    <w:rPr>
                      <w:rFonts w:ascii="Times New Roman" w:eastAsia="Times New Roman" w:hAnsi="Times New Roman" w:cs="Times New Roman"/>
                      <w:sz w:val="24"/>
                      <w:szCs w:val="24"/>
                      <w:lang w:val="en-US" w:eastAsia="en-US"/>
                    </w:rPr>
                  </w:rPrChange>
                </w:rPr>
                <w:t>███</w:t>
              </w:r>
            </w:ins>
          </w:p>
        </w:tc>
        <w:tc>
          <w:tcPr>
            <w:tcW w:w="0" w:type="auto"/>
            <w:vAlign w:val="center"/>
            <w:hideMark/>
            <w:tcPrChange w:id="5962" w:author="Ir Nicole" w:date="2026-06-19T11:08:00Z">
              <w:tcPr>
                <w:tcW w:w="0" w:type="auto"/>
                <w:vAlign w:val="center"/>
                <w:hideMark/>
              </w:tcPr>
            </w:tcPrChange>
          </w:tcPr>
          <w:p w14:paraId="7DDCA89E" w14:textId="77777777" w:rsidR="00CE6CBA" w:rsidRPr="00DC6919" w:rsidRDefault="00CE6CBA">
            <w:pPr>
              <w:jc w:val="both"/>
              <w:rPr>
                <w:ins w:id="5963" w:author="Ir Nicole" w:date="2026-06-19T10:37:00Z"/>
                <w:rFonts w:ascii="Times New Roman" w:eastAsia="Times New Roman" w:hAnsi="Times New Roman" w:cs="Times New Roman"/>
                <w:sz w:val="24"/>
                <w:szCs w:val="24"/>
                <w:lang w:eastAsia="en-US"/>
                <w:rPrChange w:id="5964" w:author="Ir Nicole" w:date="2026-06-19T10:39:00Z">
                  <w:rPr>
                    <w:ins w:id="5965" w:author="Ir Nicole" w:date="2026-06-19T10:37:00Z"/>
                    <w:rFonts w:ascii="Times New Roman" w:eastAsia="Times New Roman" w:hAnsi="Times New Roman" w:cs="Times New Roman"/>
                    <w:sz w:val="24"/>
                    <w:szCs w:val="24"/>
                    <w:lang w:val="en-US" w:eastAsia="en-US"/>
                  </w:rPr>
                </w:rPrChange>
              </w:rPr>
              <w:pPrChange w:id="5966" w:author="Ir Nicole" w:date="2026-06-19T12:38:00Z">
                <w:pPr>
                  <w:jc w:val="center"/>
                </w:pPr>
              </w:pPrChange>
            </w:pPr>
          </w:p>
        </w:tc>
        <w:tc>
          <w:tcPr>
            <w:tcW w:w="0" w:type="auto"/>
            <w:vAlign w:val="center"/>
            <w:hideMark/>
            <w:tcPrChange w:id="5967" w:author="Ir Nicole" w:date="2026-06-19T11:08:00Z">
              <w:tcPr>
                <w:tcW w:w="0" w:type="auto"/>
                <w:vAlign w:val="center"/>
                <w:hideMark/>
              </w:tcPr>
            </w:tcPrChange>
          </w:tcPr>
          <w:p w14:paraId="153DA20C" w14:textId="77777777" w:rsidR="00CE6CBA" w:rsidRPr="00DC6919" w:rsidRDefault="00CE6CBA">
            <w:pPr>
              <w:jc w:val="both"/>
              <w:rPr>
                <w:ins w:id="5968" w:author="Ir Nicole" w:date="2026-06-19T10:37:00Z"/>
                <w:rFonts w:ascii="Times New Roman" w:eastAsia="Times New Roman" w:hAnsi="Times New Roman" w:cs="Times New Roman"/>
                <w:sz w:val="20"/>
                <w:szCs w:val="20"/>
                <w:lang w:eastAsia="en-US"/>
                <w:rPrChange w:id="5969" w:author="Ir Nicole" w:date="2026-06-19T10:39:00Z">
                  <w:rPr>
                    <w:ins w:id="5970" w:author="Ir Nicole" w:date="2026-06-19T10:37:00Z"/>
                    <w:rFonts w:ascii="Times New Roman" w:eastAsia="Times New Roman" w:hAnsi="Times New Roman" w:cs="Times New Roman"/>
                    <w:sz w:val="20"/>
                    <w:szCs w:val="20"/>
                    <w:lang w:val="en-US" w:eastAsia="en-US"/>
                  </w:rPr>
                </w:rPrChange>
              </w:rPr>
              <w:pPrChange w:id="5971" w:author="Ir Nicole" w:date="2026-06-19T12:38:00Z">
                <w:pPr>
                  <w:jc w:val="center"/>
                </w:pPr>
              </w:pPrChange>
            </w:pPr>
          </w:p>
        </w:tc>
        <w:tc>
          <w:tcPr>
            <w:tcW w:w="0" w:type="auto"/>
            <w:vAlign w:val="center"/>
            <w:hideMark/>
            <w:tcPrChange w:id="5972" w:author="Ir Nicole" w:date="2026-06-19T11:08:00Z">
              <w:tcPr>
                <w:tcW w:w="0" w:type="auto"/>
                <w:vAlign w:val="center"/>
                <w:hideMark/>
              </w:tcPr>
            </w:tcPrChange>
          </w:tcPr>
          <w:p w14:paraId="787E6885" w14:textId="77777777" w:rsidR="00CE6CBA" w:rsidRPr="00DC6919" w:rsidRDefault="00CE6CBA">
            <w:pPr>
              <w:jc w:val="both"/>
              <w:rPr>
                <w:ins w:id="5973" w:author="Ir Nicole" w:date="2026-06-19T10:37:00Z"/>
                <w:rFonts w:ascii="Times New Roman" w:eastAsia="Times New Roman" w:hAnsi="Times New Roman" w:cs="Times New Roman"/>
                <w:sz w:val="20"/>
                <w:szCs w:val="20"/>
                <w:lang w:eastAsia="en-US"/>
                <w:rPrChange w:id="5974" w:author="Ir Nicole" w:date="2026-06-19T10:39:00Z">
                  <w:rPr>
                    <w:ins w:id="5975" w:author="Ir Nicole" w:date="2026-06-19T10:37:00Z"/>
                    <w:rFonts w:ascii="Times New Roman" w:eastAsia="Times New Roman" w:hAnsi="Times New Roman" w:cs="Times New Roman"/>
                    <w:sz w:val="20"/>
                    <w:szCs w:val="20"/>
                    <w:lang w:val="en-US" w:eastAsia="en-US"/>
                  </w:rPr>
                </w:rPrChange>
              </w:rPr>
              <w:pPrChange w:id="5976" w:author="Ir Nicole" w:date="2026-06-19T12:38:00Z">
                <w:pPr>
                  <w:jc w:val="center"/>
                </w:pPr>
              </w:pPrChange>
            </w:pPr>
          </w:p>
        </w:tc>
        <w:tc>
          <w:tcPr>
            <w:tcW w:w="0" w:type="auto"/>
            <w:vAlign w:val="center"/>
            <w:hideMark/>
            <w:tcPrChange w:id="5977" w:author="Ir Nicole" w:date="2026-06-19T11:08:00Z">
              <w:tcPr>
                <w:tcW w:w="0" w:type="auto"/>
                <w:vAlign w:val="center"/>
                <w:hideMark/>
              </w:tcPr>
            </w:tcPrChange>
          </w:tcPr>
          <w:p w14:paraId="247C9F11" w14:textId="77777777" w:rsidR="00CE6CBA" w:rsidRPr="00DC6919" w:rsidRDefault="00CE6CBA">
            <w:pPr>
              <w:jc w:val="both"/>
              <w:rPr>
                <w:ins w:id="5978" w:author="Ir Nicole" w:date="2026-06-19T10:37:00Z"/>
                <w:rFonts w:ascii="Times New Roman" w:eastAsia="Times New Roman" w:hAnsi="Times New Roman" w:cs="Times New Roman"/>
                <w:sz w:val="20"/>
                <w:szCs w:val="20"/>
                <w:lang w:eastAsia="en-US"/>
                <w:rPrChange w:id="5979" w:author="Ir Nicole" w:date="2026-06-19T10:39:00Z">
                  <w:rPr>
                    <w:ins w:id="5980" w:author="Ir Nicole" w:date="2026-06-19T10:37:00Z"/>
                    <w:rFonts w:ascii="Times New Roman" w:eastAsia="Times New Roman" w:hAnsi="Times New Roman" w:cs="Times New Roman"/>
                    <w:sz w:val="20"/>
                    <w:szCs w:val="20"/>
                    <w:lang w:val="en-US" w:eastAsia="en-US"/>
                  </w:rPr>
                </w:rPrChange>
              </w:rPr>
              <w:pPrChange w:id="5981" w:author="Ir Nicole" w:date="2026-06-19T12:38:00Z">
                <w:pPr>
                  <w:jc w:val="center"/>
                </w:pPr>
              </w:pPrChange>
            </w:pPr>
          </w:p>
        </w:tc>
        <w:tc>
          <w:tcPr>
            <w:tcW w:w="0" w:type="auto"/>
            <w:vAlign w:val="center"/>
            <w:hideMark/>
            <w:tcPrChange w:id="5982" w:author="Ir Nicole" w:date="2026-06-19T11:08:00Z">
              <w:tcPr>
                <w:tcW w:w="0" w:type="auto"/>
                <w:vAlign w:val="center"/>
                <w:hideMark/>
              </w:tcPr>
            </w:tcPrChange>
          </w:tcPr>
          <w:p w14:paraId="5BEF269E" w14:textId="77777777" w:rsidR="00CE6CBA" w:rsidRPr="00DC6919" w:rsidRDefault="00CE6CBA">
            <w:pPr>
              <w:jc w:val="both"/>
              <w:rPr>
                <w:ins w:id="5983" w:author="Ir Nicole" w:date="2026-06-19T10:37:00Z"/>
                <w:rFonts w:ascii="Times New Roman" w:eastAsia="Times New Roman" w:hAnsi="Times New Roman" w:cs="Times New Roman"/>
                <w:sz w:val="20"/>
                <w:szCs w:val="20"/>
                <w:lang w:eastAsia="en-US"/>
                <w:rPrChange w:id="5984" w:author="Ir Nicole" w:date="2026-06-19T10:39:00Z">
                  <w:rPr>
                    <w:ins w:id="5985" w:author="Ir Nicole" w:date="2026-06-19T10:37:00Z"/>
                    <w:rFonts w:ascii="Times New Roman" w:eastAsia="Times New Roman" w:hAnsi="Times New Roman" w:cs="Times New Roman"/>
                    <w:sz w:val="20"/>
                    <w:szCs w:val="20"/>
                    <w:lang w:val="en-US" w:eastAsia="en-US"/>
                  </w:rPr>
                </w:rPrChange>
              </w:rPr>
              <w:pPrChange w:id="5986" w:author="Ir Nicole" w:date="2026-06-19T12:38:00Z">
                <w:pPr>
                  <w:jc w:val="center"/>
                </w:pPr>
              </w:pPrChange>
            </w:pPr>
          </w:p>
        </w:tc>
        <w:tc>
          <w:tcPr>
            <w:tcW w:w="0" w:type="auto"/>
            <w:vAlign w:val="center"/>
            <w:hideMark/>
            <w:tcPrChange w:id="5987" w:author="Ir Nicole" w:date="2026-06-19T11:08:00Z">
              <w:tcPr>
                <w:tcW w:w="0" w:type="auto"/>
                <w:vAlign w:val="center"/>
                <w:hideMark/>
              </w:tcPr>
            </w:tcPrChange>
          </w:tcPr>
          <w:p w14:paraId="00A95445" w14:textId="77777777" w:rsidR="00CE6CBA" w:rsidRPr="00DC6919" w:rsidRDefault="00CE6CBA">
            <w:pPr>
              <w:jc w:val="both"/>
              <w:rPr>
                <w:ins w:id="5988" w:author="Ir Nicole" w:date="2026-06-19T10:37:00Z"/>
                <w:rFonts w:ascii="Times New Roman" w:eastAsia="Times New Roman" w:hAnsi="Times New Roman" w:cs="Times New Roman"/>
                <w:sz w:val="20"/>
                <w:szCs w:val="20"/>
                <w:lang w:eastAsia="en-US"/>
                <w:rPrChange w:id="5989" w:author="Ir Nicole" w:date="2026-06-19T10:39:00Z">
                  <w:rPr>
                    <w:ins w:id="5990" w:author="Ir Nicole" w:date="2026-06-19T10:37:00Z"/>
                    <w:rFonts w:ascii="Times New Roman" w:eastAsia="Times New Roman" w:hAnsi="Times New Roman" w:cs="Times New Roman"/>
                    <w:sz w:val="20"/>
                    <w:szCs w:val="20"/>
                    <w:lang w:val="en-US" w:eastAsia="en-US"/>
                  </w:rPr>
                </w:rPrChange>
              </w:rPr>
              <w:pPrChange w:id="5991" w:author="Ir Nicole" w:date="2026-06-19T12:38:00Z">
                <w:pPr>
                  <w:jc w:val="center"/>
                </w:pPr>
              </w:pPrChange>
            </w:pPr>
          </w:p>
        </w:tc>
        <w:tc>
          <w:tcPr>
            <w:tcW w:w="0" w:type="auto"/>
            <w:vAlign w:val="center"/>
            <w:hideMark/>
            <w:tcPrChange w:id="5992" w:author="Ir Nicole" w:date="2026-06-19T11:08:00Z">
              <w:tcPr>
                <w:tcW w:w="0" w:type="auto"/>
                <w:vAlign w:val="center"/>
                <w:hideMark/>
              </w:tcPr>
            </w:tcPrChange>
          </w:tcPr>
          <w:p w14:paraId="7B127883" w14:textId="77777777" w:rsidR="00CE6CBA" w:rsidRPr="00DC6919" w:rsidRDefault="00CE6CBA">
            <w:pPr>
              <w:jc w:val="both"/>
              <w:rPr>
                <w:ins w:id="5993" w:author="Ir Nicole" w:date="2026-06-19T10:37:00Z"/>
                <w:rFonts w:ascii="Times New Roman" w:eastAsia="Times New Roman" w:hAnsi="Times New Roman" w:cs="Times New Roman"/>
                <w:sz w:val="20"/>
                <w:szCs w:val="20"/>
                <w:lang w:eastAsia="en-US"/>
                <w:rPrChange w:id="5994" w:author="Ir Nicole" w:date="2026-06-19T10:39:00Z">
                  <w:rPr>
                    <w:ins w:id="5995" w:author="Ir Nicole" w:date="2026-06-19T10:37:00Z"/>
                    <w:rFonts w:ascii="Times New Roman" w:eastAsia="Times New Roman" w:hAnsi="Times New Roman" w:cs="Times New Roman"/>
                    <w:sz w:val="20"/>
                    <w:szCs w:val="20"/>
                    <w:lang w:val="en-US" w:eastAsia="en-US"/>
                  </w:rPr>
                </w:rPrChange>
              </w:rPr>
              <w:pPrChange w:id="5996" w:author="Ir Nicole" w:date="2026-06-19T12:38:00Z">
                <w:pPr>
                  <w:jc w:val="center"/>
                </w:pPr>
              </w:pPrChange>
            </w:pPr>
          </w:p>
        </w:tc>
        <w:tc>
          <w:tcPr>
            <w:tcW w:w="0" w:type="auto"/>
            <w:vAlign w:val="center"/>
            <w:hideMark/>
            <w:tcPrChange w:id="5997" w:author="Ir Nicole" w:date="2026-06-19T11:08:00Z">
              <w:tcPr>
                <w:tcW w:w="0" w:type="auto"/>
                <w:vAlign w:val="center"/>
                <w:hideMark/>
              </w:tcPr>
            </w:tcPrChange>
          </w:tcPr>
          <w:p w14:paraId="0EA62232" w14:textId="77777777" w:rsidR="00CE6CBA" w:rsidRPr="00DC6919" w:rsidRDefault="00CE6CBA">
            <w:pPr>
              <w:jc w:val="both"/>
              <w:rPr>
                <w:ins w:id="5998" w:author="Ir Nicole" w:date="2026-06-19T10:37:00Z"/>
                <w:rFonts w:ascii="Times New Roman" w:eastAsia="Times New Roman" w:hAnsi="Times New Roman" w:cs="Times New Roman"/>
                <w:sz w:val="20"/>
                <w:szCs w:val="20"/>
                <w:lang w:eastAsia="en-US"/>
                <w:rPrChange w:id="5999" w:author="Ir Nicole" w:date="2026-06-19T10:39:00Z">
                  <w:rPr>
                    <w:ins w:id="6000" w:author="Ir Nicole" w:date="2026-06-19T10:37:00Z"/>
                    <w:rFonts w:ascii="Times New Roman" w:eastAsia="Times New Roman" w:hAnsi="Times New Roman" w:cs="Times New Roman"/>
                    <w:sz w:val="20"/>
                    <w:szCs w:val="20"/>
                    <w:lang w:val="en-US" w:eastAsia="en-US"/>
                  </w:rPr>
                </w:rPrChange>
              </w:rPr>
              <w:pPrChange w:id="6001" w:author="Ir Nicole" w:date="2026-06-19T12:38:00Z">
                <w:pPr>
                  <w:jc w:val="center"/>
                </w:pPr>
              </w:pPrChange>
            </w:pPr>
          </w:p>
        </w:tc>
        <w:tc>
          <w:tcPr>
            <w:tcW w:w="0" w:type="auto"/>
            <w:vAlign w:val="center"/>
            <w:hideMark/>
            <w:tcPrChange w:id="6002" w:author="Ir Nicole" w:date="2026-06-19T11:08:00Z">
              <w:tcPr>
                <w:tcW w:w="0" w:type="auto"/>
                <w:vAlign w:val="center"/>
                <w:hideMark/>
              </w:tcPr>
            </w:tcPrChange>
          </w:tcPr>
          <w:p w14:paraId="167A86B3" w14:textId="77777777" w:rsidR="00CE6CBA" w:rsidRPr="00DC6919" w:rsidRDefault="00CE6CBA">
            <w:pPr>
              <w:jc w:val="both"/>
              <w:rPr>
                <w:ins w:id="6003" w:author="Ir Nicole" w:date="2026-06-19T10:37:00Z"/>
                <w:rFonts w:ascii="Times New Roman" w:eastAsia="Times New Roman" w:hAnsi="Times New Roman" w:cs="Times New Roman"/>
                <w:sz w:val="20"/>
                <w:szCs w:val="20"/>
                <w:lang w:eastAsia="en-US"/>
                <w:rPrChange w:id="6004" w:author="Ir Nicole" w:date="2026-06-19T10:39:00Z">
                  <w:rPr>
                    <w:ins w:id="6005" w:author="Ir Nicole" w:date="2026-06-19T10:37:00Z"/>
                    <w:rFonts w:ascii="Times New Roman" w:eastAsia="Times New Roman" w:hAnsi="Times New Roman" w:cs="Times New Roman"/>
                    <w:sz w:val="20"/>
                    <w:szCs w:val="20"/>
                    <w:lang w:val="en-US" w:eastAsia="en-US"/>
                  </w:rPr>
                </w:rPrChange>
              </w:rPr>
              <w:pPrChange w:id="6006" w:author="Ir Nicole" w:date="2026-06-19T12:38:00Z">
                <w:pPr>
                  <w:jc w:val="center"/>
                </w:pPr>
              </w:pPrChange>
            </w:pPr>
          </w:p>
        </w:tc>
        <w:tc>
          <w:tcPr>
            <w:tcW w:w="0" w:type="auto"/>
            <w:vAlign w:val="center"/>
            <w:hideMark/>
            <w:tcPrChange w:id="6007" w:author="Ir Nicole" w:date="2026-06-19T11:08:00Z">
              <w:tcPr>
                <w:tcW w:w="0" w:type="auto"/>
                <w:vAlign w:val="center"/>
                <w:hideMark/>
              </w:tcPr>
            </w:tcPrChange>
          </w:tcPr>
          <w:p w14:paraId="758E2CC8" w14:textId="77777777" w:rsidR="00CE6CBA" w:rsidRPr="00DC6919" w:rsidRDefault="00CE6CBA">
            <w:pPr>
              <w:jc w:val="both"/>
              <w:rPr>
                <w:ins w:id="6008" w:author="Ir Nicole" w:date="2026-06-19T10:37:00Z"/>
                <w:rFonts w:ascii="Times New Roman" w:eastAsia="Times New Roman" w:hAnsi="Times New Roman" w:cs="Times New Roman"/>
                <w:sz w:val="20"/>
                <w:szCs w:val="20"/>
                <w:lang w:eastAsia="en-US"/>
                <w:rPrChange w:id="6009" w:author="Ir Nicole" w:date="2026-06-19T10:39:00Z">
                  <w:rPr>
                    <w:ins w:id="6010" w:author="Ir Nicole" w:date="2026-06-19T10:37:00Z"/>
                    <w:rFonts w:ascii="Times New Roman" w:eastAsia="Times New Roman" w:hAnsi="Times New Roman" w:cs="Times New Roman"/>
                    <w:sz w:val="20"/>
                    <w:szCs w:val="20"/>
                    <w:lang w:val="en-US" w:eastAsia="en-US"/>
                  </w:rPr>
                </w:rPrChange>
              </w:rPr>
              <w:pPrChange w:id="6011" w:author="Ir Nicole" w:date="2026-06-19T12:38:00Z">
                <w:pPr>
                  <w:jc w:val="center"/>
                </w:pPr>
              </w:pPrChange>
            </w:pPr>
          </w:p>
        </w:tc>
        <w:tc>
          <w:tcPr>
            <w:tcW w:w="499" w:type="dxa"/>
            <w:tcPrChange w:id="6012" w:author="Ir Nicole" w:date="2026-06-19T11:08:00Z">
              <w:tcPr>
                <w:tcW w:w="529" w:type="dxa"/>
              </w:tcPr>
            </w:tcPrChange>
          </w:tcPr>
          <w:p w14:paraId="67AFDEA1" w14:textId="77777777" w:rsidR="00CE6CBA" w:rsidRPr="00ED2D47" w:rsidRDefault="00CE6CBA">
            <w:pPr>
              <w:jc w:val="both"/>
              <w:rPr>
                <w:ins w:id="6013" w:author="Ir Nicole" w:date="2026-06-19T11:08:00Z"/>
                <w:rFonts w:ascii="Times New Roman" w:eastAsia="Times New Roman" w:hAnsi="Times New Roman" w:cs="Times New Roman"/>
                <w:sz w:val="20"/>
                <w:szCs w:val="20"/>
                <w:lang w:eastAsia="en-US"/>
              </w:rPr>
              <w:pPrChange w:id="6014" w:author="Ir Nicole" w:date="2026-06-19T12:38:00Z">
                <w:pPr>
                  <w:jc w:val="center"/>
                </w:pPr>
              </w:pPrChange>
            </w:pPr>
          </w:p>
        </w:tc>
        <w:tc>
          <w:tcPr>
            <w:tcW w:w="484" w:type="dxa"/>
            <w:vAlign w:val="center"/>
            <w:hideMark/>
            <w:tcPrChange w:id="6015" w:author="Ir Nicole" w:date="2026-06-19T11:08:00Z">
              <w:tcPr>
                <w:tcW w:w="484" w:type="dxa"/>
                <w:vAlign w:val="center"/>
                <w:hideMark/>
              </w:tcPr>
            </w:tcPrChange>
          </w:tcPr>
          <w:p w14:paraId="6A58F7DA" w14:textId="67DB6B4A" w:rsidR="00CE6CBA" w:rsidRPr="00DC6919" w:rsidRDefault="00CE6CBA">
            <w:pPr>
              <w:jc w:val="both"/>
              <w:rPr>
                <w:ins w:id="6016" w:author="Ir Nicole" w:date="2026-06-19T10:37:00Z"/>
                <w:rFonts w:ascii="Times New Roman" w:eastAsia="Times New Roman" w:hAnsi="Times New Roman" w:cs="Times New Roman"/>
                <w:sz w:val="20"/>
                <w:szCs w:val="20"/>
                <w:lang w:eastAsia="en-US"/>
                <w:rPrChange w:id="6017" w:author="Ir Nicole" w:date="2026-06-19T10:39:00Z">
                  <w:rPr>
                    <w:ins w:id="6018" w:author="Ir Nicole" w:date="2026-06-19T10:37:00Z"/>
                    <w:rFonts w:ascii="Times New Roman" w:eastAsia="Times New Roman" w:hAnsi="Times New Roman" w:cs="Times New Roman"/>
                    <w:sz w:val="20"/>
                    <w:szCs w:val="20"/>
                    <w:lang w:val="en-US" w:eastAsia="en-US"/>
                  </w:rPr>
                </w:rPrChange>
              </w:rPr>
              <w:pPrChange w:id="6019" w:author="Ir Nicole" w:date="2026-06-19T12:38:00Z">
                <w:pPr>
                  <w:jc w:val="center"/>
                </w:pPr>
              </w:pPrChange>
            </w:pPr>
          </w:p>
        </w:tc>
      </w:tr>
      <w:tr w:rsidR="00CE6CBA" w:rsidRPr="00DC6919" w14:paraId="0EE221D9" w14:textId="77777777" w:rsidTr="00CE6CBA">
        <w:trPr>
          <w:tblCellSpacing w:w="15" w:type="dxa"/>
          <w:ins w:id="6020" w:author="Ir Nicole" w:date="2026-06-19T10:37:00Z"/>
          <w:trPrChange w:id="6021" w:author="Ir Nicole" w:date="2026-06-19T11:08:00Z">
            <w:trPr>
              <w:tblCellSpacing w:w="15" w:type="dxa"/>
            </w:trPr>
          </w:trPrChange>
        </w:trPr>
        <w:tc>
          <w:tcPr>
            <w:tcW w:w="0" w:type="auto"/>
            <w:vAlign w:val="center"/>
            <w:hideMark/>
            <w:tcPrChange w:id="6022" w:author="Ir Nicole" w:date="2026-06-19T11:08:00Z">
              <w:tcPr>
                <w:tcW w:w="0" w:type="auto"/>
                <w:vAlign w:val="center"/>
                <w:hideMark/>
              </w:tcPr>
            </w:tcPrChange>
          </w:tcPr>
          <w:p w14:paraId="399AA51B" w14:textId="77777777" w:rsidR="00CE6CBA" w:rsidRPr="00DC6919" w:rsidRDefault="00CE6CBA">
            <w:pPr>
              <w:jc w:val="both"/>
              <w:rPr>
                <w:ins w:id="6023" w:author="Ir Nicole" w:date="2026-06-19T10:37:00Z"/>
                <w:rFonts w:ascii="Times New Roman" w:eastAsia="Times New Roman" w:hAnsi="Times New Roman" w:cs="Times New Roman"/>
                <w:sz w:val="24"/>
                <w:szCs w:val="24"/>
                <w:lang w:eastAsia="en-US"/>
                <w:rPrChange w:id="6024" w:author="Ir Nicole" w:date="2026-06-19T10:37:00Z">
                  <w:rPr>
                    <w:ins w:id="6025" w:author="Ir Nicole" w:date="2026-06-19T10:37:00Z"/>
                    <w:rFonts w:ascii="Times New Roman" w:eastAsia="Times New Roman" w:hAnsi="Times New Roman" w:cs="Times New Roman"/>
                    <w:sz w:val="24"/>
                    <w:szCs w:val="24"/>
                    <w:lang w:val="en-US" w:eastAsia="en-US"/>
                  </w:rPr>
                </w:rPrChange>
              </w:rPr>
              <w:pPrChange w:id="6026" w:author="Ir Nicole" w:date="2026-06-19T12:38:00Z">
                <w:pPr/>
              </w:pPrChange>
            </w:pPr>
            <w:ins w:id="6027" w:author="Ir Nicole" w:date="2026-06-19T10:37:00Z">
              <w:r w:rsidRPr="00DC6919">
                <w:rPr>
                  <w:rFonts w:ascii="Times New Roman" w:eastAsia="Times New Roman" w:hAnsi="Times New Roman" w:cs="Times New Roman"/>
                  <w:b/>
                  <w:bCs/>
                  <w:sz w:val="24"/>
                  <w:szCs w:val="24"/>
                  <w:lang w:eastAsia="en-US"/>
                  <w:rPrChange w:id="6028" w:author="Ir Nicole" w:date="2026-06-19T10:37:00Z">
                    <w:rPr>
                      <w:rFonts w:ascii="Times New Roman" w:eastAsia="Times New Roman" w:hAnsi="Times New Roman" w:cs="Times New Roman"/>
                      <w:b/>
                      <w:bCs/>
                      <w:sz w:val="24"/>
                      <w:szCs w:val="24"/>
                      <w:lang w:val="en-US" w:eastAsia="en-US"/>
                    </w:rPr>
                  </w:rPrChange>
                </w:rPr>
                <w:t>3. Développement du serveur et de la base de données</w:t>
              </w:r>
            </w:ins>
          </w:p>
        </w:tc>
        <w:tc>
          <w:tcPr>
            <w:tcW w:w="0" w:type="auto"/>
            <w:vAlign w:val="center"/>
            <w:hideMark/>
            <w:tcPrChange w:id="6029" w:author="Ir Nicole" w:date="2026-06-19T11:08:00Z">
              <w:tcPr>
                <w:tcW w:w="0" w:type="auto"/>
                <w:vAlign w:val="center"/>
                <w:hideMark/>
              </w:tcPr>
            </w:tcPrChange>
          </w:tcPr>
          <w:p w14:paraId="7CBCD60B" w14:textId="77777777" w:rsidR="00CE6CBA" w:rsidRPr="00DC6919" w:rsidRDefault="00CE6CBA">
            <w:pPr>
              <w:jc w:val="both"/>
              <w:rPr>
                <w:ins w:id="6030" w:author="Ir Nicole" w:date="2026-06-19T10:37:00Z"/>
                <w:rFonts w:ascii="Times New Roman" w:eastAsia="Times New Roman" w:hAnsi="Times New Roman" w:cs="Times New Roman"/>
                <w:sz w:val="24"/>
                <w:szCs w:val="24"/>
                <w:lang w:eastAsia="en-US"/>
                <w:rPrChange w:id="6031" w:author="Ir Nicole" w:date="2026-06-19T10:37:00Z">
                  <w:rPr>
                    <w:ins w:id="6032" w:author="Ir Nicole" w:date="2026-06-19T10:37:00Z"/>
                    <w:rFonts w:ascii="Times New Roman" w:eastAsia="Times New Roman" w:hAnsi="Times New Roman" w:cs="Times New Roman"/>
                    <w:sz w:val="24"/>
                    <w:szCs w:val="24"/>
                    <w:lang w:val="en-US" w:eastAsia="en-US"/>
                  </w:rPr>
                </w:rPrChange>
              </w:rPr>
              <w:pPrChange w:id="6033" w:author="Ir Nicole" w:date="2026-06-19T12:38:00Z">
                <w:pPr/>
              </w:pPrChange>
            </w:pPr>
          </w:p>
        </w:tc>
        <w:tc>
          <w:tcPr>
            <w:tcW w:w="0" w:type="auto"/>
            <w:vAlign w:val="center"/>
            <w:hideMark/>
            <w:tcPrChange w:id="6034" w:author="Ir Nicole" w:date="2026-06-19T11:08:00Z">
              <w:tcPr>
                <w:tcW w:w="0" w:type="auto"/>
                <w:vAlign w:val="center"/>
                <w:hideMark/>
              </w:tcPr>
            </w:tcPrChange>
          </w:tcPr>
          <w:p w14:paraId="736C7102" w14:textId="77777777" w:rsidR="00CE6CBA" w:rsidRPr="00DC6919" w:rsidRDefault="00CE6CBA">
            <w:pPr>
              <w:jc w:val="both"/>
              <w:rPr>
                <w:ins w:id="6035" w:author="Ir Nicole" w:date="2026-06-19T10:37:00Z"/>
                <w:rFonts w:ascii="Times New Roman" w:eastAsia="Times New Roman" w:hAnsi="Times New Roman" w:cs="Times New Roman"/>
                <w:sz w:val="20"/>
                <w:szCs w:val="20"/>
                <w:lang w:eastAsia="en-US"/>
                <w:rPrChange w:id="6036" w:author="Ir Nicole" w:date="2026-06-19T10:37:00Z">
                  <w:rPr>
                    <w:ins w:id="6037" w:author="Ir Nicole" w:date="2026-06-19T10:37:00Z"/>
                    <w:rFonts w:ascii="Times New Roman" w:eastAsia="Times New Roman" w:hAnsi="Times New Roman" w:cs="Times New Roman"/>
                    <w:sz w:val="20"/>
                    <w:szCs w:val="20"/>
                    <w:lang w:val="en-US" w:eastAsia="en-US"/>
                  </w:rPr>
                </w:rPrChange>
              </w:rPr>
              <w:pPrChange w:id="6038" w:author="Ir Nicole" w:date="2026-06-19T12:38:00Z">
                <w:pPr>
                  <w:jc w:val="center"/>
                </w:pPr>
              </w:pPrChange>
            </w:pPr>
          </w:p>
        </w:tc>
        <w:tc>
          <w:tcPr>
            <w:tcW w:w="0" w:type="auto"/>
            <w:vAlign w:val="center"/>
            <w:hideMark/>
            <w:tcPrChange w:id="6039" w:author="Ir Nicole" w:date="2026-06-19T11:08:00Z">
              <w:tcPr>
                <w:tcW w:w="0" w:type="auto"/>
                <w:vAlign w:val="center"/>
                <w:hideMark/>
              </w:tcPr>
            </w:tcPrChange>
          </w:tcPr>
          <w:p w14:paraId="2238543D" w14:textId="77777777" w:rsidR="00CE6CBA" w:rsidRPr="00DC6919" w:rsidRDefault="00CE6CBA">
            <w:pPr>
              <w:jc w:val="both"/>
              <w:rPr>
                <w:ins w:id="6040" w:author="Ir Nicole" w:date="2026-06-19T10:37:00Z"/>
                <w:rFonts w:ascii="Times New Roman" w:eastAsia="Times New Roman" w:hAnsi="Times New Roman" w:cs="Times New Roman"/>
                <w:sz w:val="24"/>
                <w:szCs w:val="24"/>
                <w:lang w:val="en-US" w:eastAsia="en-US"/>
              </w:rPr>
              <w:pPrChange w:id="6041" w:author="Ir Nicole" w:date="2026-06-19T12:38:00Z">
                <w:pPr>
                  <w:jc w:val="center"/>
                </w:pPr>
              </w:pPrChange>
            </w:pPr>
            <w:ins w:id="6042"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043" w:author="Ir Nicole" w:date="2026-06-19T11:08:00Z">
              <w:tcPr>
                <w:tcW w:w="0" w:type="auto"/>
                <w:vAlign w:val="center"/>
                <w:hideMark/>
              </w:tcPr>
            </w:tcPrChange>
          </w:tcPr>
          <w:p w14:paraId="66045B09" w14:textId="77777777" w:rsidR="00CE6CBA" w:rsidRPr="00DC6919" w:rsidRDefault="00CE6CBA">
            <w:pPr>
              <w:jc w:val="both"/>
              <w:rPr>
                <w:ins w:id="6044" w:author="Ir Nicole" w:date="2026-06-19T10:37:00Z"/>
                <w:rFonts w:ascii="Times New Roman" w:eastAsia="Times New Roman" w:hAnsi="Times New Roman" w:cs="Times New Roman"/>
                <w:sz w:val="24"/>
                <w:szCs w:val="24"/>
                <w:lang w:val="en-US" w:eastAsia="en-US"/>
              </w:rPr>
              <w:pPrChange w:id="6045" w:author="Ir Nicole" w:date="2026-06-19T12:38:00Z">
                <w:pPr>
                  <w:jc w:val="center"/>
                </w:pPr>
              </w:pPrChange>
            </w:pPr>
          </w:p>
        </w:tc>
        <w:tc>
          <w:tcPr>
            <w:tcW w:w="0" w:type="auto"/>
            <w:vAlign w:val="center"/>
            <w:hideMark/>
            <w:tcPrChange w:id="6046" w:author="Ir Nicole" w:date="2026-06-19T11:08:00Z">
              <w:tcPr>
                <w:tcW w:w="0" w:type="auto"/>
                <w:vAlign w:val="center"/>
                <w:hideMark/>
              </w:tcPr>
            </w:tcPrChange>
          </w:tcPr>
          <w:p w14:paraId="50254EEC" w14:textId="77777777" w:rsidR="00CE6CBA" w:rsidRPr="00DC6919" w:rsidRDefault="00CE6CBA">
            <w:pPr>
              <w:jc w:val="both"/>
              <w:rPr>
                <w:ins w:id="6047" w:author="Ir Nicole" w:date="2026-06-19T10:37:00Z"/>
                <w:rFonts w:ascii="Times New Roman" w:eastAsia="Times New Roman" w:hAnsi="Times New Roman" w:cs="Times New Roman"/>
                <w:sz w:val="20"/>
                <w:szCs w:val="20"/>
                <w:lang w:val="en-US" w:eastAsia="en-US"/>
              </w:rPr>
              <w:pPrChange w:id="6048" w:author="Ir Nicole" w:date="2026-06-19T12:38:00Z">
                <w:pPr>
                  <w:jc w:val="center"/>
                </w:pPr>
              </w:pPrChange>
            </w:pPr>
          </w:p>
        </w:tc>
        <w:tc>
          <w:tcPr>
            <w:tcW w:w="0" w:type="auto"/>
            <w:vAlign w:val="center"/>
            <w:hideMark/>
            <w:tcPrChange w:id="6049" w:author="Ir Nicole" w:date="2026-06-19T11:08:00Z">
              <w:tcPr>
                <w:tcW w:w="0" w:type="auto"/>
                <w:vAlign w:val="center"/>
                <w:hideMark/>
              </w:tcPr>
            </w:tcPrChange>
          </w:tcPr>
          <w:p w14:paraId="425187BB" w14:textId="77777777" w:rsidR="00CE6CBA" w:rsidRPr="00DC6919" w:rsidRDefault="00CE6CBA">
            <w:pPr>
              <w:jc w:val="both"/>
              <w:rPr>
                <w:ins w:id="6050" w:author="Ir Nicole" w:date="2026-06-19T10:37:00Z"/>
                <w:rFonts w:ascii="Times New Roman" w:eastAsia="Times New Roman" w:hAnsi="Times New Roman" w:cs="Times New Roman"/>
                <w:sz w:val="20"/>
                <w:szCs w:val="20"/>
                <w:lang w:val="en-US" w:eastAsia="en-US"/>
              </w:rPr>
              <w:pPrChange w:id="6051" w:author="Ir Nicole" w:date="2026-06-19T12:38:00Z">
                <w:pPr>
                  <w:jc w:val="center"/>
                </w:pPr>
              </w:pPrChange>
            </w:pPr>
          </w:p>
        </w:tc>
        <w:tc>
          <w:tcPr>
            <w:tcW w:w="0" w:type="auto"/>
            <w:vAlign w:val="center"/>
            <w:hideMark/>
            <w:tcPrChange w:id="6052" w:author="Ir Nicole" w:date="2026-06-19T11:08:00Z">
              <w:tcPr>
                <w:tcW w:w="0" w:type="auto"/>
                <w:vAlign w:val="center"/>
                <w:hideMark/>
              </w:tcPr>
            </w:tcPrChange>
          </w:tcPr>
          <w:p w14:paraId="4CD0DC29" w14:textId="77777777" w:rsidR="00CE6CBA" w:rsidRPr="00DC6919" w:rsidRDefault="00CE6CBA">
            <w:pPr>
              <w:jc w:val="both"/>
              <w:rPr>
                <w:ins w:id="6053" w:author="Ir Nicole" w:date="2026-06-19T10:37:00Z"/>
                <w:rFonts w:ascii="Times New Roman" w:eastAsia="Times New Roman" w:hAnsi="Times New Roman" w:cs="Times New Roman"/>
                <w:sz w:val="20"/>
                <w:szCs w:val="20"/>
                <w:lang w:val="en-US" w:eastAsia="en-US"/>
              </w:rPr>
              <w:pPrChange w:id="6054" w:author="Ir Nicole" w:date="2026-06-19T12:38:00Z">
                <w:pPr>
                  <w:jc w:val="center"/>
                </w:pPr>
              </w:pPrChange>
            </w:pPr>
          </w:p>
        </w:tc>
        <w:tc>
          <w:tcPr>
            <w:tcW w:w="0" w:type="auto"/>
            <w:vAlign w:val="center"/>
            <w:hideMark/>
            <w:tcPrChange w:id="6055" w:author="Ir Nicole" w:date="2026-06-19T11:08:00Z">
              <w:tcPr>
                <w:tcW w:w="0" w:type="auto"/>
                <w:vAlign w:val="center"/>
                <w:hideMark/>
              </w:tcPr>
            </w:tcPrChange>
          </w:tcPr>
          <w:p w14:paraId="039AF8D3" w14:textId="77777777" w:rsidR="00CE6CBA" w:rsidRPr="00DC6919" w:rsidRDefault="00CE6CBA">
            <w:pPr>
              <w:jc w:val="both"/>
              <w:rPr>
                <w:ins w:id="6056" w:author="Ir Nicole" w:date="2026-06-19T10:37:00Z"/>
                <w:rFonts w:ascii="Times New Roman" w:eastAsia="Times New Roman" w:hAnsi="Times New Roman" w:cs="Times New Roman"/>
                <w:sz w:val="20"/>
                <w:szCs w:val="20"/>
                <w:lang w:val="en-US" w:eastAsia="en-US"/>
              </w:rPr>
              <w:pPrChange w:id="6057" w:author="Ir Nicole" w:date="2026-06-19T12:38:00Z">
                <w:pPr>
                  <w:jc w:val="center"/>
                </w:pPr>
              </w:pPrChange>
            </w:pPr>
          </w:p>
        </w:tc>
        <w:tc>
          <w:tcPr>
            <w:tcW w:w="0" w:type="auto"/>
            <w:vAlign w:val="center"/>
            <w:hideMark/>
            <w:tcPrChange w:id="6058" w:author="Ir Nicole" w:date="2026-06-19T11:08:00Z">
              <w:tcPr>
                <w:tcW w:w="0" w:type="auto"/>
                <w:vAlign w:val="center"/>
                <w:hideMark/>
              </w:tcPr>
            </w:tcPrChange>
          </w:tcPr>
          <w:p w14:paraId="6B4867A7" w14:textId="77777777" w:rsidR="00CE6CBA" w:rsidRPr="00DC6919" w:rsidRDefault="00CE6CBA">
            <w:pPr>
              <w:jc w:val="both"/>
              <w:rPr>
                <w:ins w:id="6059" w:author="Ir Nicole" w:date="2026-06-19T10:37:00Z"/>
                <w:rFonts w:ascii="Times New Roman" w:eastAsia="Times New Roman" w:hAnsi="Times New Roman" w:cs="Times New Roman"/>
                <w:sz w:val="20"/>
                <w:szCs w:val="20"/>
                <w:lang w:val="en-US" w:eastAsia="en-US"/>
              </w:rPr>
              <w:pPrChange w:id="6060" w:author="Ir Nicole" w:date="2026-06-19T12:38:00Z">
                <w:pPr>
                  <w:jc w:val="center"/>
                </w:pPr>
              </w:pPrChange>
            </w:pPr>
          </w:p>
        </w:tc>
        <w:tc>
          <w:tcPr>
            <w:tcW w:w="0" w:type="auto"/>
            <w:vAlign w:val="center"/>
            <w:hideMark/>
            <w:tcPrChange w:id="6061" w:author="Ir Nicole" w:date="2026-06-19T11:08:00Z">
              <w:tcPr>
                <w:tcW w:w="0" w:type="auto"/>
                <w:vAlign w:val="center"/>
                <w:hideMark/>
              </w:tcPr>
            </w:tcPrChange>
          </w:tcPr>
          <w:p w14:paraId="53BD69ED" w14:textId="77777777" w:rsidR="00CE6CBA" w:rsidRPr="00DC6919" w:rsidRDefault="00CE6CBA">
            <w:pPr>
              <w:jc w:val="both"/>
              <w:rPr>
                <w:ins w:id="6062" w:author="Ir Nicole" w:date="2026-06-19T10:37:00Z"/>
                <w:rFonts w:ascii="Times New Roman" w:eastAsia="Times New Roman" w:hAnsi="Times New Roman" w:cs="Times New Roman"/>
                <w:sz w:val="20"/>
                <w:szCs w:val="20"/>
                <w:lang w:val="en-US" w:eastAsia="en-US"/>
              </w:rPr>
              <w:pPrChange w:id="6063" w:author="Ir Nicole" w:date="2026-06-19T12:38:00Z">
                <w:pPr>
                  <w:jc w:val="center"/>
                </w:pPr>
              </w:pPrChange>
            </w:pPr>
          </w:p>
        </w:tc>
        <w:tc>
          <w:tcPr>
            <w:tcW w:w="0" w:type="auto"/>
            <w:vAlign w:val="center"/>
            <w:hideMark/>
            <w:tcPrChange w:id="6064" w:author="Ir Nicole" w:date="2026-06-19T11:08:00Z">
              <w:tcPr>
                <w:tcW w:w="0" w:type="auto"/>
                <w:vAlign w:val="center"/>
                <w:hideMark/>
              </w:tcPr>
            </w:tcPrChange>
          </w:tcPr>
          <w:p w14:paraId="24959778" w14:textId="77777777" w:rsidR="00CE6CBA" w:rsidRPr="00DC6919" w:rsidRDefault="00CE6CBA">
            <w:pPr>
              <w:jc w:val="both"/>
              <w:rPr>
                <w:ins w:id="6065" w:author="Ir Nicole" w:date="2026-06-19T10:37:00Z"/>
                <w:rFonts w:ascii="Times New Roman" w:eastAsia="Times New Roman" w:hAnsi="Times New Roman" w:cs="Times New Roman"/>
                <w:sz w:val="20"/>
                <w:szCs w:val="20"/>
                <w:lang w:val="en-US" w:eastAsia="en-US"/>
              </w:rPr>
              <w:pPrChange w:id="6066" w:author="Ir Nicole" w:date="2026-06-19T12:38:00Z">
                <w:pPr>
                  <w:jc w:val="center"/>
                </w:pPr>
              </w:pPrChange>
            </w:pPr>
          </w:p>
        </w:tc>
        <w:tc>
          <w:tcPr>
            <w:tcW w:w="0" w:type="auto"/>
            <w:vAlign w:val="center"/>
            <w:hideMark/>
            <w:tcPrChange w:id="6067" w:author="Ir Nicole" w:date="2026-06-19T11:08:00Z">
              <w:tcPr>
                <w:tcW w:w="0" w:type="auto"/>
                <w:vAlign w:val="center"/>
                <w:hideMark/>
              </w:tcPr>
            </w:tcPrChange>
          </w:tcPr>
          <w:p w14:paraId="19E09F6D" w14:textId="77777777" w:rsidR="00CE6CBA" w:rsidRPr="00DC6919" w:rsidRDefault="00CE6CBA">
            <w:pPr>
              <w:jc w:val="both"/>
              <w:rPr>
                <w:ins w:id="6068" w:author="Ir Nicole" w:date="2026-06-19T10:37:00Z"/>
                <w:rFonts w:ascii="Times New Roman" w:eastAsia="Times New Roman" w:hAnsi="Times New Roman" w:cs="Times New Roman"/>
                <w:sz w:val="20"/>
                <w:szCs w:val="20"/>
                <w:lang w:val="en-US" w:eastAsia="en-US"/>
              </w:rPr>
              <w:pPrChange w:id="6069" w:author="Ir Nicole" w:date="2026-06-19T12:38:00Z">
                <w:pPr>
                  <w:jc w:val="center"/>
                </w:pPr>
              </w:pPrChange>
            </w:pPr>
          </w:p>
        </w:tc>
        <w:tc>
          <w:tcPr>
            <w:tcW w:w="499" w:type="dxa"/>
            <w:tcPrChange w:id="6070" w:author="Ir Nicole" w:date="2026-06-19T11:08:00Z">
              <w:tcPr>
                <w:tcW w:w="529" w:type="dxa"/>
              </w:tcPr>
            </w:tcPrChange>
          </w:tcPr>
          <w:p w14:paraId="5BFD8A5E" w14:textId="77777777" w:rsidR="00CE6CBA" w:rsidRPr="00DC6919" w:rsidRDefault="00CE6CBA">
            <w:pPr>
              <w:jc w:val="both"/>
              <w:rPr>
                <w:ins w:id="6071" w:author="Ir Nicole" w:date="2026-06-19T11:08:00Z"/>
                <w:rFonts w:ascii="Times New Roman" w:eastAsia="Times New Roman" w:hAnsi="Times New Roman" w:cs="Times New Roman"/>
                <w:sz w:val="20"/>
                <w:szCs w:val="20"/>
                <w:lang w:val="en-US" w:eastAsia="en-US"/>
              </w:rPr>
              <w:pPrChange w:id="6072" w:author="Ir Nicole" w:date="2026-06-19T12:38:00Z">
                <w:pPr>
                  <w:jc w:val="center"/>
                </w:pPr>
              </w:pPrChange>
            </w:pPr>
          </w:p>
        </w:tc>
        <w:tc>
          <w:tcPr>
            <w:tcW w:w="484" w:type="dxa"/>
            <w:vAlign w:val="center"/>
            <w:hideMark/>
            <w:tcPrChange w:id="6073" w:author="Ir Nicole" w:date="2026-06-19T11:08:00Z">
              <w:tcPr>
                <w:tcW w:w="484" w:type="dxa"/>
                <w:vAlign w:val="center"/>
                <w:hideMark/>
              </w:tcPr>
            </w:tcPrChange>
          </w:tcPr>
          <w:p w14:paraId="5950E15A" w14:textId="60FCC424" w:rsidR="00CE6CBA" w:rsidRPr="00DC6919" w:rsidRDefault="00CE6CBA">
            <w:pPr>
              <w:jc w:val="both"/>
              <w:rPr>
                <w:ins w:id="6074" w:author="Ir Nicole" w:date="2026-06-19T10:37:00Z"/>
                <w:rFonts w:ascii="Times New Roman" w:eastAsia="Times New Roman" w:hAnsi="Times New Roman" w:cs="Times New Roman"/>
                <w:sz w:val="20"/>
                <w:szCs w:val="20"/>
                <w:lang w:val="en-US" w:eastAsia="en-US"/>
              </w:rPr>
              <w:pPrChange w:id="6075" w:author="Ir Nicole" w:date="2026-06-19T12:38:00Z">
                <w:pPr>
                  <w:jc w:val="center"/>
                </w:pPr>
              </w:pPrChange>
            </w:pPr>
          </w:p>
        </w:tc>
      </w:tr>
      <w:tr w:rsidR="00CE6CBA" w:rsidRPr="00DC6919" w14:paraId="741F771A" w14:textId="77777777" w:rsidTr="00CE6CBA">
        <w:trPr>
          <w:tblCellSpacing w:w="15" w:type="dxa"/>
          <w:ins w:id="6076" w:author="Ir Nicole" w:date="2026-06-19T10:37:00Z"/>
          <w:trPrChange w:id="6077" w:author="Ir Nicole" w:date="2026-06-19T11:08:00Z">
            <w:trPr>
              <w:tblCellSpacing w:w="15" w:type="dxa"/>
            </w:trPr>
          </w:trPrChange>
        </w:trPr>
        <w:tc>
          <w:tcPr>
            <w:tcW w:w="0" w:type="auto"/>
            <w:vAlign w:val="center"/>
            <w:hideMark/>
            <w:tcPrChange w:id="6078" w:author="Ir Nicole" w:date="2026-06-19T11:08:00Z">
              <w:tcPr>
                <w:tcW w:w="0" w:type="auto"/>
                <w:vAlign w:val="center"/>
                <w:hideMark/>
              </w:tcPr>
            </w:tcPrChange>
          </w:tcPr>
          <w:p w14:paraId="143947BE" w14:textId="77777777" w:rsidR="00CE6CBA" w:rsidRPr="00DC6919" w:rsidRDefault="00CE6CBA">
            <w:pPr>
              <w:jc w:val="both"/>
              <w:rPr>
                <w:ins w:id="6079" w:author="Ir Nicole" w:date="2026-06-19T10:37:00Z"/>
                <w:rFonts w:ascii="Times New Roman" w:eastAsia="Times New Roman" w:hAnsi="Times New Roman" w:cs="Times New Roman"/>
                <w:sz w:val="24"/>
                <w:szCs w:val="24"/>
                <w:lang w:val="en-US" w:eastAsia="en-US"/>
              </w:rPr>
              <w:pPrChange w:id="6080" w:author="Ir Nicole" w:date="2026-06-19T12:38:00Z">
                <w:pPr/>
              </w:pPrChange>
            </w:pPr>
            <w:ins w:id="6081" w:author="Ir Nicole" w:date="2026-06-19T10:37:00Z">
              <w:r w:rsidRPr="00DC6919">
                <w:rPr>
                  <w:rFonts w:ascii="Times New Roman" w:eastAsia="Times New Roman" w:hAnsi="Times New Roman" w:cs="Times New Roman"/>
                  <w:b/>
                  <w:bCs/>
                  <w:sz w:val="24"/>
                  <w:szCs w:val="24"/>
                  <w:lang w:val="en-US" w:eastAsia="en-US"/>
                </w:rPr>
                <w:t xml:space="preserve">4. </w:t>
              </w:r>
              <w:r w:rsidRPr="00496A28">
                <w:rPr>
                  <w:rFonts w:ascii="Times New Roman" w:eastAsia="Times New Roman" w:hAnsi="Times New Roman" w:cs="Times New Roman"/>
                  <w:b/>
                  <w:bCs/>
                  <w:sz w:val="24"/>
                  <w:szCs w:val="24"/>
                  <w:lang w:eastAsia="en-US"/>
                  <w:rPrChange w:id="6082" w:author="Ir Nicole" w:date="2026-06-19T10:47:00Z">
                    <w:rPr>
                      <w:rFonts w:ascii="Times New Roman" w:eastAsia="Times New Roman" w:hAnsi="Times New Roman" w:cs="Times New Roman"/>
                      <w:b/>
                      <w:bCs/>
                      <w:sz w:val="24"/>
                      <w:szCs w:val="24"/>
                      <w:lang w:val="en-US" w:eastAsia="en-US"/>
                    </w:rPr>
                  </w:rPrChange>
                </w:rPr>
                <w:t>Développement</w:t>
              </w:r>
              <w:r w:rsidRPr="00DC6919">
                <w:rPr>
                  <w:rFonts w:ascii="Times New Roman" w:eastAsia="Times New Roman" w:hAnsi="Times New Roman" w:cs="Times New Roman"/>
                  <w:b/>
                  <w:bCs/>
                  <w:sz w:val="24"/>
                  <w:szCs w:val="24"/>
                  <w:lang w:val="en-US" w:eastAsia="en-US"/>
                </w:rPr>
                <w:t xml:space="preserve"> de </w:t>
              </w:r>
              <w:r w:rsidRPr="00496A28">
                <w:rPr>
                  <w:rFonts w:ascii="Times New Roman" w:eastAsia="Times New Roman" w:hAnsi="Times New Roman" w:cs="Times New Roman"/>
                  <w:b/>
                  <w:bCs/>
                  <w:sz w:val="24"/>
                  <w:szCs w:val="24"/>
                  <w:lang w:eastAsia="en-US"/>
                  <w:rPrChange w:id="6083" w:author="Ir Nicole" w:date="2026-06-19T10:48:00Z">
                    <w:rPr>
                      <w:rFonts w:ascii="Times New Roman" w:eastAsia="Times New Roman" w:hAnsi="Times New Roman" w:cs="Times New Roman"/>
                      <w:b/>
                      <w:bCs/>
                      <w:sz w:val="24"/>
                      <w:szCs w:val="24"/>
                      <w:lang w:val="en-US" w:eastAsia="en-US"/>
                    </w:rPr>
                  </w:rPrChange>
                </w:rPr>
                <w:t>l'interface</w:t>
              </w:r>
              <w:r w:rsidRPr="00DC6919">
                <w:rPr>
                  <w:rFonts w:ascii="Times New Roman" w:eastAsia="Times New Roman" w:hAnsi="Times New Roman" w:cs="Times New Roman"/>
                  <w:b/>
                  <w:bCs/>
                  <w:sz w:val="24"/>
                  <w:szCs w:val="24"/>
                  <w:lang w:val="en-US" w:eastAsia="en-US"/>
                </w:rPr>
                <w:t xml:space="preserve"> </w:t>
              </w:r>
              <w:proofErr w:type="spellStart"/>
              <w:r w:rsidRPr="00DC6919">
                <w:rPr>
                  <w:rFonts w:ascii="Times New Roman" w:eastAsia="Times New Roman" w:hAnsi="Times New Roman" w:cs="Times New Roman"/>
                  <w:b/>
                  <w:bCs/>
                  <w:sz w:val="24"/>
                  <w:szCs w:val="24"/>
                  <w:lang w:val="en-US" w:eastAsia="en-US"/>
                </w:rPr>
                <w:t>d'administration</w:t>
              </w:r>
              <w:proofErr w:type="spellEnd"/>
            </w:ins>
          </w:p>
        </w:tc>
        <w:tc>
          <w:tcPr>
            <w:tcW w:w="0" w:type="auto"/>
            <w:vAlign w:val="center"/>
            <w:hideMark/>
            <w:tcPrChange w:id="6084" w:author="Ir Nicole" w:date="2026-06-19T11:08:00Z">
              <w:tcPr>
                <w:tcW w:w="0" w:type="auto"/>
                <w:vAlign w:val="center"/>
                <w:hideMark/>
              </w:tcPr>
            </w:tcPrChange>
          </w:tcPr>
          <w:p w14:paraId="7482098E" w14:textId="77777777" w:rsidR="00CE6CBA" w:rsidRPr="00DC6919" w:rsidRDefault="00CE6CBA">
            <w:pPr>
              <w:jc w:val="both"/>
              <w:rPr>
                <w:ins w:id="6085" w:author="Ir Nicole" w:date="2026-06-19T10:37:00Z"/>
                <w:rFonts w:ascii="Times New Roman" w:eastAsia="Times New Roman" w:hAnsi="Times New Roman" w:cs="Times New Roman"/>
                <w:sz w:val="24"/>
                <w:szCs w:val="24"/>
                <w:lang w:val="en-US" w:eastAsia="en-US"/>
              </w:rPr>
              <w:pPrChange w:id="6086" w:author="Ir Nicole" w:date="2026-06-19T12:38:00Z">
                <w:pPr/>
              </w:pPrChange>
            </w:pPr>
          </w:p>
        </w:tc>
        <w:tc>
          <w:tcPr>
            <w:tcW w:w="0" w:type="auto"/>
            <w:vAlign w:val="center"/>
            <w:hideMark/>
            <w:tcPrChange w:id="6087" w:author="Ir Nicole" w:date="2026-06-19T11:08:00Z">
              <w:tcPr>
                <w:tcW w:w="0" w:type="auto"/>
                <w:vAlign w:val="center"/>
                <w:hideMark/>
              </w:tcPr>
            </w:tcPrChange>
          </w:tcPr>
          <w:p w14:paraId="3BB57C01" w14:textId="77777777" w:rsidR="00CE6CBA" w:rsidRPr="00DC6919" w:rsidRDefault="00CE6CBA">
            <w:pPr>
              <w:jc w:val="both"/>
              <w:rPr>
                <w:ins w:id="6088" w:author="Ir Nicole" w:date="2026-06-19T10:37:00Z"/>
                <w:rFonts w:ascii="Times New Roman" w:eastAsia="Times New Roman" w:hAnsi="Times New Roman" w:cs="Times New Roman"/>
                <w:sz w:val="20"/>
                <w:szCs w:val="20"/>
                <w:lang w:val="en-US" w:eastAsia="en-US"/>
              </w:rPr>
              <w:pPrChange w:id="6089" w:author="Ir Nicole" w:date="2026-06-19T12:38:00Z">
                <w:pPr>
                  <w:jc w:val="center"/>
                </w:pPr>
              </w:pPrChange>
            </w:pPr>
          </w:p>
        </w:tc>
        <w:tc>
          <w:tcPr>
            <w:tcW w:w="0" w:type="auto"/>
            <w:vAlign w:val="center"/>
            <w:hideMark/>
            <w:tcPrChange w:id="6090" w:author="Ir Nicole" w:date="2026-06-19T11:08:00Z">
              <w:tcPr>
                <w:tcW w:w="0" w:type="auto"/>
                <w:vAlign w:val="center"/>
                <w:hideMark/>
              </w:tcPr>
            </w:tcPrChange>
          </w:tcPr>
          <w:p w14:paraId="3C631019" w14:textId="77777777" w:rsidR="00CE6CBA" w:rsidRPr="00DC6919" w:rsidRDefault="00CE6CBA">
            <w:pPr>
              <w:jc w:val="both"/>
              <w:rPr>
                <w:ins w:id="6091" w:author="Ir Nicole" w:date="2026-06-19T10:37:00Z"/>
                <w:rFonts w:ascii="Times New Roman" w:eastAsia="Times New Roman" w:hAnsi="Times New Roman" w:cs="Times New Roman"/>
                <w:sz w:val="20"/>
                <w:szCs w:val="20"/>
                <w:lang w:val="en-US" w:eastAsia="en-US"/>
              </w:rPr>
              <w:pPrChange w:id="6092" w:author="Ir Nicole" w:date="2026-06-19T12:38:00Z">
                <w:pPr>
                  <w:jc w:val="center"/>
                </w:pPr>
              </w:pPrChange>
            </w:pPr>
          </w:p>
        </w:tc>
        <w:tc>
          <w:tcPr>
            <w:tcW w:w="0" w:type="auto"/>
            <w:vAlign w:val="center"/>
            <w:hideMark/>
            <w:tcPrChange w:id="6093" w:author="Ir Nicole" w:date="2026-06-19T11:08:00Z">
              <w:tcPr>
                <w:tcW w:w="0" w:type="auto"/>
                <w:vAlign w:val="center"/>
                <w:hideMark/>
              </w:tcPr>
            </w:tcPrChange>
          </w:tcPr>
          <w:p w14:paraId="3F6D71D6" w14:textId="77777777" w:rsidR="00CE6CBA" w:rsidRPr="00DC6919" w:rsidRDefault="00CE6CBA">
            <w:pPr>
              <w:jc w:val="both"/>
              <w:rPr>
                <w:ins w:id="6094" w:author="Ir Nicole" w:date="2026-06-19T10:37:00Z"/>
                <w:rFonts w:ascii="Times New Roman" w:eastAsia="Times New Roman" w:hAnsi="Times New Roman" w:cs="Times New Roman"/>
                <w:sz w:val="24"/>
                <w:szCs w:val="24"/>
                <w:lang w:val="en-US" w:eastAsia="en-US"/>
              </w:rPr>
              <w:pPrChange w:id="6095" w:author="Ir Nicole" w:date="2026-06-19T12:38:00Z">
                <w:pPr>
                  <w:jc w:val="center"/>
                </w:pPr>
              </w:pPrChange>
            </w:pPr>
            <w:ins w:id="6096"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097" w:author="Ir Nicole" w:date="2026-06-19T11:08:00Z">
              <w:tcPr>
                <w:tcW w:w="0" w:type="auto"/>
                <w:vAlign w:val="center"/>
                <w:hideMark/>
              </w:tcPr>
            </w:tcPrChange>
          </w:tcPr>
          <w:p w14:paraId="64B50804" w14:textId="77777777" w:rsidR="00CE6CBA" w:rsidRPr="00DC6919" w:rsidRDefault="00CE6CBA">
            <w:pPr>
              <w:jc w:val="both"/>
              <w:rPr>
                <w:ins w:id="6098" w:author="Ir Nicole" w:date="2026-06-19T10:37:00Z"/>
                <w:rFonts w:ascii="Times New Roman" w:eastAsia="Times New Roman" w:hAnsi="Times New Roman" w:cs="Times New Roman"/>
                <w:sz w:val="24"/>
                <w:szCs w:val="24"/>
                <w:lang w:val="en-US" w:eastAsia="en-US"/>
              </w:rPr>
              <w:pPrChange w:id="6099" w:author="Ir Nicole" w:date="2026-06-19T12:38:00Z">
                <w:pPr>
                  <w:jc w:val="center"/>
                </w:pPr>
              </w:pPrChange>
            </w:pPr>
          </w:p>
        </w:tc>
        <w:tc>
          <w:tcPr>
            <w:tcW w:w="0" w:type="auto"/>
            <w:vAlign w:val="center"/>
            <w:hideMark/>
            <w:tcPrChange w:id="6100" w:author="Ir Nicole" w:date="2026-06-19T11:08:00Z">
              <w:tcPr>
                <w:tcW w:w="0" w:type="auto"/>
                <w:vAlign w:val="center"/>
                <w:hideMark/>
              </w:tcPr>
            </w:tcPrChange>
          </w:tcPr>
          <w:p w14:paraId="1001632A" w14:textId="77777777" w:rsidR="00CE6CBA" w:rsidRPr="00DC6919" w:rsidRDefault="00CE6CBA">
            <w:pPr>
              <w:jc w:val="both"/>
              <w:rPr>
                <w:ins w:id="6101" w:author="Ir Nicole" w:date="2026-06-19T10:37:00Z"/>
                <w:rFonts w:ascii="Times New Roman" w:eastAsia="Times New Roman" w:hAnsi="Times New Roman" w:cs="Times New Roman"/>
                <w:sz w:val="20"/>
                <w:szCs w:val="20"/>
                <w:lang w:val="en-US" w:eastAsia="en-US"/>
              </w:rPr>
              <w:pPrChange w:id="6102" w:author="Ir Nicole" w:date="2026-06-19T12:38:00Z">
                <w:pPr>
                  <w:jc w:val="center"/>
                </w:pPr>
              </w:pPrChange>
            </w:pPr>
          </w:p>
        </w:tc>
        <w:tc>
          <w:tcPr>
            <w:tcW w:w="0" w:type="auto"/>
            <w:vAlign w:val="center"/>
            <w:hideMark/>
            <w:tcPrChange w:id="6103" w:author="Ir Nicole" w:date="2026-06-19T11:08:00Z">
              <w:tcPr>
                <w:tcW w:w="0" w:type="auto"/>
                <w:vAlign w:val="center"/>
                <w:hideMark/>
              </w:tcPr>
            </w:tcPrChange>
          </w:tcPr>
          <w:p w14:paraId="2045F057" w14:textId="77777777" w:rsidR="00CE6CBA" w:rsidRPr="00DC6919" w:rsidRDefault="00CE6CBA">
            <w:pPr>
              <w:jc w:val="both"/>
              <w:rPr>
                <w:ins w:id="6104" w:author="Ir Nicole" w:date="2026-06-19T10:37:00Z"/>
                <w:rFonts w:ascii="Times New Roman" w:eastAsia="Times New Roman" w:hAnsi="Times New Roman" w:cs="Times New Roman"/>
                <w:sz w:val="20"/>
                <w:szCs w:val="20"/>
                <w:lang w:val="en-US" w:eastAsia="en-US"/>
              </w:rPr>
              <w:pPrChange w:id="6105" w:author="Ir Nicole" w:date="2026-06-19T12:38:00Z">
                <w:pPr>
                  <w:jc w:val="center"/>
                </w:pPr>
              </w:pPrChange>
            </w:pPr>
          </w:p>
        </w:tc>
        <w:tc>
          <w:tcPr>
            <w:tcW w:w="0" w:type="auto"/>
            <w:vAlign w:val="center"/>
            <w:hideMark/>
            <w:tcPrChange w:id="6106" w:author="Ir Nicole" w:date="2026-06-19T11:08:00Z">
              <w:tcPr>
                <w:tcW w:w="0" w:type="auto"/>
                <w:vAlign w:val="center"/>
                <w:hideMark/>
              </w:tcPr>
            </w:tcPrChange>
          </w:tcPr>
          <w:p w14:paraId="36220848" w14:textId="77777777" w:rsidR="00CE6CBA" w:rsidRPr="00DC6919" w:rsidRDefault="00CE6CBA">
            <w:pPr>
              <w:jc w:val="both"/>
              <w:rPr>
                <w:ins w:id="6107" w:author="Ir Nicole" w:date="2026-06-19T10:37:00Z"/>
                <w:rFonts w:ascii="Times New Roman" w:eastAsia="Times New Roman" w:hAnsi="Times New Roman" w:cs="Times New Roman"/>
                <w:sz w:val="20"/>
                <w:szCs w:val="20"/>
                <w:lang w:val="en-US" w:eastAsia="en-US"/>
              </w:rPr>
              <w:pPrChange w:id="6108" w:author="Ir Nicole" w:date="2026-06-19T12:38:00Z">
                <w:pPr>
                  <w:jc w:val="center"/>
                </w:pPr>
              </w:pPrChange>
            </w:pPr>
          </w:p>
        </w:tc>
        <w:tc>
          <w:tcPr>
            <w:tcW w:w="0" w:type="auto"/>
            <w:vAlign w:val="center"/>
            <w:hideMark/>
            <w:tcPrChange w:id="6109" w:author="Ir Nicole" w:date="2026-06-19T11:08:00Z">
              <w:tcPr>
                <w:tcW w:w="0" w:type="auto"/>
                <w:vAlign w:val="center"/>
                <w:hideMark/>
              </w:tcPr>
            </w:tcPrChange>
          </w:tcPr>
          <w:p w14:paraId="52A4815B" w14:textId="77777777" w:rsidR="00CE6CBA" w:rsidRPr="00DC6919" w:rsidRDefault="00CE6CBA">
            <w:pPr>
              <w:jc w:val="both"/>
              <w:rPr>
                <w:ins w:id="6110" w:author="Ir Nicole" w:date="2026-06-19T10:37:00Z"/>
                <w:rFonts w:ascii="Times New Roman" w:eastAsia="Times New Roman" w:hAnsi="Times New Roman" w:cs="Times New Roman"/>
                <w:sz w:val="20"/>
                <w:szCs w:val="20"/>
                <w:lang w:val="en-US" w:eastAsia="en-US"/>
              </w:rPr>
              <w:pPrChange w:id="6111" w:author="Ir Nicole" w:date="2026-06-19T12:38:00Z">
                <w:pPr>
                  <w:jc w:val="center"/>
                </w:pPr>
              </w:pPrChange>
            </w:pPr>
          </w:p>
        </w:tc>
        <w:tc>
          <w:tcPr>
            <w:tcW w:w="0" w:type="auto"/>
            <w:vAlign w:val="center"/>
            <w:hideMark/>
            <w:tcPrChange w:id="6112" w:author="Ir Nicole" w:date="2026-06-19T11:08:00Z">
              <w:tcPr>
                <w:tcW w:w="0" w:type="auto"/>
                <w:vAlign w:val="center"/>
                <w:hideMark/>
              </w:tcPr>
            </w:tcPrChange>
          </w:tcPr>
          <w:p w14:paraId="0C0359AD" w14:textId="77777777" w:rsidR="00CE6CBA" w:rsidRPr="00DC6919" w:rsidRDefault="00CE6CBA">
            <w:pPr>
              <w:jc w:val="both"/>
              <w:rPr>
                <w:ins w:id="6113" w:author="Ir Nicole" w:date="2026-06-19T10:37:00Z"/>
                <w:rFonts w:ascii="Times New Roman" w:eastAsia="Times New Roman" w:hAnsi="Times New Roman" w:cs="Times New Roman"/>
                <w:sz w:val="20"/>
                <w:szCs w:val="20"/>
                <w:lang w:val="en-US" w:eastAsia="en-US"/>
              </w:rPr>
              <w:pPrChange w:id="6114" w:author="Ir Nicole" w:date="2026-06-19T12:38:00Z">
                <w:pPr>
                  <w:jc w:val="center"/>
                </w:pPr>
              </w:pPrChange>
            </w:pPr>
          </w:p>
        </w:tc>
        <w:tc>
          <w:tcPr>
            <w:tcW w:w="0" w:type="auto"/>
            <w:vAlign w:val="center"/>
            <w:hideMark/>
            <w:tcPrChange w:id="6115" w:author="Ir Nicole" w:date="2026-06-19T11:08:00Z">
              <w:tcPr>
                <w:tcW w:w="0" w:type="auto"/>
                <w:vAlign w:val="center"/>
                <w:hideMark/>
              </w:tcPr>
            </w:tcPrChange>
          </w:tcPr>
          <w:p w14:paraId="7793FE9D" w14:textId="77777777" w:rsidR="00CE6CBA" w:rsidRPr="00DC6919" w:rsidRDefault="00CE6CBA">
            <w:pPr>
              <w:jc w:val="both"/>
              <w:rPr>
                <w:ins w:id="6116" w:author="Ir Nicole" w:date="2026-06-19T10:37:00Z"/>
                <w:rFonts w:ascii="Times New Roman" w:eastAsia="Times New Roman" w:hAnsi="Times New Roman" w:cs="Times New Roman"/>
                <w:sz w:val="20"/>
                <w:szCs w:val="20"/>
                <w:lang w:val="en-US" w:eastAsia="en-US"/>
              </w:rPr>
              <w:pPrChange w:id="6117" w:author="Ir Nicole" w:date="2026-06-19T12:38:00Z">
                <w:pPr>
                  <w:jc w:val="center"/>
                </w:pPr>
              </w:pPrChange>
            </w:pPr>
          </w:p>
        </w:tc>
        <w:tc>
          <w:tcPr>
            <w:tcW w:w="0" w:type="auto"/>
            <w:vAlign w:val="center"/>
            <w:hideMark/>
            <w:tcPrChange w:id="6118" w:author="Ir Nicole" w:date="2026-06-19T11:08:00Z">
              <w:tcPr>
                <w:tcW w:w="0" w:type="auto"/>
                <w:vAlign w:val="center"/>
                <w:hideMark/>
              </w:tcPr>
            </w:tcPrChange>
          </w:tcPr>
          <w:p w14:paraId="039BB2CB" w14:textId="77777777" w:rsidR="00CE6CBA" w:rsidRPr="00DC6919" w:rsidRDefault="00CE6CBA">
            <w:pPr>
              <w:jc w:val="both"/>
              <w:rPr>
                <w:ins w:id="6119" w:author="Ir Nicole" w:date="2026-06-19T10:37:00Z"/>
                <w:rFonts w:ascii="Times New Roman" w:eastAsia="Times New Roman" w:hAnsi="Times New Roman" w:cs="Times New Roman"/>
                <w:sz w:val="20"/>
                <w:szCs w:val="20"/>
                <w:lang w:val="en-US" w:eastAsia="en-US"/>
              </w:rPr>
              <w:pPrChange w:id="6120" w:author="Ir Nicole" w:date="2026-06-19T12:38:00Z">
                <w:pPr>
                  <w:jc w:val="center"/>
                </w:pPr>
              </w:pPrChange>
            </w:pPr>
          </w:p>
        </w:tc>
        <w:tc>
          <w:tcPr>
            <w:tcW w:w="499" w:type="dxa"/>
            <w:tcPrChange w:id="6121" w:author="Ir Nicole" w:date="2026-06-19T11:08:00Z">
              <w:tcPr>
                <w:tcW w:w="529" w:type="dxa"/>
              </w:tcPr>
            </w:tcPrChange>
          </w:tcPr>
          <w:p w14:paraId="5617BE29" w14:textId="77777777" w:rsidR="00CE6CBA" w:rsidRPr="00DC6919" w:rsidRDefault="00CE6CBA">
            <w:pPr>
              <w:jc w:val="both"/>
              <w:rPr>
                <w:ins w:id="6122" w:author="Ir Nicole" w:date="2026-06-19T11:08:00Z"/>
                <w:rFonts w:ascii="Times New Roman" w:eastAsia="Times New Roman" w:hAnsi="Times New Roman" w:cs="Times New Roman"/>
                <w:sz w:val="20"/>
                <w:szCs w:val="20"/>
                <w:lang w:val="en-US" w:eastAsia="en-US"/>
              </w:rPr>
              <w:pPrChange w:id="6123" w:author="Ir Nicole" w:date="2026-06-19T12:38:00Z">
                <w:pPr>
                  <w:jc w:val="center"/>
                </w:pPr>
              </w:pPrChange>
            </w:pPr>
          </w:p>
        </w:tc>
        <w:tc>
          <w:tcPr>
            <w:tcW w:w="484" w:type="dxa"/>
            <w:vAlign w:val="center"/>
            <w:hideMark/>
            <w:tcPrChange w:id="6124" w:author="Ir Nicole" w:date="2026-06-19T11:08:00Z">
              <w:tcPr>
                <w:tcW w:w="484" w:type="dxa"/>
                <w:vAlign w:val="center"/>
                <w:hideMark/>
              </w:tcPr>
            </w:tcPrChange>
          </w:tcPr>
          <w:p w14:paraId="0726BCA3" w14:textId="28B22A91" w:rsidR="00CE6CBA" w:rsidRPr="00DC6919" w:rsidRDefault="00CE6CBA">
            <w:pPr>
              <w:jc w:val="both"/>
              <w:rPr>
                <w:ins w:id="6125" w:author="Ir Nicole" w:date="2026-06-19T10:37:00Z"/>
                <w:rFonts w:ascii="Times New Roman" w:eastAsia="Times New Roman" w:hAnsi="Times New Roman" w:cs="Times New Roman"/>
                <w:sz w:val="20"/>
                <w:szCs w:val="20"/>
                <w:lang w:val="en-US" w:eastAsia="en-US"/>
              </w:rPr>
              <w:pPrChange w:id="6126" w:author="Ir Nicole" w:date="2026-06-19T12:38:00Z">
                <w:pPr>
                  <w:jc w:val="center"/>
                </w:pPr>
              </w:pPrChange>
            </w:pPr>
          </w:p>
        </w:tc>
      </w:tr>
      <w:tr w:rsidR="00CE6CBA" w:rsidRPr="00DC6919" w14:paraId="2F5F4C6B" w14:textId="77777777" w:rsidTr="00CE6CBA">
        <w:trPr>
          <w:tblCellSpacing w:w="15" w:type="dxa"/>
          <w:ins w:id="6127" w:author="Ir Nicole" w:date="2026-06-19T10:37:00Z"/>
          <w:trPrChange w:id="6128" w:author="Ir Nicole" w:date="2026-06-19T11:08:00Z">
            <w:trPr>
              <w:tblCellSpacing w:w="15" w:type="dxa"/>
            </w:trPr>
          </w:trPrChange>
        </w:trPr>
        <w:tc>
          <w:tcPr>
            <w:tcW w:w="0" w:type="auto"/>
            <w:vAlign w:val="center"/>
            <w:hideMark/>
            <w:tcPrChange w:id="6129" w:author="Ir Nicole" w:date="2026-06-19T11:08:00Z">
              <w:tcPr>
                <w:tcW w:w="0" w:type="auto"/>
                <w:vAlign w:val="center"/>
                <w:hideMark/>
              </w:tcPr>
            </w:tcPrChange>
          </w:tcPr>
          <w:p w14:paraId="762921FE" w14:textId="77777777" w:rsidR="00CE6CBA" w:rsidRPr="00DC6919" w:rsidRDefault="00CE6CBA">
            <w:pPr>
              <w:jc w:val="both"/>
              <w:rPr>
                <w:ins w:id="6130" w:author="Ir Nicole" w:date="2026-06-19T10:37:00Z"/>
                <w:rFonts w:ascii="Times New Roman" w:eastAsia="Times New Roman" w:hAnsi="Times New Roman" w:cs="Times New Roman"/>
                <w:sz w:val="24"/>
                <w:szCs w:val="24"/>
                <w:lang w:val="en-US" w:eastAsia="en-US"/>
              </w:rPr>
              <w:pPrChange w:id="6131" w:author="Ir Nicole" w:date="2026-06-19T12:38:00Z">
                <w:pPr/>
              </w:pPrChange>
            </w:pPr>
            <w:ins w:id="6132" w:author="Ir Nicole" w:date="2026-06-19T10:37:00Z">
              <w:r w:rsidRPr="00DC6919">
                <w:rPr>
                  <w:rFonts w:ascii="Times New Roman" w:eastAsia="Times New Roman" w:hAnsi="Times New Roman" w:cs="Times New Roman"/>
                  <w:b/>
                  <w:bCs/>
                  <w:sz w:val="24"/>
                  <w:szCs w:val="24"/>
                  <w:lang w:val="en-US" w:eastAsia="en-US"/>
                </w:rPr>
                <w:t xml:space="preserve">5. </w:t>
              </w:r>
              <w:proofErr w:type="spellStart"/>
              <w:r w:rsidRPr="00DC6919">
                <w:rPr>
                  <w:rFonts w:ascii="Times New Roman" w:eastAsia="Times New Roman" w:hAnsi="Times New Roman" w:cs="Times New Roman"/>
                  <w:b/>
                  <w:bCs/>
                  <w:sz w:val="24"/>
                  <w:szCs w:val="24"/>
                  <w:lang w:val="en-US" w:eastAsia="en-US"/>
                </w:rPr>
                <w:t>Intégration</w:t>
              </w:r>
              <w:proofErr w:type="spellEnd"/>
              <w:r w:rsidRPr="00DC6919">
                <w:rPr>
                  <w:rFonts w:ascii="Times New Roman" w:eastAsia="Times New Roman" w:hAnsi="Times New Roman" w:cs="Times New Roman"/>
                  <w:b/>
                  <w:bCs/>
                  <w:sz w:val="24"/>
                  <w:szCs w:val="24"/>
                  <w:lang w:val="en-US" w:eastAsia="en-US"/>
                </w:rPr>
                <w:t xml:space="preserve"> et validation</w:t>
              </w:r>
            </w:ins>
          </w:p>
        </w:tc>
        <w:tc>
          <w:tcPr>
            <w:tcW w:w="0" w:type="auto"/>
            <w:vAlign w:val="center"/>
            <w:hideMark/>
            <w:tcPrChange w:id="6133" w:author="Ir Nicole" w:date="2026-06-19T11:08:00Z">
              <w:tcPr>
                <w:tcW w:w="0" w:type="auto"/>
                <w:vAlign w:val="center"/>
                <w:hideMark/>
              </w:tcPr>
            </w:tcPrChange>
          </w:tcPr>
          <w:p w14:paraId="230A0FBA" w14:textId="77777777" w:rsidR="00CE6CBA" w:rsidRPr="00DC6919" w:rsidRDefault="00CE6CBA">
            <w:pPr>
              <w:jc w:val="both"/>
              <w:rPr>
                <w:ins w:id="6134" w:author="Ir Nicole" w:date="2026-06-19T10:37:00Z"/>
                <w:rFonts w:ascii="Times New Roman" w:eastAsia="Times New Roman" w:hAnsi="Times New Roman" w:cs="Times New Roman"/>
                <w:sz w:val="24"/>
                <w:szCs w:val="24"/>
                <w:lang w:val="en-US" w:eastAsia="en-US"/>
              </w:rPr>
              <w:pPrChange w:id="6135" w:author="Ir Nicole" w:date="2026-06-19T12:38:00Z">
                <w:pPr/>
              </w:pPrChange>
            </w:pPr>
          </w:p>
        </w:tc>
        <w:tc>
          <w:tcPr>
            <w:tcW w:w="0" w:type="auto"/>
            <w:vAlign w:val="center"/>
            <w:hideMark/>
            <w:tcPrChange w:id="6136" w:author="Ir Nicole" w:date="2026-06-19T11:08:00Z">
              <w:tcPr>
                <w:tcW w:w="0" w:type="auto"/>
                <w:vAlign w:val="center"/>
                <w:hideMark/>
              </w:tcPr>
            </w:tcPrChange>
          </w:tcPr>
          <w:p w14:paraId="540A0F30" w14:textId="77777777" w:rsidR="00CE6CBA" w:rsidRPr="00DC6919" w:rsidRDefault="00CE6CBA">
            <w:pPr>
              <w:jc w:val="both"/>
              <w:rPr>
                <w:ins w:id="6137" w:author="Ir Nicole" w:date="2026-06-19T10:37:00Z"/>
                <w:rFonts w:ascii="Times New Roman" w:eastAsia="Times New Roman" w:hAnsi="Times New Roman" w:cs="Times New Roman"/>
                <w:sz w:val="20"/>
                <w:szCs w:val="20"/>
                <w:lang w:val="en-US" w:eastAsia="en-US"/>
              </w:rPr>
              <w:pPrChange w:id="6138" w:author="Ir Nicole" w:date="2026-06-19T12:38:00Z">
                <w:pPr>
                  <w:jc w:val="center"/>
                </w:pPr>
              </w:pPrChange>
            </w:pPr>
          </w:p>
        </w:tc>
        <w:tc>
          <w:tcPr>
            <w:tcW w:w="0" w:type="auto"/>
            <w:vAlign w:val="center"/>
            <w:hideMark/>
            <w:tcPrChange w:id="6139" w:author="Ir Nicole" w:date="2026-06-19T11:08:00Z">
              <w:tcPr>
                <w:tcW w:w="0" w:type="auto"/>
                <w:vAlign w:val="center"/>
                <w:hideMark/>
              </w:tcPr>
            </w:tcPrChange>
          </w:tcPr>
          <w:p w14:paraId="20F57C41" w14:textId="77777777" w:rsidR="00CE6CBA" w:rsidRPr="00DC6919" w:rsidRDefault="00CE6CBA">
            <w:pPr>
              <w:jc w:val="both"/>
              <w:rPr>
                <w:ins w:id="6140" w:author="Ir Nicole" w:date="2026-06-19T10:37:00Z"/>
                <w:rFonts w:ascii="Times New Roman" w:eastAsia="Times New Roman" w:hAnsi="Times New Roman" w:cs="Times New Roman"/>
                <w:sz w:val="20"/>
                <w:szCs w:val="20"/>
                <w:lang w:val="en-US" w:eastAsia="en-US"/>
              </w:rPr>
              <w:pPrChange w:id="6141" w:author="Ir Nicole" w:date="2026-06-19T12:38:00Z">
                <w:pPr>
                  <w:jc w:val="center"/>
                </w:pPr>
              </w:pPrChange>
            </w:pPr>
          </w:p>
        </w:tc>
        <w:tc>
          <w:tcPr>
            <w:tcW w:w="0" w:type="auto"/>
            <w:vAlign w:val="center"/>
            <w:hideMark/>
            <w:tcPrChange w:id="6142" w:author="Ir Nicole" w:date="2026-06-19T11:08:00Z">
              <w:tcPr>
                <w:tcW w:w="0" w:type="auto"/>
                <w:vAlign w:val="center"/>
                <w:hideMark/>
              </w:tcPr>
            </w:tcPrChange>
          </w:tcPr>
          <w:p w14:paraId="04AC9EF6" w14:textId="77777777" w:rsidR="00CE6CBA" w:rsidRPr="00DC6919" w:rsidRDefault="00CE6CBA">
            <w:pPr>
              <w:jc w:val="both"/>
              <w:rPr>
                <w:ins w:id="6143" w:author="Ir Nicole" w:date="2026-06-19T10:37:00Z"/>
                <w:rFonts w:ascii="Times New Roman" w:eastAsia="Times New Roman" w:hAnsi="Times New Roman" w:cs="Times New Roman"/>
                <w:sz w:val="20"/>
                <w:szCs w:val="20"/>
                <w:lang w:val="en-US" w:eastAsia="en-US"/>
              </w:rPr>
              <w:pPrChange w:id="6144" w:author="Ir Nicole" w:date="2026-06-19T12:38:00Z">
                <w:pPr>
                  <w:jc w:val="center"/>
                </w:pPr>
              </w:pPrChange>
            </w:pPr>
          </w:p>
        </w:tc>
        <w:tc>
          <w:tcPr>
            <w:tcW w:w="0" w:type="auto"/>
            <w:vAlign w:val="center"/>
            <w:hideMark/>
            <w:tcPrChange w:id="6145" w:author="Ir Nicole" w:date="2026-06-19T11:08:00Z">
              <w:tcPr>
                <w:tcW w:w="0" w:type="auto"/>
                <w:vAlign w:val="center"/>
                <w:hideMark/>
              </w:tcPr>
            </w:tcPrChange>
          </w:tcPr>
          <w:p w14:paraId="6D5AF292" w14:textId="77777777" w:rsidR="00CE6CBA" w:rsidRPr="00DC6919" w:rsidRDefault="00CE6CBA">
            <w:pPr>
              <w:jc w:val="both"/>
              <w:rPr>
                <w:ins w:id="6146" w:author="Ir Nicole" w:date="2026-06-19T10:37:00Z"/>
                <w:rFonts w:ascii="Times New Roman" w:eastAsia="Times New Roman" w:hAnsi="Times New Roman" w:cs="Times New Roman"/>
                <w:sz w:val="24"/>
                <w:szCs w:val="24"/>
                <w:lang w:val="en-US" w:eastAsia="en-US"/>
              </w:rPr>
              <w:pPrChange w:id="6147" w:author="Ir Nicole" w:date="2026-06-19T12:38:00Z">
                <w:pPr>
                  <w:jc w:val="center"/>
                </w:pPr>
              </w:pPrChange>
            </w:pPr>
            <w:ins w:id="6148"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149" w:author="Ir Nicole" w:date="2026-06-19T11:08:00Z">
              <w:tcPr>
                <w:tcW w:w="0" w:type="auto"/>
                <w:vAlign w:val="center"/>
                <w:hideMark/>
              </w:tcPr>
            </w:tcPrChange>
          </w:tcPr>
          <w:p w14:paraId="5518B583" w14:textId="77777777" w:rsidR="00CE6CBA" w:rsidRPr="00DC6919" w:rsidRDefault="00CE6CBA">
            <w:pPr>
              <w:jc w:val="both"/>
              <w:rPr>
                <w:ins w:id="6150" w:author="Ir Nicole" w:date="2026-06-19T10:37:00Z"/>
                <w:rFonts w:ascii="Times New Roman" w:eastAsia="Times New Roman" w:hAnsi="Times New Roman" w:cs="Times New Roman"/>
                <w:sz w:val="24"/>
                <w:szCs w:val="24"/>
                <w:lang w:val="en-US" w:eastAsia="en-US"/>
              </w:rPr>
              <w:pPrChange w:id="6151" w:author="Ir Nicole" w:date="2026-06-19T12:38:00Z">
                <w:pPr>
                  <w:jc w:val="center"/>
                </w:pPr>
              </w:pPrChange>
            </w:pPr>
          </w:p>
        </w:tc>
        <w:tc>
          <w:tcPr>
            <w:tcW w:w="0" w:type="auto"/>
            <w:vAlign w:val="center"/>
            <w:hideMark/>
            <w:tcPrChange w:id="6152" w:author="Ir Nicole" w:date="2026-06-19T11:08:00Z">
              <w:tcPr>
                <w:tcW w:w="0" w:type="auto"/>
                <w:vAlign w:val="center"/>
                <w:hideMark/>
              </w:tcPr>
            </w:tcPrChange>
          </w:tcPr>
          <w:p w14:paraId="2FF840C7" w14:textId="77777777" w:rsidR="00CE6CBA" w:rsidRPr="00DC6919" w:rsidRDefault="00CE6CBA">
            <w:pPr>
              <w:jc w:val="both"/>
              <w:rPr>
                <w:ins w:id="6153" w:author="Ir Nicole" w:date="2026-06-19T10:37:00Z"/>
                <w:rFonts w:ascii="Times New Roman" w:eastAsia="Times New Roman" w:hAnsi="Times New Roman" w:cs="Times New Roman"/>
                <w:sz w:val="20"/>
                <w:szCs w:val="20"/>
                <w:lang w:val="en-US" w:eastAsia="en-US"/>
              </w:rPr>
              <w:pPrChange w:id="6154" w:author="Ir Nicole" w:date="2026-06-19T12:38:00Z">
                <w:pPr>
                  <w:jc w:val="center"/>
                </w:pPr>
              </w:pPrChange>
            </w:pPr>
          </w:p>
        </w:tc>
        <w:tc>
          <w:tcPr>
            <w:tcW w:w="0" w:type="auto"/>
            <w:vAlign w:val="center"/>
            <w:hideMark/>
            <w:tcPrChange w:id="6155" w:author="Ir Nicole" w:date="2026-06-19T11:08:00Z">
              <w:tcPr>
                <w:tcW w:w="0" w:type="auto"/>
                <w:vAlign w:val="center"/>
                <w:hideMark/>
              </w:tcPr>
            </w:tcPrChange>
          </w:tcPr>
          <w:p w14:paraId="61D9D221" w14:textId="77777777" w:rsidR="00CE6CBA" w:rsidRPr="00DC6919" w:rsidRDefault="00CE6CBA">
            <w:pPr>
              <w:jc w:val="both"/>
              <w:rPr>
                <w:ins w:id="6156" w:author="Ir Nicole" w:date="2026-06-19T10:37:00Z"/>
                <w:rFonts w:ascii="Times New Roman" w:eastAsia="Times New Roman" w:hAnsi="Times New Roman" w:cs="Times New Roman"/>
                <w:sz w:val="20"/>
                <w:szCs w:val="20"/>
                <w:lang w:val="en-US" w:eastAsia="en-US"/>
              </w:rPr>
              <w:pPrChange w:id="6157" w:author="Ir Nicole" w:date="2026-06-19T12:38:00Z">
                <w:pPr>
                  <w:jc w:val="center"/>
                </w:pPr>
              </w:pPrChange>
            </w:pPr>
          </w:p>
        </w:tc>
        <w:tc>
          <w:tcPr>
            <w:tcW w:w="0" w:type="auto"/>
            <w:vAlign w:val="center"/>
            <w:hideMark/>
            <w:tcPrChange w:id="6158" w:author="Ir Nicole" w:date="2026-06-19T11:08:00Z">
              <w:tcPr>
                <w:tcW w:w="0" w:type="auto"/>
                <w:vAlign w:val="center"/>
                <w:hideMark/>
              </w:tcPr>
            </w:tcPrChange>
          </w:tcPr>
          <w:p w14:paraId="7C5F32E5" w14:textId="77777777" w:rsidR="00CE6CBA" w:rsidRPr="00DC6919" w:rsidRDefault="00CE6CBA">
            <w:pPr>
              <w:jc w:val="both"/>
              <w:rPr>
                <w:ins w:id="6159" w:author="Ir Nicole" w:date="2026-06-19T10:37:00Z"/>
                <w:rFonts w:ascii="Times New Roman" w:eastAsia="Times New Roman" w:hAnsi="Times New Roman" w:cs="Times New Roman"/>
                <w:sz w:val="20"/>
                <w:szCs w:val="20"/>
                <w:lang w:val="en-US" w:eastAsia="en-US"/>
              </w:rPr>
              <w:pPrChange w:id="6160" w:author="Ir Nicole" w:date="2026-06-19T12:38:00Z">
                <w:pPr>
                  <w:jc w:val="center"/>
                </w:pPr>
              </w:pPrChange>
            </w:pPr>
          </w:p>
        </w:tc>
        <w:tc>
          <w:tcPr>
            <w:tcW w:w="0" w:type="auto"/>
            <w:vAlign w:val="center"/>
            <w:hideMark/>
            <w:tcPrChange w:id="6161" w:author="Ir Nicole" w:date="2026-06-19T11:08:00Z">
              <w:tcPr>
                <w:tcW w:w="0" w:type="auto"/>
                <w:vAlign w:val="center"/>
                <w:hideMark/>
              </w:tcPr>
            </w:tcPrChange>
          </w:tcPr>
          <w:p w14:paraId="6B308582" w14:textId="77777777" w:rsidR="00CE6CBA" w:rsidRPr="00DC6919" w:rsidRDefault="00CE6CBA">
            <w:pPr>
              <w:jc w:val="both"/>
              <w:rPr>
                <w:ins w:id="6162" w:author="Ir Nicole" w:date="2026-06-19T10:37:00Z"/>
                <w:rFonts w:ascii="Times New Roman" w:eastAsia="Times New Roman" w:hAnsi="Times New Roman" w:cs="Times New Roman"/>
                <w:sz w:val="20"/>
                <w:szCs w:val="20"/>
                <w:lang w:val="en-US" w:eastAsia="en-US"/>
              </w:rPr>
              <w:pPrChange w:id="6163" w:author="Ir Nicole" w:date="2026-06-19T12:38:00Z">
                <w:pPr>
                  <w:jc w:val="center"/>
                </w:pPr>
              </w:pPrChange>
            </w:pPr>
          </w:p>
        </w:tc>
        <w:tc>
          <w:tcPr>
            <w:tcW w:w="0" w:type="auto"/>
            <w:vAlign w:val="center"/>
            <w:hideMark/>
            <w:tcPrChange w:id="6164" w:author="Ir Nicole" w:date="2026-06-19T11:08:00Z">
              <w:tcPr>
                <w:tcW w:w="0" w:type="auto"/>
                <w:vAlign w:val="center"/>
                <w:hideMark/>
              </w:tcPr>
            </w:tcPrChange>
          </w:tcPr>
          <w:p w14:paraId="3F7EB20E" w14:textId="77777777" w:rsidR="00CE6CBA" w:rsidRPr="00DC6919" w:rsidRDefault="00CE6CBA">
            <w:pPr>
              <w:jc w:val="both"/>
              <w:rPr>
                <w:ins w:id="6165" w:author="Ir Nicole" w:date="2026-06-19T10:37:00Z"/>
                <w:rFonts w:ascii="Times New Roman" w:eastAsia="Times New Roman" w:hAnsi="Times New Roman" w:cs="Times New Roman"/>
                <w:sz w:val="20"/>
                <w:szCs w:val="20"/>
                <w:lang w:val="en-US" w:eastAsia="en-US"/>
              </w:rPr>
              <w:pPrChange w:id="6166" w:author="Ir Nicole" w:date="2026-06-19T12:38:00Z">
                <w:pPr>
                  <w:jc w:val="center"/>
                </w:pPr>
              </w:pPrChange>
            </w:pPr>
          </w:p>
        </w:tc>
        <w:tc>
          <w:tcPr>
            <w:tcW w:w="0" w:type="auto"/>
            <w:vAlign w:val="center"/>
            <w:hideMark/>
            <w:tcPrChange w:id="6167" w:author="Ir Nicole" w:date="2026-06-19T11:08:00Z">
              <w:tcPr>
                <w:tcW w:w="0" w:type="auto"/>
                <w:vAlign w:val="center"/>
                <w:hideMark/>
              </w:tcPr>
            </w:tcPrChange>
          </w:tcPr>
          <w:p w14:paraId="7A81973A" w14:textId="77777777" w:rsidR="00CE6CBA" w:rsidRPr="00DC6919" w:rsidRDefault="00CE6CBA">
            <w:pPr>
              <w:jc w:val="both"/>
              <w:rPr>
                <w:ins w:id="6168" w:author="Ir Nicole" w:date="2026-06-19T10:37:00Z"/>
                <w:rFonts w:ascii="Times New Roman" w:eastAsia="Times New Roman" w:hAnsi="Times New Roman" w:cs="Times New Roman"/>
                <w:sz w:val="20"/>
                <w:szCs w:val="20"/>
                <w:lang w:val="en-US" w:eastAsia="en-US"/>
              </w:rPr>
              <w:pPrChange w:id="6169" w:author="Ir Nicole" w:date="2026-06-19T12:38:00Z">
                <w:pPr>
                  <w:jc w:val="center"/>
                </w:pPr>
              </w:pPrChange>
            </w:pPr>
          </w:p>
        </w:tc>
        <w:tc>
          <w:tcPr>
            <w:tcW w:w="499" w:type="dxa"/>
            <w:tcPrChange w:id="6170" w:author="Ir Nicole" w:date="2026-06-19T11:08:00Z">
              <w:tcPr>
                <w:tcW w:w="529" w:type="dxa"/>
              </w:tcPr>
            </w:tcPrChange>
          </w:tcPr>
          <w:p w14:paraId="2903000D" w14:textId="77777777" w:rsidR="00CE6CBA" w:rsidRPr="00DC6919" w:rsidRDefault="00CE6CBA">
            <w:pPr>
              <w:jc w:val="both"/>
              <w:rPr>
                <w:ins w:id="6171" w:author="Ir Nicole" w:date="2026-06-19T11:08:00Z"/>
                <w:rFonts w:ascii="Times New Roman" w:eastAsia="Times New Roman" w:hAnsi="Times New Roman" w:cs="Times New Roman"/>
                <w:sz w:val="20"/>
                <w:szCs w:val="20"/>
                <w:lang w:val="en-US" w:eastAsia="en-US"/>
              </w:rPr>
              <w:pPrChange w:id="6172" w:author="Ir Nicole" w:date="2026-06-19T12:38:00Z">
                <w:pPr>
                  <w:jc w:val="center"/>
                </w:pPr>
              </w:pPrChange>
            </w:pPr>
          </w:p>
        </w:tc>
        <w:tc>
          <w:tcPr>
            <w:tcW w:w="484" w:type="dxa"/>
            <w:vAlign w:val="center"/>
            <w:hideMark/>
            <w:tcPrChange w:id="6173" w:author="Ir Nicole" w:date="2026-06-19T11:08:00Z">
              <w:tcPr>
                <w:tcW w:w="484" w:type="dxa"/>
                <w:vAlign w:val="center"/>
                <w:hideMark/>
              </w:tcPr>
            </w:tcPrChange>
          </w:tcPr>
          <w:p w14:paraId="58938B99" w14:textId="67E721A7" w:rsidR="00CE6CBA" w:rsidRPr="00DC6919" w:rsidRDefault="00CE6CBA">
            <w:pPr>
              <w:jc w:val="both"/>
              <w:rPr>
                <w:ins w:id="6174" w:author="Ir Nicole" w:date="2026-06-19T10:37:00Z"/>
                <w:rFonts w:ascii="Times New Roman" w:eastAsia="Times New Roman" w:hAnsi="Times New Roman" w:cs="Times New Roman"/>
                <w:sz w:val="20"/>
                <w:szCs w:val="20"/>
                <w:lang w:val="en-US" w:eastAsia="en-US"/>
              </w:rPr>
              <w:pPrChange w:id="6175" w:author="Ir Nicole" w:date="2026-06-19T12:38:00Z">
                <w:pPr>
                  <w:jc w:val="center"/>
                </w:pPr>
              </w:pPrChange>
            </w:pPr>
          </w:p>
        </w:tc>
      </w:tr>
      <w:tr w:rsidR="00CE6CBA" w:rsidRPr="00DC6919" w14:paraId="065021A6" w14:textId="77777777" w:rsidTr="00CE6CBA">
        <w:trPr>
          <w:tblCellSpacing w:w="15" w:type="dxa"/>
          <w:ins w:id="6176" w:author="Ir Nicole" w:date="2026-06-19T10:37:00Z"/>
          <w:trPrChange w:id="6177" w:author="Ir Nicole" w:date="2026-06-19T11:08:00Z">
            <w:trPr>
              <w:tblCellSpacing w:w="15" w:type="dxa"/>
            </w:trPr>
          </w:trPrChange>
        </w:trPr>
        <w:tc>
          <w:tcPr>
            <w:tcW w:w="0" w:type="auto"/>
            <w:vAlign w:val="center"/>
            <w:hideMark/>
            <w:tcPrChange w:id="6178" w:author="Ir Nicole" w:date="2026-06-19T11:08:00Z">
              <w:tcPr>
                <w:tcW w:w="0" w:type="auto"/>
                <w:vAlign w:val="center"/>
                <w:hideMark/>
              </w:tcPr>
            </w:tcPrChange>
          </w:tcPr>
          <w:p w14:paraId="7603648F" w14:textId="77777777" w:rsidR="00CE6CBA" w:rsidRPr="00DC6919" w:rsidRDefault="00CE6CBA">
            <w:pPr>
              <w:jc w:val="both"/>
              <w:rPr>
                <w:ins w:id="6179" w:author="Ir Nicole" w:date="2026-06-19T10:37:00Z"/>
                <w:rFonts w:ascii="Times New Roman" w:eastAsia="Times New Roman" w:hAnsi="Times New Roman" w:cs="Times New Roman"/>
                <w:sz w:val="24"/>
                <w:szCs w:val="24"/>
                <w:lang w:val="en-US" w:eastAsia="en-US"/>
              </w:rPr>
              <w:pPrChange w:id="6180" w:author="Ir Nicole" w:date="2026-06-19T12:38:00Z">
                <w:pPr/>
              </w:pPrChange>
            </w:pPr>
            <w:ins w:id="6181" w:author="Ir Nicole" w:date="2026-06-19T10:37:00Z">
              <w:r w:rsidRPr="00DC6919">
                <w:rPr>
                  <w:rFonts w:ascii="Times New Roman" w:eastAsia="Times New Roman" w:hAnsi="Times New Roman" w:cs="Times New Roman"/>
                  <w:b/>
                  <w:bCs/>
                  <w:sz w:val="24"/>
                  <w:szCs w:val="24"/>
                  <w:lang w:val="en-US" w:eastAsia="en-US"/>
                </w:rPr>
                <w:t xml:space="preserve">6. </w:t>
              </w:r>
              <w:proofErr w:type="spellStart"/>
              <w:r w:rsidRPr="00DC6919">
                <w:rPr>
                  <w:rFonts w:ascii="Times New Roman" w:eastAsia="Times New Roman" w:hAnsi="Times New Roman" w:cs="Times New Roman"/>
                  <w:b/>
                  <w:bCs/>
                  <w:sz w:val="24"/>
                  <w:szCs w:val="24"/>
                  <w:lang w:val="en-US" w:eastAsia="en-US"/>
                </w:rPr>
                <w:t>Déploiement</w:t>
              </w:r>
              <w:proofErr w:type="spellEnd"/>
              <w:r w:rsidRPr="00DC6919">
                <w:rPr>
                  <w:rFonts w:ascii="Times New Roman" w:eastAsia="Times New Roman" w:hAnsi="Times New Roman" w:cs="Times New Roman"/>
                  <w:b/>
                  <w:bCs/>
                  <w:sz w:val="24"/>
                  <w:szCs w:val="24"/>
                  <w:lang w:val="en-US" w:eastAsia="en-US"/>
                </w:rPr>
                <w:t xml:space="preserve"> et formation</w:t>
              </w:r>
            </w:ins>
          </w:p>
        </w:tc>
        <w:tc>
          <w:tcPr>
            <w:tcW w:w="0" w:type="auto"/>
            <w:vAlign w:val="center"/>
            <w:hideMark/>
            <w:tcPrChange w:id="6182" w:author="Ir Nicole" w:date="2026-06-19T11:08:00Z">
              <w:tcPr>
                <w:tcW w:w="0" w:type="auto"/>
                <w:vAlign w:val="center"/>
                <w:hideMark/>
              </w:tcPr>
            </w:tcPrChange>
          </w:tcPr>
          <w:p w14:paraId="7B35AAEC" w14:textId="77777777" w:rsidR="00CE6CBA" w:rsidRPr="00DC6919" w:rsidRDefault="00CE6CBA">
            <w:pPr>
              <w:jc w:val="both"/>
              <w:rPr>
                <w:ins w:id="6183" w:author="Ir Nicole" w:date="2026-06-19T10:37:00Z"/>
                <w:rFonts w:ascii="Times New Roman" w:eastAsia="Times New Roman" w:hAnsi="Times New Roman" w:cs="Times New Roman"/>
                <w:sz w:val="24"/>
                <w:szCs w:val="24"/>
                <w:lang w:val="en-US" w:eastAsia="en-US"/>
              </w:rPr>
              <w:pPrChange w:id="6184" w:author="Ir Nicole" w:date="2026-06-19T12:38:00Z">
                <w:pPr/>
              </w:pPrChange>
            </w:pPr>
          </w:p>
        </w:tc>
        <w:tc>
          <w:tcPr>
            <w:tcW w:w="0" w:type="auto"/>
            <w:vAlign w:val="center"/>
            <w:hideMark/>
            <w:tcPrChange w:id="6185" w:author="Ir Nicole" w:date="2026-06-19T11:08:00Z">
              <w:tcPr>
                <w:tcW w:w="0" w:type="auto"/>
                <w:vAlign w:val="center"/>
                <w:hideMark/>
              </w:tcPr>
            </w:tcPrChange>
          </w:tcPr>
          <w:p w14:paraId="54EB0C01" w14:textId="77777777" w:rsidR="00CE6CBA" w:rsidRPr="00DC6919" w:rsidRDefault="00CE6CBA">
            <w:pPr>
              <w:jc w:val="both"/>
              <w:rPr>
                <w:ins w:id="6186" w:author="Ir Nicole" w:date="2026-06-19T10:37:00Z"/>
                <w:rFonts w:ascii="Times New Roman" w:eastAsia="Times New Roman" w:hAnsi="Times New Roman" w:cs="Times New Roman"/>
                <w:sz w:val="20"/>
                <w:szCs w:val="20"/>
                <w:lang w:val="en-US" w:eastAsia="en-US"/>
              </w:rPr>
              <w:pPrChange w:id="6187" w:author="Ir Nicole" w:date="2026-06-19T12:38:00Z">
                <w:pPr>
                  <w:jc w:val="center"/>
                </w:pPr>
              </w:pPrChange>
            </w:pPr>
          </w:p>
        </w:tc>
        <w:tc>
          <w:tcPr>
            <w:tcW w:w="0" w:type="auto"/>
            <w:vAlign w:val="center"/>
            <w:hideMark/>
            <w:tcPrChange w:id="6188" w:author="Ir Nicole" w:date="2026-06-19T11:08:00Z">
              <w:tcPr>
                <w:tcW w:w="0" w:type="auto"/>
                <w:vAlign w:val="center"/>
                <w:hideMark/>
              </w:tcPr>
            </w:tcPrChange>
          </w:tcPr>
          <w:p w14:paraId="58386E55" w14:textId="77777777" w:rsidR="00CE6CBA" w:rsidRPr="00DC6919" w:rsidRDefault="00CE6CBA">
            <w:pPr>
              <w:jc w:val="both"/>
              <w:rPr>
                <w:ins w:id="6189" w:author="Ir Nicole" w:date="2026-06-19T10:37:00Z"/>
                <w:rFonts w:ascii="Times New Roman" w:eastAsia="Times New Roman" w:hAnsi="Times New Roman" w:cs="Times New Roman"/>
                <w:sz w:val="20"/>
                <w:szCs w:val="20"/>
                <w:lang w:val="en-US" w:eastAsia="en-US"/>
              </w:rPr>
              <w:pPrChange w:id="6190" w:author="Ir Nicole" w:date="2026-06-19T12:38:00Z">
                <w:pPr>
                  <w:jc w:val="center"/>
                </w:pPr>
              </w:pPrChange>
            </w:pPr>
          </w:p>
        </w:tc>
        <w:tc>
          <w:tcPr>
            <w:tcW w:w="0" w:type="auto"/>
            <w:vAlign w:val="center"/>
            <w:hideMark/>
            <w:tcPrChange w:id="6191" w:author="Ir Nicole" w:date="2026-06-19T11:08:00Z">
              <w:tcPr>
                <w:tcW w:w="0" w:type="auto"/>
                <w:vAlign w:val="center"/>
                <w:hideMark/>
              </w:tcPr>
            </w:tcPrChange>
          </w:tcPr>
          <w:p w14:paraId="07EDA945" w14:textId="77777777" w:rsidR="00CE6CBA" w:rsidRPr="00DC6919" w:rsidRDefault="00CE6CBA">
            <w:pPr>
              <w:jc w:val="both"/>
              <w:rPr>
                <w:ins w:id="6192" w:author="Ir Nicole" w:date="2026-06-19T10:37:00Z"/>
                <w:rFonts w:ascii="Times New Roman" w:eastAsia="Times New Roman" w:hAnsi="Times New Roman" w:cs="Times New Roman"/>
                <w:sz w:val="20"/>
                <w:szCs w:val="20"/>
                <w:lang w:val="en-US" w:eastAsia="en-US"/>
              </w:rPr>
              <w:pPrChange w:id="6193" w:author="Ir Nicole" w:date="2026-06-19T12:38:00Z">
                <w:pPr>
                  <w:jc w:val="center"/>
                </w:pPr>
              </w:pPrChange>
            </w:pPr>
          </w:p>
        </w:tc>
        <w:tc>
          <w:tcPr>
            <w:tcW w:w="0" w:type="auto"/>
            <w:vAlign w:val="center"/>
            <w:hideMark/>
            <w:tcPrChange w:id="6194" w:author="Ir Nicole" w:date="2026-06-19T11:08:00Z">
              <w:tcPr>
                <w:tcW w:w="0" w:type="auto"/>
                <w:vAlign w:val="center"/>
                <w:hideMark/>
              </w:tcPr>
            </w:tcPrChange>
          </w:tcPr>
          <w:p w14:paraId="43836F3E" w14:textId="77777777" w:rsidR="00CE6CBA" w:rsidRPr="00DC6919" w:rsidRDefault="00CE6CBA">
            <w:pPr>
              <w:jc w:val="both"/>
              <w:rPr>
                <w:ins w:id="6195" w:author="Ir Nicole" w:date="2026-06-19T10:37:00Z"/>
                <w:rFonts w:ascii="Times New Roman" w:eastAsia="Times New Roman" w:hAnsi="Times New Roman" w:cs="Times New Roman"/>
                <w:sz w:val="20"/>
                <w:szCs w:val="20"/>
                <w:lang w:val="en-US" w:eastAsia="en-US"/>
              </w:rPr>
              <w:pPrChange w:id="6196" w:author="Ir Nicole" w:date="2026-06-19T12:38:00Z">
                <w:pPr>
                  <w:jc w:val="center"/>
                </w:pPr>
              </w:pPrChange>
            </w:pPr>
          </w:p>
        </w:tc>
        <w:tc>
          <w:tcPr>
            <w:tcW w:w="0" w:type="auto"/>
            <w:vAlign w:val="center"/>
            <w:hideMark/>
            <w:tcPrChange w:id="6197" w:author="Ir Nicole" w:date="2026-06-19T11:08:00Z">
              <w:tcPr>
                <w:tcW w:w="0" w:type="auto"/>
                <w:vAlign w:val="center"/>
                <w:hideMark/>
              </w:tcPr>
            </w:tcPrChange>
          </w:tcPr>
          <w:p w14:paraId="244F79B0" w14:textId="77777777" w:rsidR="00CE6CBA" w:rsidRPr="00DC6919" w:rsidRDefault="00CE6CBA">
            <w:pPr>
              <w:jc w:val="both"/>
              <w:rPr>
                <w:ins w:id="6198" w:author="Ir Nicole" w:date="2026-06-19T10:37:00Z"/>
                <w:rFonts w:ascii="Times New Roman" w:eastAsia="Times New Roman" w:hAnsi="Times New Roman" w:cs="Times New Roman"/>
                <w:sz w:val="24"/>
                <w:szCs w:val="24"/>
                <w:lang w:val="en-US" w:eastAsia="en-US"/>
              </w:rPr>
              <w:pPrChange w:id="6199" w:author="Ir Nicole" w:date="2026-06-19T12:38:00Z">
                <w:pPr>
                  <w:jc w:val="center"/>
                </w:pPr>
              </w:pPrChange>
            </w:pPr>
            <w:ins w:id="6200"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01" w:author="Ir Nicole" w:date="2026-06-19T11:08:00Z">
              <w:tcPr>
                <w:tcW w:w="0" w:type="auto"/>
                <w:vAlign w:val="center"/>
                <w:hideMark/>
              </w:tcPr>
            </w:tcPrChange>
          </w:tcPr>
          <w:p w14:paraId="17FC1873" w14:textId="77777777" w:rsidR="00CE6CBA" w:rsidRPr="00DC6919" w:rsidRDefault="00CE6CBA">
            <w:pPr>
              <w:jc w:val="both"/>
              <w:rPr>
                <w:ins w:id="6202" w:author="Ir Nicole" w:date="2026-06-19T10:37:00Z"/>
                <w:rFonts w:ascii="Times New Roman" w:eastAsia="Times New Roman" w:hAnsi="Times New Roman" w:cs="Times New Roman"/>
                <w:sz w:val="24"/>
                <w:szCs w:val="24"/>
                <w:lang w:val="en-US" w:eastAsia="en-US"/>
              </w:rPr>
              <w:pPrChange w:id="6203" w:author="Ir Nicole" w:date="2026-06-19T12:38:00Z">
                <w:pPr>
                  <w:jc w:val="center"/>
                </w:pPr>
              </w:pPrChange>
            </w:pPr>
          </w:p>
        </w:tc>
        <w:tc>
          <w:tcPr>
            <w:tcW w:w="0" w:type="auto"/>
            <w:vAlign w:val="center"/>
            <w:hideMark/>
            <w:tcPrChange w:id="6204" w:author="Ir Nicole" w:date="2026-06-19T11:08:00Z">
              <w:tcPr>
                <w:tcW w:w="0" w:type="auto"/>
                <w:vAlign w:val="center"/>
                <w:hideMark/>
              </w:tcPr>
            </w:tcPrChange>
          </w:tcPr>
          <w:p w14:paraId="3D42C081" w14:textId="77777777" w:rsidR="00CE6CBA" w:rsidRPr="00DC6919" w:rsidRDefault="00CE6CBA">
            <w:pPr>
              <w:jc w:val="both"/>
              <w:rPr>
                <w:ins w:id="6205" w:author="Ir Nicole" w:date="2026-06-19T10:37:00Z"/>
                <w:rFonts w:ascii="Times New Roman" w:eastAsia="Times New Roman" w:hAnsi="Times New Roman" w:cs="Times New Roman"/>
                <w:sz w:val="20"/>
                <w:szCs w:val="20"/>
                <w:lang w:val="en-US" w:eastAsia="en-US"/>
              </w:rPr>
              <w:pPrChange w:id="6206" w:author="Ir Nicole" w:date="2026-06-19T12:38:00Z">
                <w:pPr>
                  <w:jc w:val="center"/>
                </w:pPr>
              </w:pPrChange>
            </w:pPr>
          </w:p>
        </w:tc>
        <w:tc>
          <w:tcPr>
            <w:tcW w:w="0" w:type="auto"/>
            <w:vAlign w:val="center"/>
            <w:hideMark/>
            <w:tcPrChange w:id="6207" w:author="Ir Nicole" w:date="2026-06-19T11:08:00Z">
              <w:tcPr>
                <w:tcW w:w="0" w:type="auto"/>
                <w:vAlign w:val="center"/>
                <w:hideMark/>
              </w:tcPr>
            </w:tcPrChange>
          </w:tcPr>
          <w:p w14:paraId="44DFEEB4" w14:textId="77777777" w:rsidR="00CE6CBA" w:rsidRPr="00DC6919" w:rsidRDefault="00CE6CBA">
            <w:pPr>
              <w:jc w:val="both"/>
              <w:rPr>
                <w:ins w:id="6208" w:author="Ir Nicole" w:date="2026-06-19T10:37:00Z"/>
                <w:rFonts w:ascii="Times New Roman" w:eastAsia="Times New Roman" w:hAnsi="Times New Roman" w:cs="Times New Roman"/>
                <w:sz w:val="20"/>
                <w:szCs w:val="20"/>
                <w:lang w:val="en-US" w:eastAsia="en-US"/>
              </w:rPr>
              <w:pPrChange w:id="6209" w:author="Ir Nicole" w:date="2026-06-19T12:38:00Z">
                <w:pPr>
                  <w:jc w:val="center"/>
                </w:pPr>
              </w:pPrChange>
            </w:pPr>
          </w:p>
        </w:tc>
        <w:tc>
          <w:tcPr>
            <w:tcW w:w="0" w:type="auto"/>
            <w:vAlign w:val="center"/>
            <w:hideMark/>
            <w:tcPrChange w:id="6210" w:author="Ir Nicole" w:date="2026-06-19T11:08:00Z">
              <w:tcPr>
                <w:tcW w:w="0" w:type="auto"/>
                <w:vAlign w:val="center"/>
                <w:hideMark/>
              </w:tcPr>
            </w:tcPrChange>
          </w:tcPr>
          <w:p w14:paraId="5DD54110" w14:textId="77777777" w:rsidR="00CE6CBA" w:rsidRPr="00DC6919" w:rsidRDefault="00CE6CBA">
            <w:pPr>
              <w:jc w:val="both"/>
              <w:rPr>
                <w:ins w:id="6211" w:author="Ir Nicole" w:date="2026-06-19T10:37:00Z"/>
                <w:rFonts w:ascii="Times New Roman" w:eastAsia="Times New Roman" w:hAnsi="Times New Roman" w:cs="Times New Roman"/>
                <w:sz w:val="20"/>
                <w:szCs w:val="20"/>
                <w:lang w:val="en-US" w:eastAsia="en-US"/>
              </w:rPr>
              <w:pPrChange w:id="6212" w:author="Ir Nicole" w:date="2026-06-19T12:38:00Z">
                <w:pPr>
                  <w:jc w:val="center"/>
                </w:pPr>
              </w:pPrChange>
            </w:pPr>
          </w:p>
        </w:tc>
        <w:tc>
          <w:tcPr>
            <w:tcW w:w="0" w:type="auto"/>
            <w:vAlign w:val="center"/>
            <w:hideMark/>
            <w:tcPrChange w:id="6213" w:author="Ir Nicole" w:date="2026-06-19T11:08:00Z">
              <w:tcPr>
                <w:tcW w:w="0" w:type="auto"/>
                <w:vAlign w:val="center"/>
                <w:hideMark/>
              </w:tcPr>
            </w:tcPrChange>
          </w:tcPr>
          <w:p w14:paraId="592DDC33" w14:textId="77777777" w:rsidR="00CE6CBA" w:rsidRPr="00DC6919" w:rsidRDefault="00CE6CBA">
            <w:pPr>
              <w:jc w:val="both"/>
              <w:rPr>
                <w:ins w:id="6214" w:author="Ir Nicole" w:date="2026-06-19T10:37:00Z"/>
                <w:rFonts w:ascii="Times New Roman" w:eastAsia="Times New Roman" w:hAnsi="Times New Roman" w:cs="Times New Roman"/>
                <w:sz w:val="20"/>
                <w:szCs w:val="20"/>
                <w:lang w:val="en-US" w:eastAsia="en-US"/>
              </w:rPr>
              <w:pPrChange w:id="6215" w:author="Ir Nicole" w:date="2026-06-19T12:38:00Z">
                <w:pPr>
                  <w:jc w:val="center"/>
                </w:pPr>
              </w:pPrChange>
            </w:pPr>
          </w:p>
        </w:tc>
        <w:tc>
          <w:tcPr>
            <w:tcW w:w="0" w:type="auto"/>
            <w:vAlign w:val="center"/>
            <w:hideMark/>
            <w:tcPrChange w:id="6216" w:author="Ir Nicole" w:date="2026-06-19T11:08:00Z">
              <w:tcPr>
                <w:tcW w:w="0" w:type="auto"/>
                <w:vAlign w:val="center"/>
                <w:hideMark/>
              </w:tcPr>
            </w:tcPrChange>
          </w:tcPr>
          <w:p w14:paraId="4F65851D" w14:textId="77777777" w:rsidR="00CE6CBA" w:rsidRPr="00DC6919" w:rsidRDefault="00CE6CBA">
            <w:pPr>
              <w:jc w:val="both"/>
              <w:rPr>
                <w:ins w:id="6217" w:author="Ir Nicole" w:date="2026-06-19T10:37:00Z"/>
                <w:rFonts w:ascii="Times New Roman" w:eastAsia="Times New Roman" w:hAnsi="Times New Roman" w:cs="Times New Roman"/>
                <w:sz w:val="20"/>
                <w:szCs w:val="20"/>
                <w:lang w:val="en-US" w:eastAsia="en-US"/>
              </w:rPr>
              <w:pPrChange w:id="6218" w:author="Ir Nicole" w:date="2026-06-19T12:38:00Z">
                <w:pPr>
                  <w:jc w:val="center"/>
                </w:pPr>
              </w:pPrChange>
            </w:pPr>
          </w:p>
        </w:tc>
        <w:tc>
          <w:tcPr>
            <w:tcW w:w="499" w:type="dxa"/>
            <w:tcPrChange w:id="6219" w:author="Ir Nicole" w:date="2026-06-19T11:08:00Z">
              <w:tcPr>
                <w:tcW w:w="529" w:type="dxa"/>
              </w:tcPr>
            </w:tcPrChange>
          </w:tcPr>
          <w:p w14:paraId="0968218B" w14:textId="77777777" w:rsidR="00CE6CBA" w:rsidRPr="00DC6919" w:rsidRDefault="00CE6CBA">
            <w:pPr>
              <w:jc w:val="both"/>
              <w:rPr>
                <w:ins w:id="6220" w:author="Ir Nicole" w:date="2026-06-19T11:08:00Z"/>
                <w:rFonts w:ascii="Times New Roman" w:eastAsia="Times New Roman" w:hAnsi="Times New Roman" w:cs="Times New Roman"/>
                <w:sz w:val="20"/>
                <w:szCs w:val="20"/>
                <w:lang w:val="en-US" w:eastAsia="en-US"/>
              </w:rPr>
              <w:pPrChange w:id="6221" w:author="Ir Nicole" w:date="2026-06-19T12:38:00Z">
                <w:pPr>
                  <w:jc w:val="center"/>
                </w:pPr>
              </w:pPrChange>
            </w:pPr>
          </w:p>
        </w:tc>
        <w:tc>
          <w:tcPr>
            <w:tcW w:w="484" w:type="dxa"/>
            <w:vAlign w:val="center"/>
            <w:hideMark/>
            <w:tcPrChange w:id="6222" w:author="Ir Nicole" w:date="2026-06-19T11:08:00Z">
              <w:tcPr>
                <w:tcW w:w="484" w:type="dxa"/>
                <w:vAlign w:val="center"/>
                <w:hideMark/>
              </w:tcPr>
            </w:tcPrChange>
          </w:tcPr>
          <w:p w14:paraId="04B09BA8" w14:textId="7325BA47" w:rsidR="00CE6CBA" w:rsidRPr="00DC6919" w:rsidRDefault="00CE6CBA">
            <w:pPr>
              <w:jc w:val="both"/>
              <w:rPr>
                <w:ins w:id="6223" w:author="Ir Nicole" w:date="2026-06-19T10:37:00Z"/>
                <w:rFonts w:ascii="Times New Roman" w:eastAsia="Times New Roman" w:hAnsi="Times New Roman" w:cs="Times New Roman"/>
                <w:sz w:val="20"/>
                <w:szCs w:val="20"/>
                <w:lang w:val="en-US" w:eastAsia="en-US"/>
              </w:rPr>
              <w:pPrChange w:id="6224" w:author="Ir Nicole" w:date="2026-06-19T12:38:00Z">
                <w:pPr>
                  <w:jc w:val="center"/>
                </w:pPr>
              </w:pPrChange>
            </w:pPr>
          </w:p>
        </w:tc>
      </w:tr>
      <w:tr w:rsidR="00CE6CBA" w:rsidRPr="00DC6919" w14:paraId="0CC33F35" w14:textId="77777777" w:rsidTr="00CE6CBA">
        <w:trPr>
          <w:tblCellSpacing w:w="15" w:type="dxa"/>
          <w:ins w:id="6225" w:author="Ir Nicole" w:date="2026-06-19T10:37:00Z"/>
          <w:trPrChange w:id="6226" w:author="Ir Nicole" w:date="2026-06-19T11:08:00Z">
            <w:trPr>
              <w:tblCellSpacing w:w="15" w:type="dxa"/>
            </w:trPr>
          </w:trPrChange>
        </w:trPr>
        <w:tc>
          <w:tcPr>
            <w:tcW w:w="0" w:type="auto"/>
            <w:vAlign w:val="center"/>
            <w:hideMark/>
            <w:tcPrChange w:id="6227" w:author="Ir Nicole" w:date="2026-06-19T11:08:00Z">
              <w:tcPr>
                <w:tcW w:w="0" w:type="auto"/>
                <w:vAlign w:val="center"/>
                <w:hideMark/>
              </w:tcPr>
            </w:tcPrChange>
          </w:tcPr>
          <w:p w14:paraId="4B2797D3" w14:textId="77777777" w:rsidR="00CE6CBA" w:rsidRPr="00DC6919" w:rsidRDefault="00CE6CBA">
            <w:pPr>
              <w:jc w:val="both"/>
              <w:rPr>
                <w:ins w:id="6228" w:author="Ir Nicole" w:date="2026-06-19T10:37:00Z"/>
                <w:rFonts w:ascii="Times New Roman" w:eastAsia="Times New Roman" w:hAnsi="Times New Roman" w:cs="Times New Roman"/>
                <w:sz w:val="24"/>
                <w:szCs w:val="24"/>
                <w:lang w:val="en-US" w:eastAsia="en-US"/>
              </w:rPr>
              <w:pPrChange w:id="6229" w:author="Ir Nicole" w:date="2026-06-19T12:38:00Z">
                <w:pPr/>
              </w:pPrChange>
            </w:pPr>
            <w:ins w:id="6230" w:author="Ir Nicole" w:date="2026-06-19T10:37:00Z">
              <w:r w:rsidRPr="00DC6919">
                <w:rPr>
                  <w:rFonts w:ascii="Times New Roman" w:eastAsia="Times New Roman" w:hAnsi="Times New Roman" w:cs="Times New Roman"/>
                  <w:b/>
                  <w:bCs/>
                  <w:sz w:val="24"/>
                  <w:szCs w:val="24"/>
                  <w:lang w:val="en-US" w:eastAsia="en-US"/>
                </w:rPr>
                <w:t xml:space="preserve">7. </w:t>
              </w:r>
              <w:proofErr w:type="spellStart"/>
              <w:r w:rsidRPr="00DC6919">
                <w:rPr>
                  <w:rFonts w:ascii="Times New Roman" w:eastAsia="Times New Roman" w:hAnsi="Times New Roman" w:cs="Times New Roman"/>
                  <w:b/>
                  <w:bCs/>
                  <w:sz w:val="24"/>
                  <w:szCs w:val="24"/>
                  <w:lang w:val="en-US" w:eastAsia="en-US"/>
                </w:rPr>
                <w:t>Suivi</w:t>
              </w:r>
              <w:proofErr w:type="spellEnd"/>
              <w:r w:rsidRPr="00DC6919">
                <w:rPr>
                  <w:rFonts w:ascii="Times New Roman" w:eastAsia="Times New Roman" w:hAnsi="Times New Roman" w:cs="Times New Roman"/>
                  <w:b/>
                  <w:bCs/>
                  <w:sz w:val="24"/>
                  <w:szCs w:val="24"/>
                  <w:lang w:val="en-US" w:eastAsia="en-US"/>
                </w:rPr>
                <w:t xml:space="preserve"> et maintenance</w:t>
              </w:r>
            </w:ins>
          </w:p>
        </w:tc>
        <w:tc>
          <w:tcPr>
            <w:tcW w:w="0" w:type="auto"/>
            <w:vAlign w:val="center"/>
            <w:hideMark/>
            <w:tcPrChange w:id="6231" w:author="Ir Nicole" w:date="2026-06-19T11:08:00Z">
              <w:tcPr>
                <w:tcW w:w="0" w:type="auto"/>
                <w:vAlign w:val="center"/>
                <w:hideMark/>
              </w:tcPr>
            </w:tcPrChange>
          </w:tcPr>
          <w:p w14:paraId="48F84E2C" w14:textId="77777777" w:rsidR="00CE6CBA" w:rsidRPr="00DC6919" w:rsidRDefault="00CE6CBA">
            <w:pPr>
              <w:jc w:val="both"/>
              <w:rPr>
                <w:ins w:id="6232" w:author="Ir Nicole" w:date="2026-06-19T10:37:00Z"/>
                <w:rFonts w:ascii="Times New Roman" w:eastAsia="Times New Roman" w:hAnsi="Times New Roman" w:cs="Times New Roman"/>
                <w:sz w:val="24"/>
                <w:szCs w:val="24"/>
                <w:lang w:val="en-US" w:eastAsia="en-US"/>
              </w:rPr>
              <w:pPrChange w:id="6233" w:author="Ir Nicole" w:date="2026-06-19T12:38:00Z">
                <w:pPr/>
              </w:pPrChange>
            </w:pPr>
          </w:p>
        </w:tc>
        <w:tc>
          <w:tcPr>
            <w:tcW w:w="0" w:type="auto"/>
            <w:vAlign w:val="center"/>
            <w:hideMark/>
            <w:tcPrChange w:id="6234" w:author="Ir Nicole" w:date="2026-06-19T11:08:00Z">
              <w:tcPr>
                <w:tcW w:w="0" w:type="auto"/>
                <w:vAlign w:val="center"/>
                <w:hideMark/>
              </w:tcPr>
            </w:tcPrChange>
          </w:tcPr>
          <w:p w14:paraId="78DBC3A0" w14:textId="77777777" w:rsidR="00CE6CBA" w:rsidRPr="00DC6919" w:rsidRDefault="00CE6CBA">
            <w:pPr>
              <w:jc w:val="both"/>
              <w:rPr>
                <w:ins w:id="6235" w:author="Ir Nicole" w:date="2026-06-19T10:37:00Z"/>
                <w:rFonts w:ascii="Times New Roman" w:eastAsia="Times New Roman" w:hAnsi="Times New Roman" w:cs="Times New Roman"/>
                <w:sz w:val="20"/>
                <w:szCs w:val="20"/>
                <w:lang w:val="en-US" w:eastAsia="en-US"/>
              </w:rPr>
              <w:pPrChange w:id="6236" w:author="Ir Nicole" w:date="2026-06-19T12:38:00Z">
                <w:pPr>
                  <w:jc w:val="center"/>
                </w:pPr>
              </w:pPrChange>
            </w:pPr>
          </w:p>
        </w:tc>
        <w:tc>
          <w:tcPr>
            <w:tcW w:w="0" w:type="auto"/>
            <w:vAlign w:val="center"/>
            <w:hideMark/>
            <w:tcPrChange w:id="6237" w:author="Ir Nicole" w:date="2026-06-19T11:08:00Z">
              <w:tcPr>
                <w:tcW w:w="0" w:type="auto"/>
                <w:vAlign w:val="center"/>
                <w:hideMark/>
              </w:tcPr>
            </w:tcPrChange>
          </w:tcPr>
          <w:p w14:paraId="21ECC292" w14:textId="77777777" w:rsidR="00CE6CBA" w:rsidRPr="00DC6919" w:rsidRDefault="00CE6CBA">
            <w:pPr>
              <w:jc w:val="both"/>
              <w:rPr>
                <w:ins w:id="6238" w:author="Ir Nicole" w:date="2026-06-19T10:37:00Z"/>
                <w:rFonts w:ascii="Times New Roman" w:eastAsia="Times New Roman" w:hAnsi="Times New Roman" w:cs="Times New Roman"/>
                <w:sz w:val="20"/>
                <w:szCs w:val="20"/>
                <w:lang w:val="en-US" w:eastAsia="en-US"/>
              </w:rPr>
              <w:pPrChange w:id="6239" w:author="Ir Nicole" w:date="2026-06-19T12:38:00Z">
                <w:pPr>
                  <w:jc w:val="center"/>
                </w:pPr>
              </w:pPrChange>
            </w:pPr>
          </w:p>
        </w:tc>
        <w:tc>
          <w:tcPr>
            <w:tcW w:w="0" w:type="auto"/>
            <w:vAlign w:val="center"/>
            <w:hideMark/>
            <w:tcPrChange w:id="6240" w:author="Ir Nicole" w:date="2026-06-19T11:08:00Z">
              <w:tcPr>
                <w:tcW w:w="0" w:type="auto"/>
                <w:vAlign w:val="center"/>
                <w:hideMark/>
              </w:tcPr>
            </w:tcPrChange>
          </w:tcPr>
          <w:p w14:paraId="12F10ED1" w14:textId="77777777" w:rsidR="00CE6CBA" w:rsidRPr="00DC6919" w:rsidRDefault="00CE6CBA">
            <w:pPr>
              <w:jc w:val="both"/>
              <w:rPr>
                <w:ins w:id="6241" w:author="Ir Nicole" w:date="2026-06-19T10:37:00Z"/>
                <w:rFonts w:ascii="Times New Roman" w:eastAsia="Times New Roman" w:hAnsi="Times New Roman" w:cs="Times New Roman"/>
                <w:sz w:val="20"/>
                <w:szCs w:val="20"/>
                <w:lang w:val="en-US" w:eastAsia="en-US"/>
              </w:rPr>
              <w:pPrChange w:id="6242" w:author="Ir Nicole" w:date="2026-06-19T12:38:00Z">
                <w:pPr>
                  <w:jc w:val="center"/>
                </w:pPr>
              </w:pPrChange>
            </w:pPr>
          </w:p>
        </w:tc>
        <w:tc>
          <w:tcPr>
            <w:tcW w:w="0" w:type="auto"/>
            <w:vAlign w:val="center"/>
            <w:hideMark/>
            <w:tcPrChange w:id="6243" w:author="Ir Nicole" w:date="2026-06-19T11:08:00Z">
              <w:tcPr>
                <w:tcW w:w="0" w:type="auto"/>
                <w:vAlign w:val="center"/>
                <w:hideMark/>
              </w:tcPr>
            </w:tcPrChange>
          </w:tcPr>
          <w:p w14:paraId="44D22F1C" w14:textId="77777777" w:rsidR="00CE6CBA" w:rsidRPr="00DC6919" w:rsidRDefault="00CE6CBA">
            <w:pPr>
              <w:jc w:val="both"/>
              <w:rPr>
                <w:ins w:id="6244" w:author="Ir Nicole" w:date="2026-06-19T10:37:00Z"/>
                <w:rFonts w:ascii="Times New Roman" w:eastAsia="Times New Roman" w:hAnsi="Times New Roman" w:cs="Times New Roman"/>
                <w:sz w:val="20"/>
                <w:szCs w:val="20"/>
                <w:lang w:val="en-US" w:eastAsia="en-US"/>
              </w:rPr>
              <w:pPrChange w:id="6245" w:author="Ir Nicole" w:date="2026-06-19T12:38:00Z">
                <w:pPr>
                  <w:jc w:val="center"/>
                </w:pPr>
              </w:pPrChange>
            </w:pPr>
          </w:p>
        </w:tc>
        <w:tc>
          <w:tcPr>
            <w:tcW w:w="0" w:type="auto"/>
            <w:vAlign w:val="center"/>
            <w:hideMark/>
            <w:tcPrChange w:id="6246" w:author="Ir Nicole" w:date="2026-06-19T11:08:00Z">
              <w:tcPr>
                <w:tcW w:w="0" w:type="auto"/>
                <w:vAlign w:val="center"/>
                <w:hideMark/>
              </w:tcPr>
            </w:tcPrChange>
          </w:tcPr>
          <w:p w14:paraId="4E660E14" w14:textId="77777777" w:rsidR="00CE6CBA" w:rsidRPr="00DC6919" w:rsidRDefault="00CE6CBA">
            <w:pPr>
              <w:jc w:val="both"/>
              <w:rPr>
                <w:ins w:id="6247" w:author="Ir Nicole" w:date="2026-06-19T10:37:00Z"/>
                <w:rFonts w:ascii="Times New Roman" w:eastAsia="Times New Roman" w:hAnsi="Times New Roman" w:cs="Times New Roman"/>
                <w:sz w:val="20"/>
                <w:szCs w:val="20"/>
                <w:lang w:val="en-US" w:eastAsia="en-US"/>
              </w:rPr>
              <w:pPrChange w:id="6248" w:author="Ir Nicole" w:date="2026-06-19T12:38:00Z">
                <w:pPr>
                  <w:jc w:val="center"/>
                </w:pPr>
              </w:pPrChange>
            </w:pPr>
          </w:p>
        </w:tc>
        <w:tc>
          <w:tcPr>
            <w:tcW w:w="0" w:type="auto"/>
            <w:vAlign w:val="center"/>
            <w:hideMark/>
            <w:tcPrChange w:id="6249" w:author="Ir Nicole" w:date="2026-06-19T11:08:00Z">
              <w:tcPr>
                <w:tcW w:w="0" w:type="auto"/>
                <w:vAlign w:val="center"/>
                <w:hideMark/>
              </w:tcPr>
            </w:tcPrChange>
          </w:tcPr>
          <w:p w14:paraId="3C36E4FD" w14:textId="77777777" w:rsidR="00CE6CBA" w:rsidRPr="00DC6919" w:rsidRDefault="00CE6CBA">
            <w:pPr>
              <w:jc w:val="both"/>
              <w:rPr>
                <w:ins w:id="6250" w:author="Ir Nicole" w:date="2026-06-19T10:37:00Z"/>
                <w:rFonts w:ascii="Times New Roman" w:eastAsia="Times New Roman" w:hAnsi="Times New Roman" w:cs="Times New Roman"/>
                <w:sz w:val="24"/>
                <w:szCs w:val="24"/>
                <w:lang w:val="en-US" w:eastAsia="en-US"/>
              </w:rPr>
              <w:pPrChange w:id="6251" w:author="Ir Nicole" w:date="2026-06-19T12:38:00Z">
                <w:pPr>
                  <w:jc w:val="center"/>
                </w:pPr>
              </w:pPrChange>
            </w:pPr>
            <w:ins w:id="6252"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53" w:author="Ir Nicole" w:date="2026-06-19T11:08:00Z">
              <w:tcPr>
                <w:tcW w:w="0" w:type="auto"/>
                <w:vAlign w:val="center"/>
                <w:hideMark/>
              </w:tcPr>
            </w:tcPrChange>
          </w:tcPr>
          <w:p w14:paraId="20FBA1F1" w14:textId="77777777" w:rsidR="00CE6CBA" w:rsidRPr="00DC6919" w:rsidRDefault="00CE6CBA">
            <w:pPr>
              <w:jc w:val="both"/>
              <w:rPr>
                <w:ins w:id="6254" w:author="Ir Nicole" w:date="2026-06-19T10:37:00Z"/>
                <w:rFonts w:ascii="Times New Roman" w:eastAsia="Times New Roman" w:hAnsi="Times New Roman" w:cs="Times New Roman"/>
                <w:sz w:val="24"/>
                <w:szCs w:val="24"/>
                <w:lang w:val="en-US" w:eastAsia="en-US"/>
              </w:rPr>
              <w:pPrChange w:id="6255" w:author="Ir Nicole" w:date="2026-06-19T12:38:00Z">
                <w:pPr>
                  <w:jc w:val="center"/>
                </w:pPr>
              </w:pPrChange>
            </w:pPr>
            <w:ins w:id="6256"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57" w:author="Ir Nicole" w:date="2026-06-19T11:08:00Z">
              <w:tcPr>
                <w:tcW w:w="0" w:type="auto"/>
                <w:vAlign w:val="center"/>
                <w:hideMark/>
              </w:tcPr>
            </w:tcPrChange>
          </w:tcPr>
          <w:p w14:paraId="708060D5" w14:textId="77777777" w:rsidR="00CE6CBA" w:rsidRPr="00DC6919" w:rsidRDefault="00CE6CBA">
            <w:pPr>
              <w:jc w:val="both"/>
              <w:rPr>
                <w:ins w:id="6258" w:author="Ir Nicole" w:date="2026-06-19T10:37:00Z"/>
                <w:rFonts w:ascii="Times New Roman" w:eastAsia="Times New Roman" w:hAnsi="Times New Roman" w:cs="Times New Roman"/>
                <w:sz w:val="24"/>
                <w:szCs w:val="24"/>
                <w:lang w:val="en-US" w:eastAsia="en-US"/>
              </w:rPr>
              <w:pPrChange w:id="6259" w:author="Ir Nicole" w:date="2026-06-19T12:38:00Z">
                <w:pPr>
                  <w:jc w:val="center"/>
                </w:pPr>
              </w:pPrChange>
            </w:pPr>
            <w:ins w:id="6260"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61" w:author="Ir Nicole" w:date="2026-06-19T11:08:00Z">
              <w:tcPr>
                <w:tcW w:w="0" w:type="auto"/>
                <w:vAlign w:val="center"/>
                <w:hideMark/>
              </w:tcPr>
            </w:tcPrChange>
          </w:tcPr>
          <w:p w14:paraId="080FB3C2" w14:textId="77777777" w:rsidR="00CE6CBA" w:rsidRPr="00DC6919" w:rsidRDefault="00CE6CBA">
            <w:pPr>
              <w:jc w:val="both"/>
              <w:rPr>
                <w:ins w:id="6262" w:author="Ir Nicole" w:date="2026-06-19T10:37:00Z"/>
                <w:rFonts w:ascii="Times New Roman" w:eastAsia="Times New Roman" w:hAnsi="Times New Roman" w:cs="Times New Roman"/>
                <w:sz w:val="24"/>
                <w:szCs w:val="24"/>
                <w:lang w:val="en-US" w:eastAsia="en-US"/>
              </w:rPr>
              <w:pPrChange w:id="6263" w:author="Ir Nicole" w:date="2026-06-19T12:38:00Z">
                <w:pPr>
                  <w:jc w:val="center"/>
                </w:pPr>
              </w:pPrChange>
            </w:pPr>
            <w:ins w:id="6264"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65" w:author="Ir Nicole" w:date="2026-06-19T11:08:00Z">
              <w:tcPr>
                <w:tcW w:w="0" w:type="auto"/>
                <w:vAlign w:val="center"/>
                <w:hideMark/>
              </w:tcPr>
            </w:tcPrChange>
          </w:tcPr>
          <w:p w14:paraId="5D6FCE00" w14:textId="77777777" w:rsidR="00CE6CBA" w:rsidRPr="00DC6919" w:rsidRDefault="00CE6CBA">
            <w:pPr>
              <w:jc w:val="both"/>
              <w:rPr>
                <w:ins w:id="6266" w:author="Ir Nicole" w:date="2026-06-19T10:37:00Z"/>
                <w:rFonts w:ascii="Times New Roman" w:eastAsia="Times New Roman" w:hAnsi="Times New Roman" w:cs="Times New Roman"/>
                <w:sz w:val="24"/>
                <w:szCs w:val="24"/>
                <w:lang w:val="en-US" w:eastAsia="en-US"/>
              </w:rPr>
              <w:pPrChange w:id="6267" w:author="Ir Nicole" w:date="2026-06-19T12:38:00Z">
                <w:pPr>
                  <w:jc w:val="center"/>
                </w:pPr>
              </w:pPrChange>
            </w:pPr>
            <w:ins w:id="6268" w:author="Ir Nicole" w:date="2026-06-19T10:37:00Z">
              <w:r w:rsidRPr="00DC6919">
                <w:rPr>
                  <w:rFonts w:ascii="Times New Roman" w:eastAsia="Times New Roman" w:hAnsi="Times New Roman" w:cs="Times New Roman"/>
                  <w:sz w:val="24"/>
                  <w:szCs w:val="24"/>
                  <w:lang w:val="en-US" w:eastAsia="en-US"/>
                </w:rPr>
                <w:t>█</w:t>
              </w:r>
            </w:ins>
          </w:p>
        </w:tc>
        <w:tc>
          <w:tcPr>
            <w:tcW w:w="0" w:type="auto"/>
            <w:vAlign w:val="center"/>
            <w:hideMark/>
            <w:tcPrChange w:id="6269" w:author="Ir Nicole" w:date="2026-06-19T11:08:00Z">
              <w:tcPr>
                <w:tcW w:w="0" w:type="auto"/>
                <w:vAlign w:val="center"/>
                <w:hideMark/>
              </w:tcPr>
            </w:tcPrChange>
          </w:tcPr>
          <w:p w14:paraId="253EBC81" w14:textId="77777777" w:rsidR="00CE6CBA" w:rsidRPr="00DC6919" w:rsidRDefault="00CE6CBA">
            <w:pPr>
              <w:jc w:val="both"/>
              <w:rPr>
                <w:ins w:id="6270" w:author="Ir Nicole" w:date="2026-06-19T10:37:00Z"/>
                <w:rFonts w:ascii="Times New Roman" w:eastAsia="Times New Roman" w:hAnsi="Times New Roman" w:cs="Times New Roman"/>
                <w:sz w:val="24"/>
                <w:szCs w:val="24"/>
                <w:lang w:val="en-US" w:eastAsia="en-US"/>
              </w:rPr>
              <w:pPrChange w:id="6271" w:author="Ir Nicole" w:date="2026-06-19T12:38:00Z">
                <w:pPr>
                  <w:jc w:val="center"/>
                </w:pPr>
              </w:pPrChange>
            </w:pPr>
            <w:ins w:id="6272" w:author="Ir Nicole" w:date="2026-06-19T10:37:00Z">
              <w:r w:rsidRPr="00DC6919">
                <w:rPr>
                  <w:rFonts w:ascii="Times New Roman" w:eastAsia="Times New Roman" w:hAnsi="Times New Roman" w:cs="Times New Roman"/>
                  <w:sz w:val="24"/>
                  <w:szCs w:val="24"/>
                  <w:lang w:val="en-US" w:eastAsia="en-US"/>
                </w:rPr>
                <w:t>█</w:t>
              </w:r>
            </w:ins>
          </w:p>
        </w:tc>
        <w:tc>
          <w:tcPr>
            <w:tcW w:w="499" w:type="dxa"/>
            <w:tcPrChange w:id="6273" w:author="Ir Nicole" w:date="2026-06-19T11:08:00Z">
              <w:tcPr>
                <w:tcW w:w="529" w:type="dxa"/>
              </w:tcPr>
            </w:tcPrChange>
          </w:tcPr>
          <w:p w14:paraId="53B408AE" w14:textId="77777777" w:rsidR="00CE6CBA" w:rsidRPr="00DC6919" w:rsidRDefault="00CE6CBA">
            <w:pPr>
              <w:jc w:val="both"/>
              <w:rPr>
                <w:ins w:id="6274" w:author="Ir Nicole" w:date="2026-06-19T11:08:00Z"/>
                <w:rFonts w:ascii="Times New Roman" w:eastAsia="Times New Roman" w:hAnsi="Times New Roman" w:cs="Times New Roman"/>
                <w:sz w:val="24"/>
                <w:szCs w:val="24"/>
                <w:lang w:val="en-US" w:eastAsia="en-US"/>
              </w:rPr>
              <w:pPrChange w:id="6275" w:author="Ir Nicole" w:date="2026-06-19T12:38:00Z">
                <w:pPr>
                  <w:jc w:val="center"/>
                </w:pPr>
              </w:pPrChange>
            </w:pPr>
          </w:p>
        </w:tc>
        <w:tc>
          <w:tcPr>
            <w:tcW w:w="484" w:type="dxa"/>
            <w:vAlign w:val="center"/>
            <w:hideMark/>
            <w:tcPrChange w:id="6276" w:author="Ir Nicole" w:date="2026-06-19T11:08:00Z">
              <w:tcPr>
                <w:tcW w:w="484" w:type="dxa"/>
                <w:vAlign w:val="center"/>
                <w:hideMark/>
              </w:tcPr>
            </w:tcPrChange>
          </w:tcPr>
          <w:p w14:paraId="72D266EB" w14:textId="7ADB8CC3" w:rsidR="00CE6CBA" w:rsidRPr="00DC6919" w:rsidRDefault="00CE6CBA">
            <w:pPr>
              <w:keepNext/>
              <w:jc w:val="both"/>
              <w:rPr>
                <w:ins w:id="6277" w:author="Ir Nicole" w:date="2026-06-19T10:37:00Z"/>
                <w:rFonts w:ascii="Times New Roman" w:eastAsia="Times New Roman" w:hAnsi="Times New Roman" w:cs="Times New Roman"/>
                <w:sz w:val="24"/>
                <w:szCs w:val="24"/>
                <w:lang w:val="en-US" w:eastAsia="en-US"/>
              </w:rPr>
              <w:pPrChange w:id="6278" w:author="Ir Nicole" w:date="2026-06-19T12:38:00Z">
                <w:pPr>
                  <w:jc w:val="center"/>
                </w:pPr>
              </w:pPrChange>
            </w:pPr>
            <w:ins w:id="6279" w:author="Ir Nicole" w:date="2026-06-19T10:37:00Z">
              <w:r w:rsidRPr="00DC6919">
                <w:rPr>
                  <w:rFonts w:ascii="Times New Roman" w:eastAsia="Times New Roman" w:hAnsi="Times New Roman" w:cs="Times New Roman"/>
                  <w:sz w:val="24"/>
                  <w:szCs w:val="24"/>
                  <w:lang w:val="en-US" w:eastAsia="en-US"/>
                </w:rPr>
                <w:t>█</w:t>
              </w:r>
            </w:ins>
          </w:p>
        </w:tc>
      </w:tr>
    </w:tbl>
    <w:p w14:paraId="5E9D8C47" w14:textId="638FA0B7" w:rsidR="007B72E8" w:rsidRDefault="007B72E8">
      <w:pPr>
        <w:pStyle w:val="Lgende"/>
        <w:jc w:val="both"/>
        <w:rPr>
          <w:ins w:id="6280" w:author="Ir Nicole" w:date="2026-06-19T12:24:00Z"/>
        </w:rPr>
        <w:pPrChange w:id="6281" w:author="Ir Nicole" w:date="2026-06-19T12:38:00Z">
          <w:pPr>
            <w:pStyle w:val="Lgende"/>
          </w:pPr>
        </w:pPrChange>
      </w:pPr>
      <w:bookmarkStart w:id="6282" w:name="_Toc232765800"/>
      <w:ins w:id="6283" w:author="Ir Nicole" w:date="2026-06-19T12:24:00Z">
        <w:r>
          <w:t xml:space="preserve">Figure </w:t>
        </w:r>
        <w:r>
          <w:fldChar w:fldCharType="begin"/>
        </w:r>
        <w:r>
          <w:instrText xml:space="preserve"> SEQ Figure \* ARABIC </w:instrText>
        </w:r>
      </w:ins>
      <w:r>
        <w:fldChar w:fldCharType="separate"/>
      </w:r>
      <w:ins w:id="6284" w:author="Ir Nicole" w:date="2026-06-19T12:24:00Z">
        <w:r>
          <w:rPr>
            <w:noProof/>
          </w:rPr>
          <w:t>2</w:t>
        </w:r>
        <w:r>
          <w:fldChar w:fldCharType="end"/>
        </w:r>
        <w:r>
          <w:t xml:space="preserve"> digramme de </w:t>
        </w:r>
        <w:proofErr w:type="spellStart"/>
        <w:r>
          <w:t>gantt</w:t>
        </w:r>
        <w:bookmarkEnd w:id="6282"/>
        <w:proofErr w:type="spellEnd"/>
      </w:ins>
    </w:p>
    <w:p w14:paraId="395C9538" w14:textId="77777777" w:rsidR="00DC6919" w:rsidRPr="00DC6919" w:rsidRDefault="00DC6919">
      <w:pPr>
        <w:spacing w:before="100" w:beforeAutospacing="1" w:after="100" w:afterAutospacing="1"/>
        <w:jc w:val="both"/>
        <w:outlineLvl w:val="2"/>
        <w:rPr>
          <w:ins w:id="6285" w:author="Ir Nicole" w:date="2026-06-19T10:37:00Z"/>
          <w:rFonts w:ascii="Times New Roman" w:eastAsia="Times New Roman" w:hAnsi="Times New Roman" w:cs="Times New Roman"/>
          <w:b/>
          <w:bCs/>
          <w:sz w:val="27"/>
          <w:szCs w:val="27"/>
          <w:lang w:val="en-US" w:eastAsia="en-US"/>
        </w:rPr>
        <w:pPrChange w:id="6286" w:author="Ir Nicole" w:date="2026-06-19T12:38:00Z">
          <w:pPr>
            <w:spacing w:before="100" w:beforeAutospacing="1" w:after="100" w:afterAutospacing="1"/>
            <w:outlineLvl w:val="2"/>
          </w:pPr>
        </w:pPrChange>
      </w:pPr>
      <w:proofErr w:type="spellStart"/>
      <w:ins w:id="6287" w:author="Ir Nicole" w:date="2026-06-19T10:37:00Z">
        <w:r w:rsidRPr="00DC6919">
          <w:rPr>
            <w:rFonts w:ascii="Times New Roman" w:eastAsia="Times New Roman" w:hAnsi="Times New Roman" w:cs="Times New Roman"/>
            <w:b/>
            <w:bCs/>
            <w:sz w:val="27"/>
            <w:szCs w:val="27"/>
            <w:lang w:val="en-US" w:eastAsia="en-US"/>
          </w:rPr>
          <w:t>Légende</w:t>
        </w:r>
        <w:proofErr w:type="spellEnd"/>
      </w:ins>
    </w:p>
    <w:p w14:paraId="2FD54B54" w14:textId="77777777" w:rsidR="00DC6919" w:rsidRPr="00DC6919" w:rsidRDefault="00DC6919">
      <w:pPr>
        <w:spacing w:before="100" w:beforeAutospacing="1" w:after="100" w:afterAutospacing="1"/>
        <w:jc w:val="both"/>
        <w:rPr>
          <w:ins w:id="6288" w:author="Ir Nicole" w:date="2026-06-19T10:37:00Z"/>
          <w:rFonts w:ascii="Times New Roman" w:eastAsia="Times New Roman" w:hAnsi="Times New Roman" w:cs="Times New Roman"/>
          <w:sz w:val="24"/>
          <w:szCs w:val="24"/>
          <w:lang w:eastAsia="en-US"/>
          <w:rPrChange w:id="6289" w:author="Ir Nicole" w:date="2026-06-19T10:37:00Z">
            <w:rPr>
              <w:ins w:id="6290" w:author="Ir Nicole" w:date="2026-06-19T10:37:00Z"/>
              <w:rFonts w:ascii="Times New Roman" w:eastAsia="Times New Roman" w:hAnsi="Times New Roman" w:cs="Times New Roman"/>
              <w:sz w:val="24"/>
              <w:szCs w:val="24"/>
              <w:lang w:val="en-US" w:eastAsia="en-US"/>
            </w:rPr>
          </w:rPrChange>
        </w:rPr>
        <w:pPrChange w:id="6291" w:author="Ir Nicole" w:date="2026-06-19T12:38:00Z">
          <w:pPr>
            <w:spacing w:before="100" w:beforeAutospacing="1" w:after="100" w:afterAutospacing="1"/>
          </w:pPr>
        </w:pPrChange>
      </w:pPr>
      <w:ins w:id="6292" w:author="Ir Nicole" w:date="2026-06-19T10:37:00Z">
        <w:r w:rsidRPr="00DC6919">
          <w:rPr>
            <w:rFonts w:ascii="Times New Roman" w:eastAsia="Times New Roman" w:hAnsi="Times New Roman" w:cs="Times New Roman"/>
            <w:b/>
            <w:bCs/>
            <w:sz w:val="24"/>
            <w:szCs w:val="24"/>
            <w:lang w:eastAsia="en-US"/>
            <w:rPrChange w:id="6293" w:author="Ir Nicole" w:date="2026-06-19T10:37:00Z">
              <w:rPr>
                <w:rFonts w:ascii="Times New Roman" w:eastAsia="Times New Roman" w:hAnsi="Times New Roman" w:cs="Times New Roman"/>
                <w:b/>
                <w:bCs/>
                <w:sz w:val="24"/>
                <w:szCs w:val="24"/>
                <w:lang w:val="en-US" w:eastAsia="en-US"/>
              </w:rPr>
            </w:rPrChange>
          </w:rPr>
          <w:t>███</w:t>
        </w:r>
        <w:r w:rsidRPr="00DC6919">
          <w:rPr>
            <w:rFonts w:ascii="Times New Roman" w:eastAsia="Times New Roman" w:hAnsi="Times New Roman" w:cs="Times New Roman"/>
            <w:sz w:val="24"/>
            <w:szCs w:val="24"/>
            <w:lang w:eastAsia="en-US"/>
            <w:rPrChange w:id="6294" w:author="Ir Nicole" w:date="2026-06-19T10:37:00Z">
              <w:rPr>
                <w:rFonts w:ascii="Times New Roman" w:eastAsia="Times New Roman" w:hAnsi="Times New Roman" w:cs="Times New Roman"/>
                <w:sz w:val="24"/>
                <w:szCs w:val="24"/>
                <w:lang w:val="en-US" w:eastAsia="en-US"/>
              </w:rPr>
            </w:rPrChange>
          </w:rPr>
          <w:t xml:space="preserve"> : Activité réalisée durant toute la semaine.</w:t>
        </w:r>
      </w:ins>
    </w:p>
    <w:p w14:paraId="1FC0DC62" w14:textId="61D82CCC" w:rsidR="00DC6919" w:rsidRPr="00CE6CBA" w:rsidRDefault="00DC6919">
      <w:pPr>
        <w:spacing w:before="100" w:beforeAutospacing="1" w:after="100" w:afterAutospacing="1"/>
        <w:jc w:val="both"/>
        <w:rPr>
          <w:ins w:id="6295" w:author="Ir Nicole" w:date="2026-06-19T10:37:00Z"/>
          <w:rFonts w:ascii="Times New Roman" w:eastAsia="Times New Roman" w:hAnsi="Times New Roman" w:cs="Times New Roman"/>
          <w:sz w:val="24"/>
          <w:szCs w:val="24"/>
          <w:lang w:eastAsia="en-US"/>
          <w:rPrChange w:id="6296" w:author="Ir Nicole" w:date="2026-06-19T11:11:00Z">
            <w:rPr>
              <w:ins w:id="6297" w:author="Ir Nicole" w:date="2026-06-19T10:37:00Z"/>
              <w:b/>
              <w:bCs/>
              <w:color w:val="1B3A6B"/>
              <w:sz w:val="32"/>
              <w:szCs w:val="32"/>
            </w:rPr>
          </w:rPrChange>
        </w:rPr>
        <w:pPrChange w:id="6298" w:author="Ir Nicole" w:date="2026-06-19T12:38:00Z">
          <w:pPr/>
        </w:pPrChange>
      </w:pPr>
      <w:ins w:id="6299" w:author="Ir Nicole" w:date="2026-06-19T10:37:00Z">
        <w:r w:rsidRPr="00DC6919">
          <w:rPr>
            <w:rFonts w:ascii="Times New Roman" w:eastAsia="Times New Roman" w:hAnsi="Times New Roman" w:cs="Times New Roman"/>
            <w:b/>
            <w:bCs/>
            <w:sz w:val="24"/>
            <w:szCs w:val="24"/>
            <w:lang w:eastAsia="en-US"/>
            <w:rPrChange w:id="6300" w:author="Ir Nicole" w:date="2026-06-19T10:37:00Z">
              <w:rPr>
                <w:rFonts w:ascii="Times New Roman" w:eastAsia="Times New Roman" w:hAnsi="Times New Roman" w:cs="Times New Roman"/>
                <w:b/>
                <w:bCs/>
                <w:sz w:val="24"/>
                <w:szCs w:val="24"/>
                <w:lang w:val="en-US" w:eastAsia="en-US"/>
              </w:rPr>
            </w:rPrChange>
          </w:rPr>
          <w:lastRenderedPageBreak/>
          <w:t>█</w:t>
        </w:r>
        <w:r w:rsidRPr="00DC6919">
          <w:rPr>
            <w:rFonts w:ascii="Times New Roman" w:eastAsia="Times New Roman" w:hAnsi="Times New Roman" w:cs="Times New Roman"/>
            <w:sz w:val="24"/>
            <w:szCs w:val="24"/>
            <w:lang w:eastAsia="en-US"/>
            <w:rPrChange w:id="6301" w:author="Ir Nicole" w:date="2026-06-19T10:37:00Z">
              <w:rPr>
                <w:rFonts w:ascii="Times New Roman" w:eastAsia="Times New Roman" w:hAnsi="Times New Roman" w:cs="Times New Roman"/>
                <w:sz w:val="24"/>
                <w:szCs w:val="24"/>
                <w:lang w:val="en-US" w:eastAsia="en-US"/>
              </w:rPr>
            </w:rPrChange>
          </w:rPr>
          <w:t xml:space="preserve"> : Activité de suivi et de maintenance r</w:t>
        </w:r>
        <w:r w:rsidR="00CE6CBA" w:rsidRPr="00ED2D47">
          <w:rPr>
            <w:rFonts w:ascii="Times New Roman" w:eastAsia="Times New Roman" w:hAnsi="Times New Roman" w:cs="Times New Roman"/>
            <w:sz w:val="24"/>
            <w:szCs w:val="24"/>
            <w:lang w:eastAsia="en-US"/>
          </w:rPr>
          <w:t>éalisée une journée par semai</w:t>
        </w:r>
      </w:ins>
      <w:ins w:id="6302" w:author="Ir Nicole" w:date="2026-06-19T11:21:00Z">
        <w:r w:rsidR="0010318B">
          <w:rPr>
            <w:rFonts w:ascii="Times New Roman" w:eastAsia="Times New Roman" w:hAnsi="Times New Roman" w:cs="Times New Roman"/>
            <w:sz w:val="24"/>
            <w:szCs w:val="24"/>
            <w:lang w:eastAsia="en-US"/>
          </w:rPr>
          <w:t>ne</w:t>
        </w:r>
      </w:ins>
    </w:p>
    <w:p w14:paraId="00B5D936" w14:textId="5FCBDA31" w:rsidR="007A00A4" w:rsidRDefault="007D4B2B">
      <w:pPr>
        <w:pStyle w:val="Titre1"/>
        <w:pBdr>
          <w:bottom w:val="single" w:sz="8" w:space="4" w:color="2E6DB4"/>
        </w:pBdr>
        <w:jc w:val="both"/>
        <w:pPrChange w:id="6303" w:author="Ir Nicole" w:date="2026-06-19T12:38:00Z">
          <w:pPr>
            <w:pStyle w:val="Titre1"/>
            <w:pBdr>
              <w:bottom w:val="single" w:sz="8" w:space="4" w:color="2E6DB4"/>
            </w:pBdr>
          </w:pPr>
        </w:pPrChange>
      </w:pPr>
      <w:bookmarkStart w:id="6304" w:name="_Toc232765109"/>
      <w:ins w:id="6305" w:author="Ir Nicole" w:date="2026-06-19T12:36:00Z">
        <w:r>
          <w:t>9</w:t>
        </w:r>
      </w:ins>
      <w:commentRangeStart w:id="6306"/>
      <w:del w:id="6307" w:author="Ir Nicole" w:date="2026-06-19T12:36:00Z">
        <w:r w:rsidR="00FA30C5" w:rsidDel="007D4B2B">
          <w:delText>10</w:delText>
        </w:r>
        <w:r w:rsidR="004362B5" w:rsidDel="007D4B2B">
          <w:delText>.</w:delText>
        </w:r>
      </w:del>
      <w:r w:rsidR="004362B5">
        <w:t xml:space="preserve"> CONCLUSION </w:t>
      </w:r>
      <w:commentRangeEnd w:id="6306"/>
      <w:r w:rsidR="00737144">
        <w:rPr>
          <w:rStyle w:val="Marquedecommentaire"/>
          <w:b w:val="0"/>
          <w:bCs w:val="0"/>
          <w:color w:val="auto"/>
        </w:rPr>
        <w:commentReference w:id="6306"/>
      </w:r>
      <w:bookmarkEnd w:id="6304"/>
    </w:p>
    <w:p w14:paraId="5B5AA231" w14:textId="049B256A" w:rsidR="007A00A4" w:rsidRDefault="007D4B2B">
      <w:pPr>
        <w:pStyle w:val="Titre2"/>
        <w:jc w:val="both"/>
        <w:pPrChange w:id="6308" w:author="Ir Nicole" w:date="2026-06-19T12:38:00Z">
          <w:pPr>
            <w:pStyle w:val="Titre2"/>
          </w:pPr>
        </w:pPrChange>
      </w:pPr>
      <w:bookmarkStart w:id="6309" w:name="_Toc232765110"/>
      <w:ins w:id="6310" w:author="Ir Nicole" w:date="2026-06-19T12:36:00Z">
        <w:r>
          <w:t>9</w:t>
        </w:r>
      </w:ins>
      <w:del w:id="6311" w:author="Ir Nicole" w:date="2026-06-19T12:36:00Z">
        <w:r w:rsidR="00FA30C5" w:rsidDel="007D4B2B">
          <w:delText>10</w:delText>
        </w:r>
      </w:del>
      <w:r w:rsidR="004362B5">
        <w:t xml:space="preserve">.1. </w:t>
      </w:r>
      <w:r w:rsidR="005F690F">
        <w:t>Synthèse</w:t>
      </w:r>
      <w:r w:rsidR="004362B5">
        <w:t xml:space="preserve"> de la </w:t>
      </w:r>
      <w:r w:rsidR="005F690F">
        <w:t>Faisabilité</w:t>
      </w:r>
      <w:bookmarkEnd w:id="6309"/>
    </w:p>
    <w:p w14:paraId="3F0D06C5" w14:textId="77777777" w:rsidR="007A00A4" w:rsidRDefault="007A00A4">
      <w:pPr>
        <w:spacing w:before="80" w:after="80"/>
        <w:jc w:val="both"/>
        <w:pPrChange w:id="6312" w:author="Ir Nicole" w:date="2026-06-19T12:38:00Z">
          <w:pPr>
            <w:spacing w:before="80" w:after="80"/>
          </w:pPr>
        </w:pPrChange>
      </w:pPr>
    </w:p>
    <w:p w14:paraId="44AF87A5" w14:textId="01E4C574" w:rsidR="0072440B" w:rsidRDefault="0072440B">
      <w:pPr>
        <w:pStyle w:val="Lgende"/>
        <w:keepNext/>
        <w:jc w:val="both"/>
        <w:rPr>
          <w:ins w:id="6313" w:author="Ir Nicole" w:date="2026-06-18T13:21:00Z"/>
        </w:rPr>
        <w:pPrChange w:id="6314" w:author="Ir Nicole" w:date="2026-06-19T12:38:00Z">
          <w:pPr/>
        </w:pPrChange>
      </w:pPr>
      <w:bookmarkStart w:id="6315" w:name="_Toc232681976"/>
      <w:ins w:id="6316" w:author="Ir Nicole" w:date="2026-06-18T13:21:00Z">
        <w:r>
          <w:t xml:space="preserve">Tableau </w:t>
        </w:r>
        <w:r>
          <w:fldChar w:fldCharType="begin"/>
        </w:r>
        <w:r>
          <w:instrText xml:space="preserve"> SEQ Tableau \* ARABIC </w:instrText>
        </w:r>
      </w:ins>
      <w:r>
        <w:fldChar w:fldCharType="separate"/>
      </w:r>
      <w:ins w:id="6317" w:author="Ir Nicole" w:date="2026-06-19T10:35:00Z">
        <w:r w:rsidR="00254426">
          <w:rPr>
            <w:noProof/>
          </w:rPr>
          <w:t>13</w:t>
        </w:r>
      </w:ins>
      <w:ins w:id="6318" w:author="Ir Nicole" w:date="2026-06-18T13:21:00Z">
        <w:r>
          <w:fldChar w:fldCharType="end"/>
        </w:r>
        <w:r>
          <w:t xml:space="preserve"> :</w:t>
        </w:r>
        <w:r w:rsidRPr="007D6C4F">
          <w:t>Synthèse de la Faisabilité</w:t>
        </w:r>
        <w:bookmarkEnd w:id="6315"/>
      </w:ins>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6319" w:author="Ir Nicole" w:date="2026-06-18T13:21:00Z">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993"/>
        <w:gridCol w:w="2018"/>
        <w:gridCol w:w="4015"/>
        <w:tblGridChange w:id="6320">
          <w:tblGrid>
            <w:gridCol w:w="2993"/>
            <w:gridCol w:w="2018"/>
            <w:gridCol w:w="4015"/>
          </w:tblGrid>
        </w:tblGridChange>
      </w:tblGrid>
      <w:tr w:rsidR="007A00A4" w14:paraId="49F1EB7F" w14:textId="77777777" w:rsidTr="0072440B">
        <w:tc>
          <w:tcPr>
            <w:tcW w:w="299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21"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71C9981E" w14:textId="77777777" w:rsidR="007A00A4" w:rsidRDefault="004362B5">
            <w:pPr>
              <w:jc w:val="both"/>
              <w:pPrChange w:id="6322" w:author="Ir Nicole" w:date="2026-06-19T12:38:00Z">
                <w:pPr/>
              </w:pPrChange>
            </w:pPr>
            <w:r>
              <w:rPr>
                <w:b/>
                <w:bCs/>
                <w:color w:val="FFFFFF"/>
                <w:sz w:val="20"/>
                <w:szCs w:val="20"/>
              </w:rPr>
              <w:t>Dimension</w:t>
            </w:r>
          </w:p>
        </w:tc>
        <w:tc>
          <w:tcPr>
            <w:tcW w:w="201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23"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5DDDADF5" w14:textId="77777777" w:rsidR="007A00A4" w:rsidRDefault="004362B5">
            <w:pPr>
              <w:jc w:val="both"/>
              <w:pPrChange w:id="6324" w:author="Ir Nicole" w:date="2026-06-19T12:38:00Z">
                <w:pPr/>
              </w:pPrChange>
            </w:pPr>
            <w:r>
              <w:rPr>
                <w:b/>
                <w:bCs/>
                <w:color w:val="FFFFFF"/>
                <w:sz w:val="20"/>
                <w:szCs w:val="20"/>
              </w:rPr>
              <w:t>Verdict</w:t>
            </w:r>
          </w:p>
        </w:tc>
        <w:tc>
          <w:tcPr>
            <w:tcW w:w="4015"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25"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1C6781F9" w14:textId="77777777" w:rsidR="007A00A4" w:rsidRDefault="004362B5">
            <w:pPr>
              <w:jc w:val="both"/>
              <w:pPrChange w:id="6326" w:author="Ir Nicole" w:date="2026-06-19T12:38:00Z">
                <w:pPr/>
              </w:pPrChange>
            </w:pPr>
            <w:r>
              <w:rPr>
                <w:b/>
                <w:bCs/>
                <w:color w:val="FFFFFF"/>
                <w:sz w:val="20"/>
                <w:szCs w:val="20"/>
              </w:rPr>
              <w:t>Commentaire</w:t>
            </w:r>
          </w:p>
        </w:tc>
      </w:tr>
      <w:tr w:rsidR="007A00A4" w14:paraId="7443B9D8" w14:textId="77777777" w:rsidTr="0072440B">
        <w:tc>
          <w:tcPr>
            <w:tcW w:w="29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6327"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60E45042" w14:textId="77777777" w:rsidR="007A00A4" w:rsidRDefault="005F690F">
            <w:pPr>
              <w:jc w:val="both"/>
              <w:pPrChange w:id="6328" w:author="Ir Nicole" w:date="2026-06-19T12:38:00Z">
                <w:pPr/>
              </w:pPrChange>
            </w:pPr>
            <w:r>
              <w:rPr>
                <w:color w:val="000000"/>
                <w:sz w:val="20"/>
                <w:szCs w:val="20"/>
              </w:rPr>
              <w:t>Faisabilité</w:t>
            </w:r>
            <w:r w:rsidR="004362B5">
              <w:rPr>
                <w:color w:val="000000"/>
                <w:sz w:val="20"/>
                <w:szCs w:val="20"/>
              </w:rPr>
              <w:t xml:space="preserve"> Technique</w:t>
            </w:r>
          </w:p>
        </w:tc>
        <w:tc>
          <w:tcPr>
            <w:tcW w:w="2018"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Change w:id="6329"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
            </w:tcPrChange>
          </w:tcPr>
          <w:p w14:paraId="31E7EE1C" w14:textId="77777777" w:rsidR="007A00A4" w:rsidRDefault="004362B5">
            <w:pPr>
              <w:jc w:val="both"/>
              <w:pPrChange w:id="6330" w:author="Ir Nicole" w:date="2026-06-19T12:38:00Z">
                <w:pPr/>
              </w:pPrChange>
            </w:pPr>
            <w:r>
              <w:rPr>
                <w:b/>
                <w:bCs/>
                <w:color w:val="FFFFFF"/>
                <w:sz w:val="20"/>
                <w:szCs w:val="20"/>
              </w:rPr>
              <w:t>FAVORABLE</w:t>
            </w:r>
          </w:p>
        </w:tc>
        <w:tc>
          <w:tcPr>
            <w:tcW w:w="40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6331"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29A684DC" w14:textId="77777777" w:rsidR="007A00A4" w:rsidRDefault="004362B5">
            <w:pPr>
              <w:jc w:val="both"/>
              <w:pPrChange w:id="6332" w:author="Ir Nicole" w:date="2026-06-19T12:38:00Z">
                <w:pPr/>
              </w:pPrChange>
            </w:pPr>
            <w:r>
              <w:rPr>
                <w:color w:val="000000"/>
                <w:sz w:val="20"/>
                <w:szCs w:val="20"/>
              </w:rPr>
              <w:t xml:space="preserve">Technologies matures, performances </w:t>
            </w:r>
            <w:r w:rsidR="005F690F">
              <w:rPr>
                <w:color w:val="000000"/>
                <w:sz w:val="20"/>
                <w:szCs w:val="20"/>
              </w:rPr>
              <w:t>validées</w:t>
            </w:r>
            <w:r>
              <w:rPr>
                <w:color w:val="000000"/>
                <w:sz w:val="20"/>
                <w:szCs w:val="20"/>
              </w:rPr>
              <w:t xml:space="preserve"> sur RPi5</w:t>
            </w:r>
          </w:p>
        </w:tc>
      </w:tr>
      <w:tr w:rsidR="007A00A4" w14:paraId="027ADE1F" w14:textId="77777777" w:rsidTr="0072440B">
        <w:tc>
          <w:tcPr>
            <w:tcW w:w="29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6333"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653D9013" w14:textId="77777777" w:rsidR="007A00A4" w:rsidRDefault="005F690F">
            <w:pPr>
              <w:jc w:val="both"/>
              <w:pPrChange w:id="6334" w:author="Ir Nicole" w:date="2026-06-19T12:38:00Z">
                <w:pPr/>
              </w:pPrChange>
            </w:pPr>
            <w:r>
              <w:rPr>
                <w:color w:val="000000"/>
                <w:sz w:val="20"/>
                <w:szCs w:val="20"/>
              </w:rPr>
              <w:t>Faisabilité</w:t>
            </w:r>
            <w:r w:rsidR="004362B5">
              <w:rPr>
                <w:color w:val="000000"/>
                <w:sz w:val="20"/>
                <w:szCs w:val="20"/>
              </w:rPr>
              <w:t xml:space="preserve"> </w:t>
            </w:r>
            <w:r>
              <w:rPr>
                <w:color w:val="000000"/>
                <w:sz w:val="20"/>
                <w:szCs w:val="20"/>
              </w:rPr>
              <w:t>Financière</w:t>
            </w:r>
          </w:p>
        </w:tc>
        <w:tc>
          <w:tcPr>
            <w:tcW w:w="2018"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Change w:id="6335"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
            </w:tcPrChange>
          </w:tcPr>
          <w:p w14:paraId="05CD0571" w14:textId="77777777" w:rsidR="007A00A4" w:rsidRDefault="004362B5">
            <w:pPr>
              <w:jc w:val="both"/>
              <w:pPrChange w:id="6336" w:author="Ir Nicole" w:date="2026-06-19T12:38:00Z">
                <w:pPr/>
              </w:pPrChange>
            </w:pPr>
            <w:r>
              <w:rPr>
                <w:b/>
                <w:bCs/>
                <w:color w:val="FFFFFF"/>
                <w:sz w:val="20"/>
                <w:szCs w:val="20"/>
              </w:rPr>
              <w:t>TRES FAVORABLE</w:t>
            </w:r>
          </w:p>
        </w:tc>
        <w:tc>
          <w:tcPr>
            <w:tcW w:w="40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6337"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2556800B" w14:textId="77777777" w:rsidR="007A00A4" w:rsidRDefault="00FA30C5">
            <w:pPr>
              <w:jc w:val="both"/>
              <w:pPrChange w:id="6338" w:author="Ir Nicole" w:date="2026-06-19T12:38:00Z">
                <w:pPr/>
              </w:pPrChange>
            </w:pPr>
            <w:r>
              <w:rPr>
                <w:color w:val="000000"/>
                <w:sz w:val="20"/>
                <w:szCs w:val="20"/>
              </w:rPr>
              <w:t>(ROI)</w:t>
            </w:r>
          </w:p>
        </w:tc>
      </w:tr>
      <w:tr w:rsidR="007A00A4" w14:paraId="76262AA8" w14:textId="77777777" w:rsidTr="0072440B">
        <w:tc>
          <w:tcPr>
            <w:tcW w:w="29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6339"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3EA8009C" w14:textId="2D5BD775" w:rsidR="007A00A4" w:rsidRDefault="005F690F">
            <w:pPr>
              <w:jc w:val="both"/>
              <w:pPrChange w:id="6340" w:author="Ir Nicole" w:date="2026-06-19T12:38:00Z">
                <w:pPr/>
              </w:pPrChange>
            </w:pPr>
            <w:r>
              <w:rPr>
                <w:color w:val="000000"/>
                <w:sz w:val="20"/>
                <w:szCs w:val="20"/>
              </w:rPr>
              <w:t>Faisabilité</w:t>
            </w:r>
            <w:r w:rsidR="004362B5">
              <w:rPr>
                <w:color w:val="000000"/>
                <w:sz w:val="20"/>
                <w:szCs w:val="20"/>
              </w:rPr>
              <w:t xml:space="preserve"> </w:t>
            </w:r>
            <w:r>
              <w:rPr>
                <w:color w:val="000000"/>
                <w:sz w:val="20"/>
                <w:szCs w:val="20"/>
              </w:rPr>
              <w:t>Opérationnelle</w:t>
            </w:r>
          </w:p>
        </w:tc>
        <w:tc>
          <w:tcPr>
            <w:tcW w:w="2018"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Change w:id="6341"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1E7E34"/>
                <w:tcMar>
                  <w:top w:w="80" w:type="dxa"/>
                  <w:left w:w="120" w:type="dxa"/>
                  <w:bottom w:w="80" w:type="dxa"/>
                  <w:right w:w="120" w:type="dxa"/>
                </w:tcMar>
              </w:tcPr>
            </w:tcPrChange>
          </w:tcPr>
          <w:p w14:paraId="4E2C471A" w14:textId="77777777" w:rsidR="007A00A4" w:rsidRDefault="004362B5">
            <w:pPr>
              <w:jc w:val="both"/>
              <w:pPrChange w:id="6342" w:author="Ir Nicole" w:date="2026-06-19T12:38:00Z">
                <w:pPr/>
              </w:pPrChange>
            </w:pPr>
            <w:r>
              <w:rPr>
                <w:b/>
                <w:bCs/>
                <w:color w:val="FFFFFF"/>
                <w:sz w:val="20"/>
                <w:szCs w:val="20"/>
              </w:rPr>
              <w:t>FAVORABLE</w:t>
            </w:r>
          </w:p>
        </w:tc>
        <w:tc>
          <w:tcPr>
            <w:tcW w:w="40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Change w:id="6343"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tcPrChange>
          </w:tcPr>
          <w:p w14:paraId="13B0868A" w14:textId="77777777" w:rsidR="007A00A4" w:rsidRDefault="004362B5">
            <w:pPr>
              <w:jc w:val="both"/>
              <w:pPrChange w:id="6344" w:author="Ir Nicole" w:date="2026-06-19T12:38:00Z">
                <w:pPr/>
              </w:pPrChange>
            </w:pPr>
            <w:r>
              <w:rPr>
                <w:color w:val="000000"/>
                <w:sz w:val="20"/>
                <w:szCs w:val="20"/>
              </w:rPr>
              <w:t xml:space="preserve">Gain de temps, </w:t>
            </w:r>
            <w:r w:rsidR="005F690F">
              <w:rPr>
                <w:color w:val="000000"/>
                <w:sz w:val="20"/>
                <w:szCs w:val="20"/>
              </w:rPr>
              <w:t>réduction</w:t>
            </w:r>
            <w:r>
              <w:rPr>
                <w:color w:val="000000"/>
                <w:sz w:val="20"/>
                <w:szCs w:val="20"/>
              </w:rPr>
              <w:t xml:space="preserve"> erreurs, adoption </w:t>
            </w:r>
            <w:r w:rsidR="005F690F">
              <w:rPr>
                <w:color w:val="000000"/>
                <w:sz w:val="20"/>
                <w:szCs w:val="20"/>
              </w:rPr>
              <w:t>facilitée</w:t>
            </w:r>
          </w:p>
        </w:tc>
      </w:tr>
      <w:tr w:rsidR="007A00A4" w:rsidDel="007B72E8" w14:paraId="0E44EF29" w14:textId="1B870998" w:rsidTr="0072440B">
        <w:trPr>
          <w:del w:id="6345" w:author="Ir Nicole" w:date="2026-06-19T12:24:00Z"/>
        </w:trPr>
        <w:tc>
          <w:tcPr>
            <w:tcW w:w="29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6346"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7A7CC9C8" w14:textId="561E93B1" w:rsidR="007A00A4" w:rsidRPr="007B72E8" w:rsidDel="007B72E8" w:rsidRDefault="005F690F">
            <w:pPr>
              <w:jc w:val="both"/>
              <w:rPr>
                <w:del w:id="6347" w:author="Ir Nicole" w:date="2026-06-19T12:24:00Z"/>
              </w:rPr>
              <w:pPrChange w:id="6348" w:author="Ir Nicole" w:date="2026-06-19T12:38:00Z">
                <w:pPr/>
              </w:pPrChange>
            </w:pPr>
            <w:del w:id="6349" w:author="Ir Nicole" w:date="2026-06-19T12:24:00Z">
              <w:r w:rsidDel="007B72E8">
                <w:rPr>
                  <w:color w:val="000000"/>
                  <w:sz w:val="20"/>
                  <w:szCs w:val="20"/>
                </w:rPr>
                <w:delText>Faisabilité</w:delText>
              </w:r>
              <w:r w:rsidR="004362B5" w:rsidDel="007B72E8">
                <w:rPr>
                  <w:color w:val="000000"/>
                  <w:sz w:val="20"/>
                  <w:szCs w:val="20"/>
                </w:rPr>
                <w:delText xml:space="preserve"> Juridique</w:delText>
              </w:r>
            </w:del>
          </w:p>
        </w:tc>
        <w:tc>
          <w:tcPr>
            <w:tcW w:w="2018" w:type="dxa"/>
            <w:tcBorders>
              <w:top w:val="single" w:sz="4" w:space="0" w:color="AAAAAA"/>
              <w:left w:val="single" w:sz="4" w:space="0" w:color="AAAAAA"/>
              <w:bottom w:val="single" w:sz="4" w:space="0" w:color="AAAAAA"/>
              <w:right w:val="single" w:sz="4" w:space="0" w:color="AAAAAA"/>
            </w:tcBorders>
            <w:shd w:val="clear" w:color="auto" w:fill="D97706"/>
            <w:tcMar>
              <w:top w:w="80" w:type="dxa"/>
              <w:left w:w="120" w:type="dxa"/>
              <w:bottom w:w="80" w:type="dxa"/>
              <w:right w:w="120" w:type="dxa"/>
            </w:tcMar>
            <w:tcPrChange w:id="6350"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D97706"/>
                <w:tcMar>
                  <w:top w:w="80" w:type="dxa"/>
                  <w:left w:w="120" w:type="dxa"/>
                  <w:bottom w:w="80" w:type="dxa"/>
                  <w:right w:w="120" w:type="dxa"/>
                </w:tcMar>
              </w:tcPr>
            </w:tcPrChange>
          </w:tcPr>
          <w:p w14:paraId="65EC4CF6" w14:textId="2DAFC72F" w:rsidR="007A00A4" w:rsidDel="007B72E8" w:rsidRDefault="004362B5">
            <w:pPr>
              <w:jc w:val="both"/>
              <w:rPr>
                <w:del w:id="6351" w:author="Ir Nicole" w:date="2026-06-19T12:24:00Z"/>
              </w:rPr>
              <w:pPrChange w:id="6352" w:author="Ir Nicole" w:date="2026-06-19T12:38:00Z">
                <w:pPr/>
              </w:pPrChange>
            </w:pPr>
            <w:del w:id="6353" w:author="Ir Nicole" w:date="2026-06-19T12:24:00Z">
              <w:r w:rsidDel="007B72E8">
                <w:rPr>
                  <w:b/>
                  <w:bCs/>
                  <w:color w:val="FFFFFF"/>
                  <w:sz w:val="20"/>
                  <w:szCs w:val="20"/>
                </w:rPr>
                <w:delText>CONDITIONNELLE</w:delText>
              </w:r>
            </w:del>
          </w:p>
        </w:tc>
        <w:tc>
          <w:tcPr>
            <w:tcW w:w="40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Change w:id="6354"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cPrChange>
          </w:tcPr>
          <w:p w14:paraId="355162B8" w14:textId="005016CB" w:rsidR="007A00A4" w:rsidDel="007B72E8" w:rsidRDefault="004362B5">
            <w:pPr>
              <w:jc w:val="both"/>
              <w:rPr>
                <w:del w:id="6355" w:author="Ir Nicole" w:date="2026-06-19T12:24:00Z"/>
              </w:rPr>
              <w:pPrChange w:id="6356" w:author="Ir Nicole" w:date="2026-06-19T12:38:00Z">
                <w:pPr/>
              </w:pPrChange>
            </w:pPr>
            <w:del w:id="6357" w:author="Ir Nicole" w:date="2026-06-19T12:24:00Z">
              <w:r w:rsidDel="007B72E8">
                <w:rPr>
                  <w:color w:val="000000"/>
                  <w:sz w:val="20"/>
                  <w:szCs w:val="20"/>
                </w:rPr>
                <w:delText>RGPD : AIPD obligatoire, mesures techniques requises</w:delText>
              </w:r>
            </w:del>
          </w:p>
        </w:tc>
      </w:tr>
      <w:tr w:rsidR="007A00A4" w14:paraId="007702B5" w14:textId="77777777" w:rsidTr="0072440B">
        <w:tc>
          <w:tcPr>
            <w:tcW w:w="299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58" w:author="Ir Nicole" w:date="2026-06-18T13:21:00Z">
              <w:tcPr>
                <w:tcW w:w="3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0597A1DC" w14:textId="77777777" w:rsidR="007A00A4" w:rsidRDefault="004362B5">
            <w:pPr>
              <w:jc w:val="both"/>
              <w:pPrChange w:id="6359" w:author="Ir Nicole" w:date="2026-06-19T12:38:00Z">
                <w:pPr/>
              </w:pPrChange>
            </w:pPr>
            <w:r>
              <w:rPr>
                <w:b/>
                <w:bCs/>
                <w:color w:val="FFFFFF"/>
                <w:sz w:val="20"/>
                <w:szCs w:val="20"/>
              </w:rPr>
              <w:t>VERDICT GLOBAL</w:t>
            </w:r>
          </w:p>
        </w:tc>
        <w:tc>
          <w:tcPr>
            <w:tcW w:w="201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60" w:author="Ir Nicole" w:date="2026-06-18T13:21:00Z">
              <w:tcPr>
                <w:tcW w:w="2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25291D9C" w14:textId="77777777" w:rsidR="007A00A4" w:rsidRDefault="004362B5">
            <w:pPr>
              <w:jc w:val="both"/>
              <w:pPrChange w:id="6361" w:author="Ir Nicole" w:date="2026-06-19T12:38:00Z">
                <w:pPr/>
              </w:pPrChange>
            </w:pPr>
            <w:r>
              <w:rPr>
                <w:b/>
                <w:bCs/>
                <w:color w:val="FFFFFF"/>
                <w:sz w:val="20"/>
                <w:szCs w:val="20"/>
              </w:rPr>
              <w:t>PROJET VIABLE</w:t>
            </w:r>
          </w:p>
        </w:tc>
        <w:tc>
          <w:tcPr>
            <w:tcW w:w="4015"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Change w:id="6362" w:author="Ir Nicole" w:date="2026-06-18T13:21:00Z">
              <w:tcPr>
                <w:tcW w:w="40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tcPrChange>
          </w:tcPr>
          <w:p w14:paraId="3561B55A" w14:textId="77777777" w:rsidR="007A00A4" w:rsidRDefault="004362B5">
            <w:pPr>
              <w:jc w:val="both"/>
              <w:pPrChange w:id="6363" w:author="Ir Nicole" w:date="2026-06-19T12:38:00Z">
                <w:pPr/>
              </w:pPrChange>
            </w:pPr>
            <w:r>
              <w:rPr>
                <w:b/>
                <w:bCs/>
                <w:color w:val="FFFFFF"/>
                <w:sz w:val="20"/>
                <w:szCs w:val="20"/>
              </w:rPr>
              <w:t xml:space="preserve">Lancement </w:t>
            </w:r>
            <w:del w:id="6364" w:author="Ir Nicole" w:date="2026-06-19T12:25:00Z">
              <w:r w:rsidDel="007B72E8">
                <w:rPr>
                  <w:b/>
                  <w:bCs/>
                  <w:color w:val="FFFFFF"/>
                  <w:sz w:val="20"/>
                  <w:szCs w:val="20"/>
                </w:rPr>
                <w:delText>recommande sous conditions RGPD</w:delText>
              </w:r>
            </w:del>
          </w:p>
        </w:tc>
      </w:tr>
    </w:tbl>
    <w:p w14:paraId="70AF9864" w14:textId="37EB67B4" w:rsidR="007A00A4" w:rsidDel="007B72E8" w:rsidRDefault="00FA30C5">
      <w:pPr>
        <w:pStyle w:val="Titre2"/>
        <w:jc w:val="both"/>
        <w:rPr>
          <w:del w:id="6365" w:author="Ir Nicole" w:date="2026-06-19T12:26:00Z"/>
        </w:rPr>
        <w:pPrChange w:id="6366" w:author="Ir Nicole" w:date="2026-06-19T12:38:00Z">
          <w:pPr>
            <w:pStyle w:val="Titre2"/>
          </w:pPr>
        </w:pPrChange>
      </w:pPr>
      <w:del w:id="6367" w:author="Ir Nicole" w:date="2026-06-19T12:26:00Z">
        <w:r w:rsidDel="007B72E8">
          <w:delText>10</w:delText>
        </w:r>
        <w:r w:rsidR="00561598" w:rsidDel="007B72E8">
          <w:delText>.2</w:delText>
        </w:r>
        <w:r w:rsidR="004362B5" w:rsidDel="007B72E8">
          <w:delText xml:space="preserve">. Prochaines Etapes </w:delText>
        </w:r>
        <w:r w:rsidR="005F690F" w:rsidDel="007B72E8">
          <w:delText>Immédiates</w:delText>
        </w:r>
      </w:del>
    </w:p>
    <w:p w14:paraId="1B762ED7" w14:textId="5964A59E" w:rsidR="007A00A4" w:rsidDel="007B72E8" w:rsidRDefault="00FA30C5">
      <w:pPr>
        <w:pStyle w:val="Paragraphedeliste"/>
        <w:numPr>
          <w:ilvl w:val="0"/>
          <w:numId w:val="2"/>
        </w:numPr>
        <w:spacing w:before="60" w:after="60"/>
        <w:jc w:val="both"/>
        <w:rPr>
          <w:del w:id="6368" w:author="Ir Nicole" w:date="2026-06-19T12:26:00Z"/>
        </w:rPr>
        <w:pPrChange w:id="6369" w:author="Ir Nicole" w:date="2026-06-19T12:38:00Z">
          <w:pPr>
            <w:pStyle w:val="Paragraphedeliste"/>
            <w:numPr>
              <w:numId w:val="2"/>
            </w:numPr>
            <w:spacing w:before="60" w:after="60"/>
            <w:ind w:left="720" w:hanging="360"/>
          </w:pPr>
        </w:pPrChange>
      </w:pPr>
      <w:del w:id="6370" w:author="Ir Nicole" w:date="2026-06-19T12:26:00Z">
        <w:r w:rsidDel="007B72E8">
          <w:delText xml:space="preserve"> </w:delText>
        </w:r>
        <w:r w:rsidR="004362B5" w:rsidDel="007B72E8">
          <w:delText>Validation de l'</w:delText>
        </w:r>
        <w:r w:rsidR="005F690F" w:rsidDel="007B72E8">
          <w:delText>étude</w:delText>
        </w:r>
        <w:r w:rsidR="004362B5" w:rsidDel="007B72E8">
          <w:delText xml:space="preserve"> par la direction et approbation du budget</w:delText>
        </w:r>
      </w:del>
    </w:p>
    <w:p w14:paraId="1FEFAC86" w14:textId="0A0A9756" w:rsidR="007A00A4" w:rsidDel="007B72E8" w:rsidRDefault="004362B5">
      <w:pPr>
        <w:pStyle w:val="Paragraphedeliste"/>
        <w:numPr>
          <w:ilvl w:val="0"/>
          <w:numId w:val="2"/>
        </w:numPr>
        <w:spacing w:before="60" w:after="60"/>
        <w:jc w:val="both"/>
        <w:rPr>
          <w:del w:id="6371" w:author="Ir Nicole" w:date="2026-06-19T12:25:00Z"/>
        </w:rPr>
        <w:pPrChange w:id="6372" w:author="Ir Nicole" w:date="2026-06-19T12:38:00Z">
          <w:pPr>
            <w:pStyle w:val="Paragraphedeliste"/>
            <w:numPr>
              <w:numId w:val="2"/>
            </w:numPr>
            <w:spacing w:before="60" w:after="60"/>
            <w:ind w:left="720" w:hanging="360"/>
          </w:pPr>
        </w:pPrChange>
      </w:pPr>
      <w:del w:id="6373" w:author="Ir Nicole" w:date="2026-06-19T12:25:00Z">
        <w:r w:rsidDel="007B72E8">
          <w:delText>Lancement de l'AIPD et constitution de l'</w:delText>
        </w:r>
        <w:r w:rsidR="005F690F" w:rsidDel="007B72E8">
          <w:delText>équipe</w:delText>
        </w:r>
        <w:r w:rsidDel="007B72E8">
          <w:delText xml:space="preserve"> projet</w:delText>
        </w:r>
      </w:del>
    </w:p>
    <w:p w14:paraId="48BA4FEB" w14:textId="1652501D" w:rsidR="007A00A4" w:rsidDel="007B72E8" w:rsidRDefault="004362B5">
      <w:pPr>
        <w:pStyle w:val="Paragraphedeliste"/>
        <w:numPr>
          <w:ilvl w:val="0"/>
          <w:numId w:val="2"/>
        </w:numPr>
        <w:spacing w:before="60" w:after="60"/>
        <w:jc w:val="both"/>
        <w:rPr>
          <w:del w:id="6374" w:author="Ir Nicole" w:date="2026-06-19T12:26:00Z"/>
        </w:rPr>
        <w:pPrChange w:id="6375" w:author="Ir Nicole" w:date="2026-06-19T12:38:00Z">
          <w:pPr>
            <w:pStyle w:val="Paragraphedeliste"/>
            <w:numPr>
              <w:numId w:val="2"/>
            </w:numPr>
            <w:spacing w:before="60" w:after="60"/>
            <w:ind w:left="720" w:hanging="360"/>
          </w:pPr>
        </w:pPrChange>
      </w:pPr>
      <w:del w:id="6376" w:author="Ir Nicole" w:date="2026-06-19T12:26:00Z">
        <w:r w:rsidDel="007B72E8">
          <w:delText>POC</w:delText>
        </w:r>
        <w:r w:rsidR="00FA30C5" w:rsidDel="007B72E8">
          <w:delText xml:space="preserve"> (preuve de concept)</w:delText>
        </w:r>
        <w:r w:rsidDel="007B72E8">
          <w:delText xml:space="preserve"> technique </w:delText>
        </w:r>
        <w:r w:rsidR="005F690F" w:rsidDel="007B72E8">
          <w:delText>biométrique</w:delText>
        </w:r>
        <w:r w:rsidDel="007B72E8">
          <w:delText xml:space="preserve"> sur Raspberry Pi 5</w:delText>
        </w:r>
      </w:del>
    </w:p>
    <w:p w14:paraId="2E98CFE6" w14:textId="08EDCF42" w:rsidR="007A00A4" w:rsidDel="007B72E8" w:rsidRDefault="004362B5">
      <w:pPr>
        <w:pStyle w:val="Paragraphedeliste"/>
        <w:numPr>
          <w:ilvl w:val="0"/>
          <w:numId w:val="2"/>
        </w:numPr>
        <w:spacing w:before="60" w:after="60"/>
        <w:jc w:val="both"/>
        <w:rPr>
          <w:del w:id="6377" w:author="Ir Nicole" w:date="2026-06-19T12:26:00Z"/>
        </w:rPr>
        <w:pPrChange w:id="6378" w:author="Ir Nicole" w:date="2026-06-19T12:38:00Z">
          <w:pPr>
            <w:pStyle w:val="Paragraphedeliste"/>
            <w:numPr>
              <w:numId w:val="2"/>
            </w:numPr>
            <w:spacing w:before="60" w:after="60"/>
            <w:ind w:left="720" w:hanging="360"/>
          </w:pPr>
        </w:pPrChange>
      </w:pPr>
      <w:del w:id="6379" w:author="Ir Nicole" w:date="2026-06-19T12:26:00Z">
        <w:r w:rsidDel="007B72E8">
          <w:delText>Validation du POC</w:delText>
        </w:r>
        <w:r w:rsidR="00FA30C5" w:rsidDel="007B72E8">
          <w:delText xml:space="preserve"> (preuve de concept)</w:delText>
        </w:r>
        <w:r w:rsidDel="007B72E8">
          <w:delText xml:space="preserve"> et lancement officiel du projet</w:delText>
        </w:r>
      </w:del>
    </w:p>
    <w:p w14:paraId="376C891D" w14:textId="2634C848" w:rsidR="007A00A4" w:rsidDel="007B72E8" w:rsidRDefault="007A00A4">
      <w:pPr>
        <w:spacing w:before="80" w:after="80"/>
        <w:jc w:val="both"/>
        <w:rPr>
          <w:del w:id="6380" w:author="Ir Nicole" w:date="2026-06-19T12:26:00Z"/>
        </w:rPr>
        <w:pPrChange w:id="6381" w:author="Ir Nicole" w:date="2026-06-19T12:38:00Z">
          <w:pPr>
            <w:spacing w:before="80" w:after="80"/>
          </w:pPr>
        </w:pPrChange>
      </w:pPr>
    </w:p>
    <w:p w14:paraId="59D50037" w14:textId="77777777" w:rsidR="007A00A4" w:rsidRDefault="007A00A4">
      <w:pPr>
        <w:spacing w:before="80" w:after="80"/>
        <w:jc w:val="both"/>
        <w:pPrChange w:id="6382" w:author="Ir Nicole" w:date="2026-06-19T12:38:00Z">
          <w:pPr>
            <w:spacing w:before="80" w:after="80"/>
          </w:pPr>
        </w:pPrChange>
      </w:pPr>
    </w:p>
    <w:p w14:paraId="5B762049" w14:textId="77777777" w:rsidR="007A00A4" w:rsidRDefault="007A00A4">
      <w:pPr>
        <w:spacing w:before="80" w:after="80"/>
        <w:jc w:val="both"/>
        <w:pPrChange w:id="6383" w:author="Ir Nicole" w:date="2026-06-19T12:38:00Z">
          <w:pPr>
            <w:spacing w:before="80" w:after="80"/>
          </w:pPr>
        </w:pPrChange>
      </w:pPr>
    </w:p>
    <w:p w14:paraId="5DC17658" w14:textId="580F0EB4" w:rsidR="007A00A4" w:rsidRDefault="004362B5">
      <w:pPr>
        <w:jc w:val="both"/>
        <w:pPrChange w:id="6384" w:author="Ir Nicole" w:date="2026-06-19T12:38:00Z">
          <w:pPr>
            <w:jc w:val="center"/>
          </w:pPr>
        </w:pPrChange>
      </w:pPr>
      <w:del w:id="6385" w:author="Ir Nicole" w:date="2026-06-19T12:26:00Z">
        <w:r w:rsidDel="007B72E8">
          <w:rPr>
            <w:i/>
            <w:iCs/>
            <w:color w:val="888888"/>
            <w:sz w:val="20"/>
            <w:szCs w:val="20"/>
          </w:rPr>
          <w:delText>--- Fin du Document ---</w:delText>
        </w:r>
      </w:del>
    </w:p>
    <w:sectPr w:rsidR="007A00A4">
      <w:headerReference w:type="default" r:id="rId11"/>
      <w:footerReference w:type="default" r:id="rId12"/>
      <w:pgSz w:w="11906" w:h="16838"/>
      <w:pgMar w:top="1440" w:right="1296" w:bottom="1440" w:left="129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03" w:author="Egide NDAYIZEYE" w:date="2026-06-17T16:34:00Z" w:initials="EN">
    <w:p w14:paraId="7C55DB94" w14:textId="08A15F62" w:rsidR="007D4B2B" w:rsidRDefault="007D4B2B">
      <w:pPr>
        <w:pStyle w:val="Commentaire"/>
      </w:pPr>
      <w:r>
        <w:rPr>
          <w:rStyle w:val="Marquedecommentaire"/>
        </w:rPr>
        <w:annotationRef/>
      </w:r>
      <w:r>
        <w:t xml:space="preserve">Mettre ici la liste des tableaux contenus dans </w:t>
      </w:r>
      <w:proofErr w:type="gramStart"/>
      <w:r>
        <w:t>le documents</w:t>
      </w:r>
      <w:proofErr w:type="gramEnd"/>
    </w:p>
  </w:comment>
  <w:comment w:id="471" w:author="Egide NDAYIZEYE" w:date="2026-06-17T16:34:00Z" w:initials="EN">
    <w:p w14:paraId="31D4DA9D" w14:textId="2B528AA2" w:rsidR="007D4B2B" w:rsidRDefault="007D4B2B">
      <w:pPr>
        <w:pStyle w:val="Commentaire"/>
      </w:pPr>
      <w:r>
        <w:rPr>
          <w:rStyle w:val="Marquedecommentaire"/>
        </w:rPr>
        <w:annotationRef/>
      </w:r>
      <w:r>
        <w:t xml:space="preserve">Ici est mis la liste des figures / Images contenus dans </w:t>
      </w:r>
      <w:proofErr w:type="gramStart"/>
      <w:r>
        <w:t>votre documents</w:t>
      </w:r>
      <w:proofErr w:type="gramEnd"/>
    </w:p>
  </w:comment>
  <w:comment w:id="500" w:author="Egide NDAYIZEYE" w:date="2026-06-17T16:35:00Z" w:initials="EN">
    <w:p w14:paraId="440264E2" w14:textId="4FC89179" w:rsidR="007D4B2B" w:rsidRDefault="007D4B2B">
      <w:pPr>
        <w:pStyle w:val="Commentaire"/>
      </w:pPr>
      <w:r>
        <w:rPr>
          <w:rStyle w:val="Marquedecommentaire"/>
        </w:rPr>
        <w:annotationRef/>
      </w:r>
      <w:r>
        <w:t xml:space="preserve">La liste des abréviations qui se trouvent dans </w:t>
      </w:r>
      <w:proofErr w:type="gramStart"/>
      <w:r>
        <w:t>votre documents</w:t>
      </w:r>
      <w:proofErr w:type="gramEnd"/>
      <w:r>
        <w:t xml:space="preserve"> est mis ici.</w:t>
      </w:r>
    </w:p>
  </w:comment>
  <w:comment w:id="1058" w:author="Egide NDAYIZEYE" w:date="2026-06-17T16:54:00Z" w:initials="EN">
    <w:p w14:paraId="4F330CC9" w14:textId="25F169C1" w:rsidR="007D4B2B" w:rsidRDefault="007D4B2B">
      <w:pPr>
        <w:pStyle w:val="Commentaire"/>
      </w:pPr>
      <w:r>
        <w:rPr>
          <w:rStyle w:val="Marquedecommentaire"/>
        </w:rPr>
        <w:annotationRef/>
      </w:r>
      <w:proofErr w:type="spellStart"/>
      <w:r>
        <w:t>Peux tu</w:t>
      </w:r>
      <w:proofErr w:type="spellEnd"/>
      <w:r>
        <w:t xml:space="preserve"> expliquer la règlementation RGPD ? Est-ce que </w:t>
      </w:r>
      <w:proofErr w:type="spellStart"/>
      <w:r>
        <w:t>vraimenet</w:t>
      </w:r>
      <w:proofErr w:type="spellEnd"/>
      <w:r>
        <w:t xml:space="preserve"> au Burundi on </w:t>
      </w:r>
      <w:proofErr w:type="spellStart"/>
      <w:proofErr w:type="gramStart"/>
      <w:r>
        <w:t>peux</w:t>
      </w:r>
      <w:proofErr w:type="spellEnd"/>
      <w:proofErr w:type="gramEnd"/>
      <w:r>
        <w:t xml:space="preserve"> parler de RGPD ? Attention au </w:t>
      </w:r>
      <w:proofErr w:type="spellStart"/>
      <w:r>
        <w:t>copier coller</w:t>
      </w:r>
      <w:proofErr w:type="spellEnd"/>
      <w:r>
        <w:t xml:space="preserve"> sur internet !!!!!!!!</w:t>
      </w:r>
    </w:p>
  </w:comment>
  <w:comment w:id="1102" w:author="Egide NDAYIZEYE" w:date="2026-06-17T17:33:00Z" w:initials="EN">
    <w:p w14:paraId="40BC4C30" w14:textId="57B17A13" w:rsidR="007D4B2B" w:rsidRDefault="007D4B2B">
      <w:pPr>
        <w:pStyle w:val="Commentaire"/>
      </w:pPr>
      <w:r>
        <w:rPr>
          <w:rStyle w:val="Marquedecommentaire"/>
        </w:rPr>
        <w:annotationRef/>
      </w:r>
      <w:r>
        <w:t xml:space="preserve">A </w:t>
      </w:r>
      <w:proofErr w:type="gramStart"/>
      <w:r>
        <w:t>discuter ,</w:t>
      </w:r>
      <w:proofErr w:type="gramEnd"/>
      <w:r>
        <w:t xml:space="preserve"> car il y a des contradictions : d’une part vous placez le </w:t>
      </w:r>
      <w:proofErr w:type="spellStart"/>
      <w:r>
        <w:t>Raspberry</w:t>
      </w:r>
      <w:proofErr w:type="spellEnd"/>
      <w:r>
        <w:t xml:space="preserve"> Pi au niveau de la couche Traitement mais aussi au niveau de la couche Périphérique ?</w:t>
      </w:r>
    </w:p>
  </w:comment>
  <w:comment w:id="1265" w:author="Egide NDAYIZEYE" w:date="2026-06-17T17:48:00Z" w:initials="EN">
    <w:p w14:paraId="6E063EB8" w14:textId="5CBE5D5B" w:rsidR="007D4B2B" w:rsidRDefault="007D4B2B">
      <w:pPr>
        <w:pStyle w:val="Commentaire"/>
      </w:pPr>
      <w:r>
        <w:rPr>
          <w:rStyle w:val="Marquedecommentaire"/>
        </w:rPr>
        <w:annotationRef/>
      </w:r>
      <w:r>
        <w:t xml:space="preserve">Vous n’aurez pas besoin </w:t>
      </w:r>
      <w:proofErr w:type="spellStart"/>
      <w:r>
        <w:t>d un</w:t>
      </w:r>
      <w:proofErr w:type="spellEnd"/>
      <w:r>
        <w:t xml:space="preserve"> serveur physique/virtuel ? Ou sera loge votre back end ?</w:t>
      </w:r>
    </w:p>
  </w:comment>
  <w:comment w:id="1266" w:author="Ir Nicole" w:date="2026-06-18T13:22:00Z" w:initials="IN">
    <w:p w14:paraId="124F6ED0" w14:textId="257B7B84" w:rsidR="007D4B2B" w:rsidRDefault="007D4B2B">
      <w:pPr>
        <w:pStyle w:val="Commentaire"/>
      </w:pPr>
      <w:r>
        <w:rPr>
          <w:rStyle w:val="Marquedecommentaire"/>
        </w:rPr>
        <w:annotationRef/>
      </w:r>
      <w:r>
        <w:t xml:space="preserve">Si on a aura besoin pour la mise en place </w:t>
      </w:r>
      <w:proofErr w:type="spellStart"/>
      <w:proofErr w:type="gramStart"/>
      <w:r>
        <w:t>officeil</w:t>
      </w:r>
      <w:proofErr w:type="spellEnd"/>
      <w:r>
        <w:t xml:space="preserve"> ,</w:t>
      </w:r>
      <w:proofErr w:type="gramEnd"/>
      <w:r>
        <w:t xml:space="preserve"> mais pour le tester on peut </w:t>
      </w:r>
      <w:proofErr w:type="spellStart"/>
      <w:r>
        <w:t>utilise</w:t>
      </w:r>
      <w:proofErr w:type="spellEnd"/>
      <w:r>
        <w:t xml:space="preserve"> la </w:t>
      </w:r>
      <w:proofErr w:type="spellStart"/>
      <w:r>
        <w:t>raspberry</w:t>
      </w:r>
      <w:proofErr w:type="spellEnd"/>
      <w:r>
        <w:t xml:space="preserve"> pi 5</w:t>
      </w:r>
    </w:p>
  </w:comment>
  <w:comment w:id="1331" w:author="Egide NDAYIZEYE" w:date="2026-06-17T17:58:00Z" w:initials="EN">
    <w:p w14:paraId="46C5F50E" w14:textId="733632F9" w:rsidR="007D4B2B" w:rsidRDefault="007D4B2B">
      <w:pPr>
        <w:pStyle w:val="Commentaire"/>
      </w:pPr>
      <w:r>
        <w:rPr>
          <w:rStyle w:val="Marquedecommentaire"/>
        </w:rPr>
        <w:annotationRef/>
      </w:r>
      <w:r>
        <w:t xml:space="preserve">Il serait intéressant de mettre un diagramme de flux pour expliquer comment </w:t>
      </w:r>
      <w:proofErr w:type="gramStart"/>
      <w:r>
        <w:t>les système</w:t>
      </w:r>
      <w:proofErr w:type="gramEnd"/>
      <w:r>
        <w:t xml:space="preserve"> va fonctionner. En mettant en exergue l’interaction de tous les composants.</w:t>
      </w:r>
    </w:p>
  </w:comment>
  <w:comment w:id="1744" w:author="Egide NDAYIZEYE" w:date="2026-06-17T18:06:00Z" w:initials="EN">
    <w:p w14:paraId="3FFDAEF3" w14:textId="1078ACE2" w:rsidR="007D4B2B" w:rsidRDefault="007D4B2B">
      <w:pPr>
        <w:pStyle w:val="Commentaire"/>
      </w:pPr>
      <w:r>
        <w:rPr>
          <w:rStyle w:val="Marquedecommentaire"/>
        </w:rPr>
        <w:annotationRef/>
      </w:r>
      <w:r>
        <w:t>Pourquoi ici vous ne mettez pas de prix ?</w:t>
      </w:r>
    </w:p>
  </w:comment>
  <w:comment w:id="1854" w:author="Egide NDAYIZEYE" w:date="2026-06-17T18:09:00Z" w:initials="EN">
    <w:p w14:paraId="0FFF80B3" w14:textId="6589C211" w:rsidR="007D4B2B" w:rsidRDefault="007D4B2B">
      <w:pPr>
        <w:pStyle w:val="Commentaire"/>
      </w:pPr>
      <w:r>
        <w:rPr>
          <w:rStyle w:val="Marquedecommentaire"/>
        </w:rPr>
        <w:annotationRef/>
      </w:r>
      <w:proofErr w:type="spellStart"/>
      <w:r>
        <w:t>Completer</w:t>
      </w:r>
      <w:proofErr w:type="spellEnd"/>
      <w:r>
        <w:t xml:space="preserve"> le tableau correctement en indiquant combien H/J </w:t>
      </w:r>
      <w:proofErr w:type="spellStart"/>
      <w:r>
        <w:t>necessaire</w:t>
      </w:r>
      <w:proofErr w:type="spellEnd"/>
      <w:r>
        <w:t xml:space="preserve"> par tache + l’estimation de votre main d’œuvre </w:t>
      </w:r>
    </w:p>
  </w:comment>
  <w:comment w:id="2011" w:author="Egide NDAYIZEYE" w:date="2026-06-17T18:10:00Z" w:initials="EN">
    <w:p w14:paraId="70E70092" w14:textId="333A2264" w:rsidR="007D4B2B" w:rsidRDefault="007D4B2B">
      <w:pPr>
        <w:pStyle w:val="Commentaire"/>
      </w:pPr>
      <w:r>
        <w:rPr>
          <w:rStyle w:val="Marquedecommentaire"/>
        </w:rPr>
        <w:annotationRef/>
      </w:r>
      <w:r>
        <w:t>On n’a pas besoin de formule mais de chiffres estimatifs.</w:t>
      </w:r>
    </w:p>
  </w:comment>
  <w:comment w:id="2079" w:author="Egide NDAYIZEYE" w:date="2026-06-17T18:11:00Z" w:initials="EN">
    <w:p w14:paraId="584618CA" w14:textId="70479E4D" w:rsidR="007D4B2B" w:rsidRDefault="007D4B2B">
      <w:pPr>
        <w:pStyle w:val="Commentaire"/>
      </w:pPr>
      <w:r>
        <w:rPr>
          <w:rStyle w:val="Marquedecommentaire"/>
        </w:rPr>
        <w:annotationRef/>
      </w:r>
      <w:r>
        <w:t xml:space="preserve">Vous feriez mieux de faire attention au </w:t>
      </w:r>
      <w:proofErr w:type="spellStart"/>
      <w:r>
        <w:t>copier coller</w:t>
      </w:r>
      <w:proofErr w:type="spellEnd"/>
      <w:r>
        <w:t xml:space="preserve"> sur internet. Tout ce que vous allez écrire vous devrez l’assumer </w:t>
      </w:r>
    </w:p>
  </w:comment>
  <w:comment w:id="2086" w:author="Egide NDAYIZEYE" w:date="2026-06-17T18:12:00Z" w:initials="EN">
    <w:p w14:paraId="0690DB0D" w14:textId="354207F0" w:rsidR="007D4B2B" w:rsidRDefault="007D4B2B">
      <w:pPr>
        <w:pStyle w:val="Commentaire"/>
      </w:pPr>
      <w:r>
        <w:rPr>
          <w:rStyle w:val="Marquedecommentaire"/>
        </w:rPr>
        <w:annotationRef/>
      </w:r>
      <w:r>
        <w:t>Idem</w:t>
      </w:r>
    </w:p>
  </w:comment>
  <w:comment w:id="2114" w:author="Egide NDAYIZEYE" w:date="2026-06-17T18:13:00Z" w:initials="EN">
    <w:p w14:paraId="413752A9" w14:textId="4DC28A0A" w:rsidR="007D4B2B" w:rsidRDefault="007D4B2B">
      <w:pPr>
        <w:pStyle w:val="Commentaire"/>
      </w:pPr>
      <w:r>
        <w:rPr>
          <w:rStyle w:val="Marquedecommentaire"/>
        </w:rPr>
        <w:annotationRef/>
      </w:r>
      <w:r>
        <w:t xml:space="preserve">Avez-vous tenu en </w:t>
      </w:r>
      <w:proofErr w:type="spellStart"/>
      <w:r>
        <w:t>consideration</w:t>
      </w:r>
      <w:proofErr w:type="spellEnd"/>
      <w:r>
        <w:t xml:space="preserve"> la configuration en agence ? Comment </w:t>
      </w:r>
      <w:proofErr w:type="spellStart"/>
      <w:proofErr w:type="gramStart"/>
      <w:r>
        <w:t>ca</w:t>
      </w:r>
      <w:proofErr w:type="spellEnd"/>
      <w:proofErr w:type="gramEnd"/>
      <w:r>
        <w:t xml:space="preserve"> va fonctionner ?</w:t>
      </w:r>
    </w:p>
  </w:comment>
  <w:comment w:id="2149" w:author="Egide NDAYIZEYE" w:date="2026-06-17T18:14:00Z" w:initials="EN">
    <w:p w14:paraId="0FD6FD00" w14:textId="4716EE34" w:rsidR="007D4B2B" w:rsidRDefault="007D4B2B">
      <w:pPr>
        <w:pStyle w:val="Commentaire"/>
      </w:pPr>
      <w:r>
        <w:rPr>
          <w:rStyle w:val="Marquedecommentaire"/>
        </w:rPr>
        <w:annotationRef/>
      </w:r>
      <w:r>
        <w:t xml:space="preserve">Expliquer </w:t>
      </w:r>
      <w:proofErr w:type="gramStart"/>
      <w:r>
        <w:t>ce principes</w:t>
      </w:r>
      <w:proofErr w:type="gramEnd"/>
      <w:r>
        <w:t xml:space="preserve">, soit en note de bas de page ou en consacrant un paragraphe pour ca </w:t>
      </w:r>
    </w:p>
  </w:comment>
  <w:comment w:id="2214" w:author="Egide NDAYIZEYE" w:date="2026-06-17T18:15:00Z" w:initials="EN">
    <w:p w14:paraId="55BD0E71" w14:textId="3F281EB1" w:rsidR="007D4B2B" w:rsidRDefault="007D4B2B">
      <w:pPr>
        <w:pStyle w:val="Commentaire"/>
      </w:pPr>
      <w:r>
        <w:rPr>
          <w:rStyle w:val="Marquedecommentaire"/>
        </w:rPr>
        <w:annotationRef/>
      </w:r>
      <w:r>
        <w:t>On ne peut pas parler de plan sans échéances et responsabilité !!! Corrige ce plan.</w:t>
      </w:r>
    </w:p>
  </w:comment>
  <w:comment w:id="2592" w:author="Egide NDAYIZEYE" w:date="2026-06-17T18:16:00Z" w:initials="EN">
    <w:p w14:paraId="012E3968" w14:textId="6530E614" w:rsidR="007D4B2B" w:rsidRDefault="007D4B2B">
      <w:pPr>
        <w:pStyle w:val="Commentaire"/>
      </w:pPr>
      <w:r>
        <w:rPr>
          <w:rStyle w:val="Marquedecommentaire"/>
        </w:rPr>
        <w:annotationRef/>
      </w:r>
      <w:r>
        <w:t>Revoir cette analyse en y intégrant les commentaires déjà levés</w:t>
      </w:r>
    </w:p>
  </w:comment>
  <w:comment w:id="6306" w:author="Egide NDAYIZEYE" w:date="2026-06-17T18:17:00Z" w:initials="EN">
    <w:p w14:paraId="1FF77591" w14:textId="6B673C93" w:rsidR="007D4B2B" w:rsidRDefault="007D4B2B">
      <w:pPr>
        <w:pStyle w:val="Commentaire"/>
      </w:pPr>
      <w:r>
        <w:rPr>
          <w:rStyle w:val="Marquedecommentaire"/>
        </w:rPr>
        <w:annotationRef/>
      </w:r>
      <w:r>
        <w:t xml:space="preserve">Avant de conclure intégrer la matrice RACI (voir sur internet) mais aussi un digramme GANTT qui permet d’avoir une meilleure visibilité de la mise en œuvre du projet.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55DB94" w15:done="0"/>
  <w15:commentEx w15:paraId="31D4DA9D" w15:done="0"/>
  <w15:commentEx w15:paraId="440264E2" w15:done="0"/>
  <w15:commentEx w15:paraId="4F330CC9" w15:done="0"/>
  <w15:commentEx w15:paraId="40BC4C30" w15:done="0"/>
  <w15:commentEx w15:paraId="6E063EB8" w15:done="0"/>
  <w15:commentEx w15:paraId="124F6ED0" w15:paraIdParent="6E063EB8" w15:done="0"/>
  <w15:commentEx w15:paraId="46C5F50E" w15:done="0"/>
  <w15:commentEx w15:paraId="3FFDAEF3" w15:done="0"/>
  <w15:commentEx w15:paraId="0FFF80B3" w15:done="0"/>
  <w15:commentEx w15:paraId="70E70092" w15:done="0"/>
  <w15:commentEx w15:paraId="584618CA" w15:done="0"/>
  <w15:commentEx w15:paraId="0690DB0D" w15:done="0"/>
  <w15:commentEx w15:paraId="413752A9" w15:done="0"/>
  <w15:commentEx w15:paraId="0FD6FD00" w15:done="0"/>
  <w15:commentEx w15:paraId="55BD0E71" w15:done="0"/>
  <w15:commentEx w15:paraId="012E3968" w15:done="0"/>
  <w15:commentEx w15:paraId="1FF775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D4B0D" w16cex:dateUtc="2026-06-17T14:34:00Z"/>
  <w16cex:commentExtensible w16cex:durableId="2DDD4B22" w16cex:dateUtc="2026-06-17T14:34:00Z"/>
  <w16cex:commentExtensible w16cex:durableId="2DDD4B42" w16cex:dateUtc="2026-06-17T14:35:00Z"/>
  <w16cex:commentExtensible w16cex:durableId="2DDD4FCD" w16cex:dateUtc="2026-06-17T14:54:00Z"/>
  <w16cex:commentExtensible w16cex:durableId="2DDD58E4" w16cex:dateUtc="2026-06-17T15:33:00Z"/>
  <w16cex:commentExtensible w16cex:durableId="2DDD5C5C" w16cex:dateUtc="2026-06-17T15:48:00Z"/>
  <w16cex:commentExtensible w16cex:durableId="2DDD5EAE" w16cex:dateUtc="2026-06-17T15:58:00Z"/>
  <w16cex:commentExtensible w16cex:durableId="2DDD60B0" w16cex:dateUtc="2026-06-17T16:06:00Z"/>
  <w16cex:commentExtensible w16cex:durableId="2DDD6155" w16cex:dateUtc="2026-06-17T16:09:00Z"/>
  <w16cex:commentExtensible w16cex:durableId="2DDD61B0" w16cex:dateUtc="2026-06-17T16:10:00Z"/>
  <w16cex:commentExtensible w16cex:durableId="2DDD61DB" w16cex:dateUtc="2026-06-17T16:11:00Z"/>
  <w16cex:commentExtensible w16cex:durableId="2DDD6225" w16cex:dateUtc="2026-06-17T16:12:00Z"/>
  <w16cex:commentExtensible w16cex:durableId="2DDD624C" w16cex:dateUtc="2026-06-17T16:13:00Z"/>
  <w16cex:commentExtensible w16cex:durableId="2DDD62A2" w16cex:dateUtc="2026-06-17T16:14:00Z"/>
  <w16cex:commentExtensible w16cex:durableId="2DDD62D1" w16cex:dateUtc="2026-06-17T16:15:00Z"/>
  <w16cex:commentExtensible w16cex:durableId="2DDD630D" w16cex:dateUtc="2026-06-17T16:16:00Z"/>
  <w16cex:commentExtensible w16cex:durableId="2DDD6340" w16cex:dateUtc="2026-06-17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55DB94" w16cid:durableId="2DDD4B0D"/>
  <w16cid:commentId w16cid:paraId="31D4DA9D" w16cid:durableId="2DDD4B22"/>
  <w16cid:commentId w16cid:paraId="440264E2" w16cid:durableId="2DDD4B42"/>
  <w16cid:commentId w16cid:paraId="4F330CC9" w16cid:durableId="2DDD4FCD"/>
  <w16cid:commentId w16cid:paraId="40BC4C30" w16cid:durableId="2DDD58E4"/>
  <w16cid:commentId w16cid:paraId="6E063EB8" w16cid:durableId="2DDD5C5C"/>
  <w16cid:commentId w16cid:paraId="46C5F50E" w16cid:durableId="2DDD5EAE"/>
  <w16cid:commentId w16cid:paraId="3FFDAEF3" w16cid:durableId="2DDD60B0"/>
  <w16cid:commentId w16cid:paraId="0FFF80B3" w16cid:durableId="2DDD6155"/>
  <w16cid:commentId w16cid:paraId="70E70092" w16cid:durableId="2DDD61B0"/>
  <w16cid:commentId w16cid:paraId="584618CA" w16cid:durableId="2DDD61DB"/>
  <w16cid:commentId w16cid:paraId="0690DB0D" w16cid:durableId="2DDD6225"/>
  <w16cid:commentId w16cid:paraId="413752A9" w16cid:durableId="2DDD624C"/>
  <w16cid:commentId w16cid:paraId="0FD6FD00" w16cid:durableId="2DDD62A2"/>
  <w16cid:commentId w16cid:paraId="55BD0E71" w16cid:durableId="2DDD62D1"/>
  <w16cid:commentId w16cid:paraId="012E3968" w16cid:durableId="2DDD630D"/>
  <w16cid:commentId w16cid:paraId="1FF77591" w16cid:durableId="2DDD634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64AC9" w14:textId="77777777" w:rsidR="0069285D" w:rsidRDefault="0069285D">
      <w:r>
        <w:separator/>
      </w:r>
    </w:p>
  </w:endnote>
  <w:endnote w:type="continuationSeparator" w:id="0">
    <w:p w14:paraId="3E14E1AC" w14:textId="77777777" w:rsidR="0069285D" w:rsidRDefault="00692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6D926" w14:textId="468B0461" w:rsidR="007D4B2B" w:rsidRDefault="007D4B2B">
    <w:pPr>
      <w:pBdr>
        <w:top w:val="single" w:sz="6" w:space="2" w:color="2E6DB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22235">
      <w:rPr>
        <w:noProof/>
        <w:color w:val="666666"/>
        <w:sz w:val="18"/>
        <w:szCs w:val="18"/>
      </w:rPr>
      <w:t>22</w:t>
    </w:r>
    <w:r>
      <w:rPr>
        <w:color w:val="666666"/>
        <w:sz w:val="18"/>
        <w:szCs w:val="18"/>
      </w:rPr>
      <w:fldChar w:fldCharType="end"/>
    </w:r>
    <w:r>
      <w:rPr>
        <w:color w:val="666666"/>
        <w:sz w:val="18"/>
        <w:szCs w:val="18"/>
      </w:rPr>
      <w:t xml:space="preserve"> sur </w:t>
    </w:r>
    <w:r>
      <w:rPr>
        <w:color w:val="666666"/>
        <w:sz w:val="18"/>
        <w:szCs w:val="18"/>
      </w:rPr>
      <w:fldChar w:fldCharType="begin"/>
    </w:r>
    <w:r>
      <w:rPr>
        <w:color w:val="666666"/>
        <w:sz w:val="18"/>
        <w:szCs w:val="18"/>
      </w:rPr>
      <w:instrText>NUMPAGES</w:instrText>
    </w:r>
    <w:r>
      <w:rPr>
        <w:color w:val="666666"/>
        <w:sz w:val="18"/>
        <w:szCs w:val="18"/>
      </w:rPr>
      <w:fldChar w:fldCharType="separate"/>
    </w:r>
    <w:r w:rsidR="00522235">
      <w:rPr>
        <w:noProof/>
        <w:color w:val="666666"/>
        <w:sz w:val="18"/>
        <w:szCs w:val="18"/>
      </w:rPr>
      <w:t>23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4C1B19" w14:textId="77777777" w:rsidR="0069285D" w:rsidRDefault="0069285D">
      <w:r>
        <w:separator/>
      </w:r>
    </w:p>
  </w:footnote>
  <w:footnote w:type="continuationSeparator" w:id="0">
    <w:p w14:paraId="48AF3D02" w14:textId="77777777" w:rsidR="0069285D" w:rsidRDefault="006928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9AFAB" w14:textId="77777777" w:rsidR="007D4B2B" w:rsidRDefault="007D4B2B">
    <w:pPr>
      <w:pBdr>
        <w:bottom w:val="single" w:sz="6" w:space="2" w:color="2E6DB4"/>
      </w:pBdr>
    </w:pPr>
    <w:r>
      <w:rPr>
        <w:color w:val="666666"/>
        <w:sz w:val="18"/>
        <w:szCs w:val="18"/>
      </w:rPr>
      <w:t>Etude de Faisabilité - Système de Gestion des Présences par Biométrie  |  Secteur Bancaire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2E45"/>
    <w:multiLevelType w:val="hybridMultilevel"/>
    <w:tmpl w:val="05AC0620"/>
    <w:lvl w:ilvl="0" w:tplc="25A0D21A">
      <w:start w:val="1"/>
      <w:numFmt w:val="bullet"/>
      <w:lvlText w:val="•"/>
      <w:lvlJc w:val="left"/>
      <w:pPr>
        <w:ind w:left="720" w:hanging="360"/>
      </w:pPr>
    </w:lvl>
    <w:lvl w:ilvl="1" w:tplc="A7B2D492">
      <w:numFmt w:val="decimal"/>
      <w:lvlText w:val=""/>
      <w:lvlJc w:val="left"/>
    </w:lvl>
    <w:lvl w:ilvl="2" w:tplc="A2BEE862">
      <w:numFmt w:val="decimal"/>
      <w:lvlText w:val=""/>
      <w:lvlJc w:val="left"/>
    </w:lvl>
    <w:lvl w:ilvl="3" w:tplc="BD18E726">
      <w:numFmt w:val="decimal"/>
      <w:lvlText w:val=""/>
      <w:lvlJc w:val="left"/>
    </w:lvl>
    <w:lvl w:ilvl="4" w:tplc="416E7112">
      <w:numFmt w:val="decimal"/>
      <w:lvlText w:val=""/>
      <w:lvlJc w:val="left"/>
    </w:lvl>
    <w:lvl w:ilvl="5" w:tplc="2124DB6E">
      <w:numFmt w:val="decimal"/>
      <w:lvlText w:val=""/>
      <w:lvlJc w:val="left"/>
    </w:lvl>
    <w:lvl w:ilvl="6" w:tplc="84CE5372">
      <w:numFmt w:val="decimal"/>
      <w:lvlText w:val=""/>
      <w:lvlJc w:val="left"/>
    </w:lvl>
    <w:lvl w:ilvl="7" w:tplc="A8B263B8">
      <w:numFmt w:val="decimal"/>
      <w:lvlText w:val=""/>
      <w:lvlJc w:val="left"/>
    </w:lvl>
    <w:lvl w:ilvl="8" w:tplc="F8AA2604">
      <w:numFmt w:val="decimal"/>
      <w:lvlText w:val=""/>
      <w:lvlJc w:val="left"/>
    </w:lvl>
  </w:abstractNum>
  <w:abstractNum w:abstractNumId="1" w15:restartNumberingAfterBreak="0">
    <w:nsid w:val="0E4C1ABA"/>
    <w:multiLevelType w:val="multilevel"/>
    <w:tmpl w:val="F6F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A2ABE"/>
    <w:multiLevelType w:val="multilevel"/>
    <w:tmpl w:val="0FB2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74987"/>
    <w:multiLevelType w:val="hybridMultilevel"/>
    <w:tmpl w:val="E6F61F0A"/>
    <w:lvl w:ilvl="0" w:tplc="0DC8F864">
      <w:start w:val="1"/>
      <w:numFmt w:val="bullet"/>
      <w:lvlText w:val="●"/>
      <w:lvlJc w:val="left"/>
      <w:pPr>
        <w:ind w:left="720" w:hanging="360"/>
      </w:pPr>
    </w:lvl>
    <w:lvl w:ilvl="1" w:tplc="DCBCD8AE">
      <w:start w:val="1"/>
      <w:numFmt w:val="bullet"/>
      <w:lvlText w:val="○"/>
      <w:lvlJc w:val="left"/>
      <w:pPr>
        <w:ind w:left="1440" w:hanging="360"/>
      </w:pPr>
    </w:lvl>
    <w:lvl w:ilvl="2" w:tplc="10F4B99A">
      <w:start w:val="1"/>
      <w:numFmt w:val="bullet"/>
      <w:lvlText w:val="■"/>
      <w:lvlJc w:val="left"/>
      <w:pPr>
        <w:ind w:left="2160" w:hanging="360"/>
      </w:pPr>
    </w:lvl>
    <w:lvl w:ilvl="3" w:tplc="E17042AE">
      <w:start w:val="1"/>
      <w:numFmt w:val="bullet"/>
      <w:lvlText w:val="●"/>
      <w:lvlJc w:val="left"/>
      <w:pPr>
        <w:ind w:left="2880" w:hanging="360"/>
      </w:pPr>
    </w:lvl>
    <w:lvl w:ilvl="4" w:tplc="7E4219C4">
      <w:start w:val="1"/>
      <w:numFmt w:val="bullet"/>
      <w:lvlText w:val="○"/>
      <w:lvlJc w:val="left"/>
      <w:pPr>
        <w:ind w:left="3600" w:hanging="360"/>
      </w:pPr>
    </w:lvl>
    <w:lvl w:ilvl="5" w:tplc="DE806F6C">
      <w:start w:val="1"/>
      <w:numFmt w:val="bullet"/>
      <w:lvlText w:val="■"/>
      <w:lvlJc w:val="left"/>
      <w:pPr>
        <w:ind w:left="4320" w:hanging="360"/>
      </w:pPr>
    </w:lvl>
    <w:lvl w:ilvl="6" w:tplc="EF92725C">
      <w:start w:val="1"/>
      <w:numFmt w:val="bullet"/>
      <w:lvlText w:val="●"/>
      <w:lvlJc w:val="left"/>
      <w:pPr>
        <w:ind w:left="5040" w:hanging="360"/>
      </w:pPr>
    </w:lvl>
    <w:lvl w:ilvl="7" w:tplc="CA4E9D5A">
      <w:start w:val="1"/>
      <w:numFmt w:val="bullet"/>
      <w:lvlText w:val="●"/>
      <w:lvlJc w:val="left"/>
      <w:pPr>
        <w:ind w:left="5760" w:hanging="360"/>
      </w:pPr>
    </w:lvl>
    <w:lvl w:ilvl="8" w:tplc="0E16C1CA">
      <w:start w:val="1"/>
      <w:numFmt w:val="bullet"/>
      <w:lvlText w:val="●"/>
      <w:lvlJc w:val="left"/>
      <w:pPr>
        <w:ind w:left="6480" w:hanging="360"/>
      </w:pPr>
    </w:lvl>
  </w:abstractNum>
  <w:abstractNum w:abstractNumId="4" w15:restartNumberingAfterBreak="0">
    <w:nsid w:val="6EB30C09"/>
    <w:multiLevelType w:val="hybridMultilevel"/>
    <w:tmpl w:val="C1E87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46C303E"/>
    <w:multiLevelType w:val="multilevel"/>
    <w:tmpl w:val="D32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55E60"/>
    <w:multiLevelType w:val="hybridMultilevel"/>
    <w:tmpl w:val="A36CEA58"/>
    <w:lvl w:ilvl="0" w:tplc="B23E77CE">
      <w:start w:val="1"/>
      <w:numFmt w:val="decimal"/>
      <w:lvlText w:val="%1."/>
      <w:lvlJc w:val="left"/>
      <w:pPr>
        <w:ind w:left="720" w:hanging="360"/>
      </w:pPr>
    </w:lvl>
    <w:lvl w:ilvl="1" w:tplc="7864319E">
      <w:numFmt w:val="decimal"/>
      <w:lvlText w:val=""/>
      <w:lvlJc w:val="left"/>
    </w:lvl>
    <w:lvl w:ilvl="2" w:tplc="D400A30C">
      <w:numFmt w:val="decimal"/>
      <w:lvlText w:val=""/>
      <w:lvlJc w:val="left"/>
    </w:lvl>
    <w:lvl w:ilvl="3" w:tplc="A906D272">
      <w:numFmt w:val="decimal"/>
      <w:lvlText w:val=""/>
      <w:lvlJc w:val="left"/>
    </w:lvl>
    <w:lvl w:ilvl="4" w:tplc="04AA5D2C">
      <w:numFmt w:val="decimal"/>
      <w:lvlText w:val=""/>
      <w:lvlJc w:val="left"/>
    </w:lvl>
    <w:lvl w:ilvl="5" w:tplc="F426F4D2">
      <w:numFmt w:val="decimal"/>
      <w:lvlText w:val=""/>
      <w:lvlJc w:val="left"/>
    </w:lvl>
    <w:lvl w:ilvl="6" w:tplc="D1D6A668">
      <w:numFmt w:val="decimal"/>
      <w:lvlText w:val=""/>
      <w:lvlJc w:val="left"/>
    </w:lvl>
    <w:lvl w:ilvl="7" w:tplc="5EB0E22C">
      <w:numFmt w:val="decimal"/>
      <w:lvlText w:val=""/>
      <w:lvlJc w:val="left"/>
    </w:lvl>
    <w:lvl w:ilvl="8" w:tplc="37D081F6">
      <w:numFmt w:val="decimal"/>
      <w:lvlText w:val=""/>
      <w:lvlJc w:val="left"/>
    </w:lvl>
  </w:abstractNum>
  <w:num w:numId="1">
    <w:abstractNumId w:val="3"/>
    <w:lvlOverride w:ilvl="0">
      <w:startOverride w:val="1"/>
    </w:lvlOverride>
  </w:num>
  <w:num w:numId="2">
    <w:abstractNumId w:val="0"/>
  </w:num>
  <w:num w:numId="3">
    <w:abstractNumId w:val="6"/>
    <w:lvlOverride w:ilvl="0">
      <w:startOverride w:val="1"/>
    </w:lvlOverride>
  </w:num>
  <w:num w:numId="4">
    <w:abstractNumId w:val="0"/>
  </w:num>
  <w:num w:numId="5">
    <w:abstractNumId w:val="1"/>
  </w:num>
  <w:num w:numId="6">
    <w:abstractNumId w:val="2"/>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r Nicole">
    <w15:presenceInfo w15:providerId="None" w15:userId="Ir Nicole"/>
  </w15:person>
  <w15:person w15:author="Egide NDAYIZEYE">
    <w15:presenceInfo w15:providerId="Windows Live" w15:userId="98d28ad356940cd3"/>
  </w15:person>
  <w15:person w15:author="Compte Microsoft">
    <w15:presenceInfo w15:providerId="Windows Live" w15:userId="2bec91986e677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0A4"/>
    <w:rsid w:val="00013B9C"/>
    <w:rsid w:val="00042CD7"/>
    <w:rsid w:val="00063CC0"/>
    <w:rsid w:val="00066E20"/>
    <w:rsid w:val="00067A9A"/>
    <w:rsid w:val="00087AF2"/>
    <w:rsid w:val="000C61A6"/>
    <w:rsid w:val="0010318B"/>
    <w:rsid w:val="001405CA"/>
    <w:rsid w:val="00141003"/>
    <w:rsid w:val="00143008"/>
    <w:rsid w:val="001A36C1"/>
    <w:rsid w:val="001D3F17"/>
    <w:rsid w:val="001F3799"/>
    <w:rsid w:val="00215744"/>
    <w:rsid w:val="00245B6C"/>
    <w:rsid w:val="00254426"/>
    <w:rsid w:val="002652A6"/>
    <w:rsid w:val="00270079"/>
    <w:rsid w:val="002E4D66"/>
    <w:rsid w:val="002E5EE8"/>
    <w:rsid w:val="003A2CAE"/>
    <w:rsid w:val="003A66AB"/>
    <w:rsid w:val="003C0642"/>
    <w:rsid w:val="003F2AB4"/>
    <w:rsid w:val="003F4E49"/>
    <w:rsid w:val="0040065A"/>
    <w:rsid w:val="00414367"/>
    <w:rsid w:val="00422F58"/>
    <w:rsid w:val="00423320"/>
    <w:rsid w:val="00427C6F"/>
    <w:rsid w:val="004362B5"/>
    <w:rsid w:val="00470AC5"/>
    <w:rsid w:val="00483307"/>
    <w:rsid w:val="00496A28"/>
    <w:rsid w:val="004A117A"/>
    <w:rsid w:val="004B4608"/>
    <w:rsid w:val="005142F2"/>
    <w:rsid w:val="00520893"/>
    <w:rsid w:val="00522235"/>
    <w:rsid w:val="00561598"/>
    <w:rsid w:val="00561C81"/>
    <w:rsid w:val="0058129A"/>
    <w:rsid w:val="00587E2F"/>
    <w:rsid w:val="00595832"/>
    <w:rsid w:val="00596DDD"/>
    <w:rsid w:val="005C44D3"/>
    <w:rsid w:val="005E0EA8"/>
    <w:rsid w:val="005F690F"/>
    <w:rsid w:val="0062093B"/>
    <w:rsid w:val="006233D1"/>
    <w:rsid w:val="00644175"/>
    <w:rsid w:val="006707F3"/>
    <w:rsid w:val="0067320A"/>
    <w:rsid w:val="0069285D"/>
    <w:rsid w:val="006A0F1F"/>
    <w:rsid w:val="00724039"/>
    <w:rsid w:val="0072440B"/>
    <w:rsid w:val="007263DE"/>
    <w:rsid w:val="00737144"/>
    <w:rsid w:val="007635E6"/>
    <w:rsid w:val="0077156E"/>
    <w:rsid w:val="00781BD7"/>
    <w:rsid w:val="007912FB"/>
    <w:rsid w:val="007A00A4"/>
    <w:rsid w:val="007B72E8"/>
    <w:rsid w:val="007D4B2B"/>
    <w:rsid w:val="007D5F32"/>
    <w:rsid w:val="00820050"/>
    <w:rsid w:val="00824101"/>
    <w:rsid w:val="008362D3"/>
    <w:rsid w:val="00855CF9"/>
    <w:rsid w:val="0088742A"/>
    <w:rsid w:val="008C227F"/>
    <w:rsid w:val="00916869"/>
    <w:rsid w:val="00955B0E"/>
    <w:rsid w:val="00997364"/>
    <w:rsid w:val="009A06A8"/>
    <w:rsid w:val="009B3F4E"/>
    <w:rsid w:val="009C4AA0"/>
    <w:rsid w:val="00A46E51"/>
    <w:rsid w:val="00A574D7"/>
    <w:rsid w:val="00A722A5"/>
    <w:rsid w:val="00A915BB"/>
    <w:rsid w:val="00B10D5A"/>
    <w:rsid w:val="00B12A67"/>
    <w:rsid w:val="00B26F4B"/>
    <w:rsid w:val="00B32113"/>
    <w:rsid w:val="00B64623"/>
    <w:rsid w:val="00B705AC"/>
    <w:rsid w:val="00C56213"/>
    <w:rsid w:val="00CB7EB9"/>
    <w:rsid w:val="00CD65A3"/>
    <w:rsid w:val="00CE46D9"/>
    <w:rsid w:val="00CE6CBA"/>
    <w:rsid w:val="00D02303"/>
    <w:rsid w:val="00D05DF4"/>
    <w:rsid w:val="00D536FD"/>
    <w:rsid w:val="00D80548"/>
    <w:rsid w:val="00DC6919"/>
    <w:rsid w:val="00E20474"/>
    <w:rsid w:val="00E251CC"/>
    <w:rsid w:val="00E63D47"/>
    <w:rsid w:val="00E677FA"/>
    <w:rsid w:val="00ED2D47"/>
    <w:rsid w:val="00EE4AB6"/>
    <w:rsid w:val="00EF756E"/>
    <w:rsid w:val="00F045F9"/>
    <w:rsid w:val="00F23DA5"/>
    <w:rsid w:val="00F30ABC"/>
    <w:rsid w:val="00F7247F"/>
    <w:rsid w:val="00F77480"/>
    <w:rsid w:val="00FA0700"/>
    <w:rsid w:val="00FA30C5"/>
    <w:rsid w:val="00FA5F94"/>
    <w:rsid w:val="00FA79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2B25"/>
  <w15:docId w15:val="{6445D20E-33BB-4A3A-91F5-F00D3B60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B3A6B"/>
      <w:sz w:val="32"/>
      <w:szCs w:val="32"/>
    </w:rPr>
  </w:style>
  <w:style w:type="paragraph" w:styleId="Titre2">
    <w:name w:val="heading 2"/>
    <w:qFormat/>
    <w:pPr>
      <w:spacing w:before="280" w:after="140"/>
      <w:outlineLvl w:val="1"/>
    </w:pPr>
    <w:rPr>
      <w:b/>
      <w:bCs/>
      <w:color w:val="2E6DB4"/>
      <w:sz w:val="26"/>
      <w:szCs w:val="26"/>
    </w:rPr>
  </w:style>
  <w:style w:type="paragraph" w:styleId="Titre3">
    <w:name w:val="heading 3"/>
    <w:qFormat/>
    <w:pPr>
      <w:spacing w:before="200" w:after="100"/>
      <w:outlineLvl w:val="2"/>
    </w:pPr>
    <w:rPr>
      <w:b/>
      <w:bCs/>
      <w:color w:val="1B3A6B"/>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unhideWhenUsed/>
    <w:rPr>
      <w:sz w:val="20"/>
      <w:szCs w:val="20"/>
    </w:rPr>
  </w:style>
  <w:style w:type="character" w:customStyle="1" w:styleId="NotedebasdepageCar">
    <w:name w:val="Note de bas de page Car"/>
    <w:link w:val="Notedebasdepage"/>
    <w:uiPriority w:val="99"/>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362B5"/>
    <w:pPr>
      <w:spacing w:after="100"/>
    </w:pPr>
  </w:style>
  <w:style w:type="paragraph" w:styleId="TM2">
    <w:name w:val="toc 2"/>
    <w:basedOn w:val="Normal"/>
    <w:next w:val="Normal"/>
    <w:autoRedefine/>
    <w:uiPriority w:val="39"/>
    <w:unhideWhenUsed/>
    <w:rsid w:val="004362B5"/>
    <w:pPr>
      <w:spacing w:after="100"/>
      <w:ind w:left="220"/>
    </w:pPr>
  </w:style>
  <w:style w:type="paragraph" w:styleId="TM3">
    <w:name w:val="toc 3"/>
    <w:basedOn w:val="Normal"/>
    <w:next w:val="Normal"/>
    <w:autoRedefine/>
    <w:uiPriority w:val="39"/>
    <w:unhideWhenUsed/>
    <w:rsid w:val="004362B5"/>
    <w:pPr>
      <w:spacing w:after="100"/>
      <w:ind w:left="440"/>
    </w:pPr>
  </w:style>
  <w:style w:type="character" w:styleId="Marquedecommentaire">
    <w:name w:val="annotation reference"/>
    <w:basedOn w:val="Policepardfaut"/>
    <w:uiPriority w:val="99"/>
    <w:semiHidden/>
    <w:unhideWhenUsed/>
    <w:rsid w:val="00595832"/>
    <w:rPr>
      <w:sz w:val="16"/>
      <w:szCs w:val="16"/>
    </w:rPr>
  </w:style>
  <w:style w:type="paragraph" w:styleId="Commentaire">
    <w:name w:val="annotation text"/>
    <w:basedOn w:val="Normal"/>
    <w:link w:val="CommentaireCar"/>
    <w:uiPriority w:val="99"/>
    <w:semiHidden/>
    <w:unhideWhenUsed/>
    <w:rsid w:val="00595832"/>
    <w:rPr>
      <w:sz w:val="20"/>
      <w:szCs w:val="20"/>
    </w:rPr>
  </w:style>
  <w:style w:type="character" w:customStyle="1" w:styleId="CommentaireCar">
    <w:name w:val="Commentaire Car"/>
    <w:basedOn w:val="Policepardfaut"/>
    <w:link w:val="Commentaire"/>
    <w:uiPriority w:val="99"/>
    <w:semiHidden/>
    <w:rsid w:val="00595832"/>
    <w:rPr>
      <w:sz w:val="20"/>
      <w:szCs w:val="20"/>
    </w:rPr>
  </w:style>
  <w:style w:type="paragraph" w:styleId="Objetducommentaire">
    <w:name w:val="annotation subject"/>
    <w:basedOn w:val="Commentaire"/>
    <w:next w:val="Commentaire"/>
    <w:link w:val="ObjetducommentaireCar"/>
    <w:uiPriority w:val="99"/>
    <w:semiHidden/>
    <w:unhideWhenUsed/>
    <w:rsid w:val="00595832"/>
    <w:rPr>
      <w:b/>
      <w:bCs/>
    </w:rPr>
  </w:style>
  <w:style w:type="character" w:customStyle="1" w:styleId="ObjetducommentaireCar">
    <w:name w:val="Objet du commentaire Car"/>
    <w:basedOn w:val="CommentaireCar"/>
    <w:link w:val="Objetducommentaire"/>
    <w:uiPriority w:val="99"/>
    <w:semiHidden/>
    <w:rsid w:val="00595832"/>
    <w:rPr>
      <w:b/>
      <w:bCs/>
      <w:sz w:val="20"/>
      <w:szCs w:val="20"/>
    </w:rPr>
  </w:style>
  <w:style w:type="paragraph" w:styleId="Textedebulles">
    <w:name w:val="Balloon Text"/>
    <w:basedOn w:val="Normal"/>
    <w:link w:val="TextedebullesCar"/>
    <w:uiPriority w:val="99"/>
    <w:semiHidden/>
    <w:unhideWhenUsed/>
    <w:rsid w:val="00EE4AB6"/>
    <w:rPr>
      <w:rFonts w:ascii="Segoe UI" w:hAnsi="Segoe UI" w:cs="Segoe UI"/>
      <w:sz w:val="18"/>
      <w:szCs w:val="18"/>
    </w:rPr>
  </w:style>
  <w:style w:type="character" w:customStyle="1" w:styleId="TextedebullesCar">
    <w:name w:val="Texte de bulles Car"/>
    <w:basedOn w:val="Policepardfaut"/>
    <w:link w:val="Textedebulles"/>
    <w:uiPriority w:val="99"/>
    <w:semiHidden/>
    <w:rsid w:val="00EE4AB6"/>
    <w:rPr>
      <w:rFonts w:ascii="Segoe UI" w:hAnsi="Segoe UI" w:cs="Segoe UI"/>
      <w:sz w:val="18"/>
      <w:szCs w:val="18"/>
    </w:rPr>
  </w:style>
  <w:style w:type="paragraph" w:styleId="NormalWeb">
    <w:name w:val="Normal (Web)"/>
    <w:basedOn w:val="Normal"/>
    <w:uiPriority w:val="99"/>
    <w:semiHidden/>
    <w:unhideWhenUsed/>
    <w:rsid w:val="00EE4AB6"/>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itation-226">
    <w:name w:val="citation-226"/>
    <w:basedOn w:val="Policepardfaut"/>
    <w:rsid w:val="00EE4AB6"/>
  </w:style>
  <w:style w:type="character" w:customStyle="1" w:styleId="citation-225">
    <w:name w:val="citation-225"/>
    <w:basedOn w:val="Policepardfaut"/>
    <w:rsid w:val="00EE4AB6"/>
  </w:style>
  <w:style w:type="character" w:customStyle="1" w:styleId="citation-224">
    <w:name w:val="citation-224"/>
    <w:basedOn w:val="Policepardfaut"/>
    <w:rsid w:val="00EE4AB6"/>
  </w:style>
  <w:style w:type="character" w:customStyle="1" w:styleId="citation-223">
    <w:name w:val="citation-223"/>
    <w:basedOn w:val="Policepardfaut"/>
    <w:rsid w:val="00EE4AB6"/>
  </w:style>
  <w:style w:type="character" w:customStyle="1" w:styleId="citation-222">
    <w:name w:val="citation-222"/>
    <w:basedOn w:val="Policepardfaut"/>
    <w:rsid w:val="00EE4AB6"/>
  </w:style>
  <w:style w:type="character" w:customStyle="1" w:styleId="citation-221">
    <w:name w:val="citation-221"/>
    <w:basedOn w:val="Policepardfaut"/>
    <w:rsid w:val="00EE4AB6"/>
  </w:style>
  <w:style w:type="character" w:customStyle="1" w:styleId="citation-220">
    <w:name w:val="citation-220"/>
    <w:basedOn w:val="Policepardfaut"/>
    <w:rsid w:val="00EE4AB6"/>
  </w:style>
  <w:style w:type="character" w:customStyle="1" w:styleId="citation-219">
    <w:name w:val="citation-219"/>
    <w:basedOn w:val="Policepardfaut"/>
    <w:rsid w:val="00EE4AB6"/>
  </w:style>
  <w:style w:type="character" w:customStyle="1" w:styleId="citation-218">
    <w:name w:val="citation-218"/>
    <w:basedOn w:val="Policepardfaut"/>
    <w:rsid w:val="00EE4AB6"/>
  </w:style>
  <w:style w:type="character" w:customStyle="1" w:styleId="citation-217">
    <w:name w:val="citation-217"/>
    <w:basedOn w:val="Policepardfaut"/>
    <w:rsid w:val="00EE4AB6"/>
  </w:style>
  <w:style w:type="character" w:customStyle="1" w:styleId="citation-216">
    <w:name w:val="citation-216"/>
    <w:basedOn w:val="Policepardfaut"/>
    <w:rsid w:val="00EE4AB6"/>
  </w:style>
  <w:style w:type="character" w:customStyle="1" w:styleId="citation-215">
    <w:name w:val="citation-215"/>
    <w:basedOn w:val="Policepardfaut"/>
    <w:rsid w:val="00EE4AB6"/>
  </w:style>
  <w:style w:type="character" w:customStyle="1" w:styleId="citation-214">
    <w:name w:val="citation-214"/>
    <w:basedOn w:val="Policepardfaut"/>
    <w:rsid w:val="00EE4AB6"/>
  </w:style>
  <w:style w:type="character" w:customStyle="1" w:styleId="citation-213">
    <w:name w:val="citation-213"/>
    <w:basedOn w:val="Policepardfaut"/>
    <w:rsid w:val="00EE4AB6"/>
  </w:style>
  <w:style w:type="character" w:customStyle="1" w:styleId="citation-212">
    <w:name w:val="citation-212"/>
    <w:basedOn w:val="Policepardfaut"/>
    <w:rsid w:val="00EE4AB6"/>
  </w:style>
  <w:style w:type="character" w:customStyle="1" w:styleId="citation-211">
    <w:name w:val="citation-211"/>
    <w:basedOn w:val="Policepardfaut"/>
    <w:rsid w:val="00EE4AB6"/>
  </w:style>
  <w:style w:type="character" w:customStyle="1" w:styleId="citation-210">
    <w:name w:val="citation-210"/>
    <w:basedOn w:val="Policepardfaut"/>
    <w:rsid w:val="00EE4AB6"/>
  </w:style>
  <w:style w:type="character" w:customStyle="1" w:styleId="citation-209">
    <w:name w:val="citation-209"/>
    <w:basedOn w:val="Policepardfaut"/>
    <w:rsid w:val="00EE4AB6"/>
  </w:style>
  <w:style w:type="character" w:customStyle="1" w:styleId="citation-208">
    <w:name w:val="citation-208"/>
    <w:basedOn w:val="Policepardfaut"/>
    <w:rsid w:val="00EE4AB6"/>
  </w:style>
  <w:style w:type="character" w:customStyle="1" w:styleId="citation-207">
    <w:name w:val="citation-207"/>
    <w:basedOn w:val="Policepardfaut"/>
    <w:rsid w:val="00EE4AB6"/>
  </w:style>
  <w:style w:type="character" w:customStyle="1" w:styleId="citation-206">
    <w:name w:val="citation-206"/>
    <w:basedOn w:val="Policepardfaut"/>
    <w:rsid w:val="00EE4AB6"/>
  </w:style>
  <w:style w:type="character" w:customStyle="1" w:styleId="citation-205">
    <w:name w:val="citation-205"/>
    <w:basedOn w:val="Policepardfaut"/>
    <w:rsid w:val="00EE4AB6"/>
  </w:style>
  <w:style w:type="character" w:customStyle="1" w:styleId="citation-204">
    <w:name w:val="citation-204"/>
    <w:basedOn w:val="Policepardfaut"/>
    <w:rsid w:val="00EE4AB6"/>
  </w:style>
  <w:style w:type="character" w:customStyle="1" w:styleId="citation-203">
    <w:name w:val="citation-203"/>
    <w:basedOn w:val="Policepardfaut"/>
    <w:rsid w:val="00EE4AB6"/>
  </w:style>
  <w:style w:type="character" w:customStyle="1" w:styleId="citation-202">
    <w:name w:val="citation-202"/>
    <w:basedOn w:val="Policepardfaut"/>
    <w:rsid w:val="00EE4AB6"/>
  </w:style>
  <w:style w:type="character" w:customStyle="1" w:styleId="citation-201">
    <w:name w:val="citation-201"/>
    <w:basedOn w:val="Policepardfaut"/>
    <w:rsid w:val="00EE4AB6"/>
  </w:style>
  <w:style w:type="character" w:customStyle="1" w:styleId="citation-200">
    <w:name w:val="citation-200"/>
    <w:basedOn w:val="Policepardfaut"/>
    <w:rsid w:val="00EE4AB6"/>
  </w:style>
  <w:style w:type="character" w:customStyle="1" w:styleId="citation-199">
    <w:name w:val="citation-199"/>
    <w:basedOn w:val="Policepardfaut"/>
    <w:rsid w:val="00EE4AB6"/>
  </w:style>
  <w:style w:type="character" w:customStyle="1" w:styleId="citation-198">
    <w:name w:val="citation-198"/>
    <w:basedOn w:val="Policepardfaut"/>
    <w:rsid w:val="00EE4AB6"/>
  </w:style>
  <w:style w:type="character" w:customStyle="1" w:styleId="citation-197">
    <w:name w:val="citation-197"/>
    <w:basedOn w:val="Policepardfaut"/>
    <w:rsid w:val="00EE4AB6"/>
  </w:style>
  <w:style w:type="character" w:customStyle="1" w:styleId="citation-196">
    <w:name w:val="citation-196"/>
    <w:basedOn w:val="Policepardfaut"/>
    <w:rsid w:val="00EE4AB6"/>
  </w:style>
  <w:style w:type="character" w:customStyle="1" w:styleId="citation-195">
    <w:name w:val="citation-195"/>
    <w:basedOn w:val="Policepardfaut"/>
    <w:rsid w:val="00EE4AB6"/>
  </w:style>
  <w:style w:type="character" w:customStyle="1" w:styleId="citation-194">
    <w:name w:val="citation-194"/>
    <w:basedOn w:val="Policepardfaut"/>
    <w:rsid w:val="00EE4AB6"/>
  </w:style>
  <w:style w:type="character" w:customStyle="1" w:styleId="citation-193">
    <w:name w:val="citation-193"/>
    <w:basedOn w:val="Policepardfaut"/>
    <w:rsid w:val="00EE4AB6"/>
  </w:style>
  <w:style w:type="character" w:customStyle="1" w:styleId="citation-192">
    <w:name w:val="citation-192"/>
    <w:basedOn w:val="Policepardfaut"/>
    <w:rsid w:val="00EE4AB6"/>
  </w:style>
  <w:style w:type="character" w:customStyle="1" w:styleId="citation-191">
    <w:name w:val="citation-191"/>
    <w:basedOn w:val="Policepardfaut"/>
    <w:rsid w:val="00EE4AB6"/>
  </w:style>
  <w:style w:type="character" w:customStyle="1" w:styleId="citation-190">
    <w:name w:val="citation-190"/>
    <w:basedOn w:val="Policepardfaut"/>
    <w:rsid w:val="00EE4AB6"/>
  </w:style>
  <w:style w:type="character" w:customStyle="1" w:styleId="citation-189">
    <w:name w:val="citation-189"/>
    <w:basedOn w:val="Policepardfaut"/>
    <w:rsid w:val="00EE4AB6"/>
  </w:style>
  <w:style w:type="character" w:customStyle="1" w:styleId="citation-188">
    <w:name w:val="citation-188"/>
    <w:basedOn w:val="Policepardfaut"/>
    <w:rsid w:val="00EE4AB6"/>
  </w:style>
  <w:style w:type="character" w:customStyle="1" w:styleId="citation-186">
    <w:name w:val="citation-186"/>
    <w:basedOn w:val="Policepardfaut"/>
    <w:rsid w:val="00EE4AB6"/>
  </w:style>
  <w:style w:type="character" w:customStyle="1" w:styleId="citation-185">
    <w:name w:val="citation-185"/>
    <w:basedOn w:val="Policepardfaut"/>
    <w:rsid w:val="00EE4AB6"/>
  </w:style>
  <w:style w:type="character" w:customStyle="1" w:styleId="citation-184">
    <w:name w:val="citation-184"/>
    <w:basedOn w:val="Policepardfaut"/>
    <w:rsid w:val="00EE4AB6"/>
  </w:style>
  <w:style w:type="character" w:customStyle="1" w:styleId="citation-183">
    <w:name w:val="citation-183"/>
    <w:basedOn w:val="Policepardfaut"/>
    <w:rsid w:val="00EE4AB6"/>
  </w:style>
  <w:style w:type="character" w:customStyle="1" w:styleId="citation-182">
    <w:name w:val="citation-182"/>
    <w:basedOn w:val="Policepardfaut"/>
    <w:rsid w:val="00EE4AB6"/>
  </w:style>
  <w:style w:type="character" w:customStyle="1" w:styleId="citation-181">
    <w:name w:val="citation-181"/>
    <w:basedOn w:val="Policepardfaut"/>
    <w:rsid w:val="00EE4AB6"/>
  </w:style>
  <w:style w:type="character" w:customStyle="1" w:styleId="citation-180">
    <w:name w:val="citation-180"/>
    <w:basedOn w:val="Policepardfaut"/>
    <w:rsid w:val="00EE4AB6"/>
  </w:style>
  <w:style w:type="character" w:customStyle="1" w:styleId="citation-179">
    <w:name w:val="citation-179"/>
    <w:basedOn w:val="Policepardfaut"/>
    <w:rsid w:val="00EE4AB6"/>
  </w:style>
  <w:style w:type="character" w:customStyle="1" w:styleId="citation-178">
    <w:name w:val="citation-178"/>
    <w:basedOn w:val="Policepardfaut"/>
    <w:rsid w:val="00EE4AB6"/>
  </w:style>
  <w:style w:type="character" w:customStyle="1" w:styleId="citation-177">
    <w:name w:val="citation-177"/>
    <w:basedOn w:val="Policepardfaut"/>
    <w:rsid w:val="00EE4AB6"/>
  </w:style>
  <w:style w:type="character" w:customStyle="1" w:styleId="citation-176">
    <w:name w:val="citation-176"/>
    <w:basedOn w:val="Policepardfaut"/>
    <w:rsid w:val="00EE4AB6"/>
  </w:style>
  <w:style w:type="character" w:customStyle="1" w:styleId="citation-175">
    <w:name w:val="citation-175"/>
    <w:basedOn w:val="Policepardfaut"/>
    <w:rsid w:val="00EE4AB6"/>
  </w:style>
  <w:style w:type="paragraph" w:styleId="Lgende">
    <w:name w:val="caption"/>
    <w:basedOn w:val="Normal"/>
    <w:next w:val="Normal"/>
    <w:uiPriority w:val="35"/>
    <w:unhideWhenUsed/>
    <w:qFormat/>
    <w:rsid w:val="00EE4AB6"/>
    <w:pPr>
      <w:spacing w:after="200"/>
    </w:pPr>
    <w:rPr>
      <w:i/>
      <w:iCs/>
      <w:color w:val="44546A" w:themeColor="text2"/>
      <w:sz w:val="18"/>
      <w:szCs w:val="18"/>
    </w:rPr>
  </w:style>
  <w:style w:type="paragraph" w:styleId="Tabledesillustrations">
    <w:name w:val="table of figures"/>
    <w:basedOn w:val="Normal"/>
    <w:next w:val="Normal"/>
    <w:uiPriority w:val="99"/>
    <w:unhideWhenUsed/>
    <w:rsid w:val="00B26F4B"/>
  </w:style>
  <w:style w:type="paragraph" w:styleId="En-tte">
    <w:name w:val="header"/>
    <w:basedOn w:val="Normal"/>
    <w:link w:val="En-tteCar"/>
    <w:uiPriority w:val="99"/>
    <w:unhideWhenUsed/>
    <w:rsid w:val="003C0642"/>
    <w:pPr>
      <w:tabs>
        <w:tab w:val="center" w:pos="4703"/>
        <w:tab w:val="right" w:pos="9406"/>
      </w:tabs>
    </w:pPr>
  </w:style>
  <w:style w:type="character" w:customStyle="1" w:styleId="En-tteCar">
    <w:name w:val="En-tête Car"/>
    <w:basedOn w:val="Policepardfaut"/>
    <w:link w:val="En-tte"/>
    <w:uiPriority w:val="99"/>
    <w:rsid w:val="003C0642"/>
  </w:style>
  <w:style w:type="paragraph" w:styleId="Pieddepage">
    <w:name w:val="footer"/>
    <w:basedOn w:val="Normal"/>
    <w:link w:val="PieddepageCar"/>
    <w:uiPriority w:val="99"/>
    <w:unhideWhenUsed/>
    <w:rsid w:val="003C0642"/>
    <w:pPr>
      <w:tabs>
        <w:tab w:val="center" w:pos="4703"/>
        <w:tab w:val="right" w:pos="9406"/>
      </w:tabs>
    </w:pPr>
  </w:style>
  <w:style w:type="character" w:customStyle="1" w:styleId="PieddepageCar">
    <w:name w:val="Pied de page Car"/>
    <w:basedOn w:val="Policepardfaut"/>
    <w:link w:val="Pieddepage"/>
    <w:uiPriority w:val="99"/>
    <w:rsid w:val="003C0642"/>
  </w:style>
  <w:style w:type="paragraph" w:customStyle="1" w:styleId="DecimalAligned">
    <w:name w:val="Decimal Aligned"/>
    <w:basedOn w:val="Normal"/>
    <w:uiPriority w:val="40"/>
    <w:qFormat/>
    <w:rsid w:val="00824101"/>
    <w:pPr>
      <w:tabs>
        <w:tab w:val="decimal" w:pos="360"/>
      </w:tabs>
      <w:spacing w:after="200" w:line="276" w:lineRule="auto"/>
    </w:pPr>
    <w:rPr>
      <w:rFonts w:asciiTheme="minorHAnsi" w:eastAsiaTheme="minorEastAsia" w:hAnsiTheme="minorHAnsi" w:cs="Times New Roman"/>
      <w:lang w:val="en-US" w:eastAsia="en-US"/>
    </w:rPr>
  </w:style>
  <w:style w:type="character" w:styleId="Emphaseple">
    <w:name w:val="Subtle Emphasis"/>
    <w:basedOn w:val="Policepardfaut"/>
    <w:uiPriority w:val="19"/>
    <w:qFormat/>
    <w:rsid w:val="00824101"/>
    <w:rPr>
      <w:i/>
      <w:iCs/>
    </w:rPr>
  </w:style>
  <w:style w:type="table" w:styleId="Tramemoyenne2-Accent5">
    <w:name w:val="Medium Shading 2 Accent 5"/>
    <w:basedOn w:val="TableauNormal"/>
    <w:uiPriority w:val="64"/>
    <w:rsid w:val="00824101"/>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lev">
    <w:name w:val="Strong"/>
    <w:basedOn w:val="Policepardfaut"/>
    <w:uiPriority w:val="22"/>
    <w:qFormat/>
    <w:rsid w:val="00824101"/>
    <w:rPr>
      <w:b/>
      <w:bCs/>
    </w:rPr>
  </w:style>
  <w:style w:type="table" w:styleId="Grilledutableau">
    <w:name w:val="Table Grid"/>
    <w:basedOn w:val="TableauNormal"/>
    <w:uiPriority w:val="39"/>
    <w:rsid w:val="00F72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DC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1309">
      <w:bodyDiv w:val="1"/>
      <w:marLeft w:val="0"/>
      <w:marRight w:val="0"/>
      <w:marTop w:val="0"/>
      <w:marBottom w:val="0"/>
      <w:divBdr>
        <w:top w:val="none" w:sz="0" w:space="0" w:color="auto"/>
        <w:left w:val="none" w:sz="0" w:space="0" w:color="auto"/>
        <w:bottom w:val="none" w:sz="0" w:space="0" w:color="auto"/>
        <w:right w:val="none" w:sz="0" w:space="0" w:color="auto"/>
      </w:divBdr>
    </w:div>
    <w:div w:id="238751855">
      <w:bodyDiv w:val="1"/>
      <w:marLeft w:val="0"/>
      <w:marRight w:val="0"/>
      <w:marTop w:val="0"/>
      <w:marBottom w:val="0"/>
      <w:divBdr>
        <w:top w:val="none" w:sz="0" w:space="0" w:color="auto"/>
        <w:left w:val="none" w:sz="0" w:space="0" w:color="auto"/>
        <w:bottom w:val="none" w:sz="0" w:space="0" w:color="auto"/>
        <w:right w:val="none" w:sz="0" w:space="0" w:color="auto"/>
      </w:divBdr>
    </w:div>
    <w:div w:id="748625056">
      <w:bodyDiv w:val="1"/>
      <w:marLeft w:val="0"/>
      <w:marRight w:val="0"/>
      <w:marTop w:val="0"/>
      <w:marBottom w:val="0"/>
      <w:divBdr>
        <w:top w:val="none" w:sz="0" w:space="0" w:color="auto"/>
        <w:left w:val="none" w:sz="0" w:space="0" w:color="auto"/>
        <w:bottom w:val="none" w:sz="0" w:space="0" w:color="auto"/>
        <w:right w:val="none" w:sz="0" w:space="0" w:color="auto"/>
      </w:divBdr>
    </w:div>
    <w:div w:id="760951740">
      <w:bodyDiv w:val="1"/>
      <w:marLeft w:val="0"/>
      <w:marRight w:val="0"/>
      <w:marTop w:val="0"/>
      <w:marBottom w:val="0"/>
      <w:divBdr>
        <w:top w:val="none" w:sz="0" w:space="0" w:color="auto"/>
        <w:left w:val="none" w:sz="0" w:space="0" w:color="auto"/>
        <w:bottom w:val="none" w:sz="0" w:space="0" w:color="auto"/>
        <w:right w:val="none" w:sz="0" w:space="0" w:color="auto"/>
      </w:divBdr>
    </w:div>
    <w:div w:id="831415137">
      <w:bodyDiv w:val="1"/>
      <w:marLeft w:val="0"/>
      <w:marRight w:val="0"/>
      <w:marTop w:val="0"/>
      <w:marBottom w:val="0"/>
      <w:divBdr>
        <w:top w:val="none" w:sz="0" w:space="0" w:color="auto"/>
        <w:left w:val="none" w:sz="0" w:space="0" w:color="auto"/>
        <w:bottom w:val="none" w:sz="0" w:space="0" w:color="auto"/>
        <w:right w:val="none" w:sz="0" w:space="0" w:color="auto"/>
      </w:divBdr>
    </w:div>
    <w:div w:id="953754953">
      <w:bodyDiv w:val="1"/>
      <w:marLeft w:val="0"/>
      <w:marRight w:val="0"/>
      <w:marTop w:val="0"/>
      <w:marBottom w:val="0"/>
      <w:divBdr>
        <w:top w:val="none" w:sz="0" w:space="0" w:color="auto"/>
        <w:left w:val="none" w:sz="0" w:space="0" w:color="auto"/>
        <w:bottom w:val="none" w:sz="0" w:space="0" w:color="auto"/>
        <w:right w:val="none" w:sz="0" w:space="0" w:color="auto"/>
      </w:divBdr>
    </w:div>
    <w:div w:id="957642831">
      <w:bodyDiv w:val="1"/>
      <w:marLeft w:val="0"/>
      <w:marRight w:val="0"/>
      <w:marTop w:val="0"/>
      <w:marBottom w:val="0"/>
      <w:divBdr>
        <w:top w:val="none" w:sz="0" w:space="0" w:color="auto"/>
        <w:left w:val="none" w:sz="0" w:space="0" w:color="auto"/>
        <w:bottom w:val="none" w:sz="0" w:space="0" w:color="auto"/>
        <w:right w:val="none" w:sz="0" w:space="0" w:color="auto"/>
      </w:divBdr>
    </w:div>
    <w:div w:id="999498700">
      <w:bodyDiv w:val="1"/>
      <w:marLeft w:val="0"/>
      <w:marRight w:val="0"/>
      <w:marTop w:val="0"/>
      <w:marBottom w:val="0"/>
      <w:divBdr>
        <w:top w:val="none" w:sz="0" w:space="0" w:color="auto"/>
        <w:left w:val="none" w:sz="0" w:space="0" w:color="auto"/>
        <w:bottom w:val="none" w:sz="0" w:space="0" w:color="auto"/>
        <w:right w:val="none" w:sz="0" w:space="0" w:color="auto"/>
      </w:divBdr>
    </w:div>
    <w:div w:id="1035154564">
      <w:bodyDiv w:val="1"/>
      <w:marLeft w:val="0"/>
      <w:marRight w:val="0"/>
      <w:marTop w:val="0"/>
      <w:marBottom w:val="0"/>
      <w:divBdr>
        <w:top w:val="none" w:sz="0" w:space="0" w:color="auto"/>
        <w:left w:val="none" w:sz="0" w:space="0" w:color="auto"/>
        <w:bottom w:val="none" w:sz="0" w:space="0" w:color="auto"/>
        <w:right w:val="none" w:sz="0" w:space="0" w:color="auto"/>
      </w:divBdr>
    </w:div>
    <w:div w:id="1147627863">
      <w:bodyDiv w:val="1"/>
      <w:marLeft w:val="0"/>
      <w:marRight w:val="0"/>
      <w:marTop w:val="0"/>
      <w:marBottom w:val="0"/>
      <w:divBdr>
        <w:top w:val="none" w:sz="0" w:space="0" w:color="auto"/>
        <w:left w:val="none" w:sz="0" w:space="0" w:color="auto"/>
        <w:bottom w:val="none" w:sz="0" w:space="0" w:color="auto"/>
        <w:right w:val="none" w:sz="0" w:space="0" w:color="auto"/>
      </w:divBdr>
    </w:div>
    <w:div w:id="1296909623">
      <w:bodyDiv w:val="1"/>
      <w:marLeft w:val="0"/>
      <w:marRight w:val="0"/>
      <w:marTop w:val="0"/>
      <w:marBottom w:val="0"/>
      <w:divBdr>
        <w:top w:val="none" w:sz="0" w:space="0" w:color="auto"/>
        <w:left w:val="none" w:sz="0" w:space="0" w:color="auto"/>
        <w:bottom w:val="none" w:sz="0" w:space="0" w:color="auto"/>
        <w:right w:val="none" w:sz="0" w:space="0" w:color="auto"/>
      </w:divBdr>
    </w:div>
    <w:div w:id="1468280172">
      <w:bodyDiv w:val="1"/>
      <w:marLeft w:val="0"/>
      <w:marRight w:val="0"/>
      <w:marTop w:val="0"/>
      <w:marBottom w:val="0"/>
      <w:divBdr>
        <w:top w:val="none" w:sz="0" w:space="0" w:color="auto"/>
        <w:left w:val="none" w:sz="0" w:space="0" w:color="auto"/>
        <w:bottom w:val="none" w:sz="0" w:space="0" w:color="auto"/>
        <w:right w:val="none" w:sz="0" w:space="0" w:color="auto"/>
      </w:divBdr>
    </w:div>
    <w:div w:id="1687752113">
      <w:bodyDiv w:val="1"/>
      <w:marLeft w:val="0"/>
      <w:marRight w:val="0"/>
      <w:marTop w:val="0"/>
      <w:marBottom w:val="0"/>
      <w:divBdr>
        <w:top w:val="none" w:sz="0" w:space="0" w:color="auto"/>
        <w:left w:val="none" w:sz="0" w:space="0" w:color="auto"/>
        <w:bottom w:val="none" w:sz="0" w:space="0" w:color="auto"/>
        <w:right w:val="none" w:sz="0" w:space="0" w:color="auto"/>
      </w:divBdr>
    </w:div>
    <w:div w:id="1725254367">
      <w:bodyDiv w:val="1"/>
      <w:marLeft w:val="0"/>
      <w:marRight w:val="0"/>
      <w:marTop w:val="0"/>
      <w:marBottom w:val="0"/>
      <w:divBdr>
        <w:top w:val="none" w:sz="0" w:space="0" w:color="auto"/>
        <w:left w:val="none" w:sz="0" w:space="0" w:color="auto"/>
        <w:bottom w:val="none" w:sz="0" w:space="0" w:color="auto"/>
        <w:right w:val="none" w:sz="0" w:space="0" w:color="auto"/>
      </w:divBdr>
    </w:div>
    <w:div w:id="1800495614">
      <w:bodyDiv w:val="1"/>
      <w:marLeft w:val="0"/>
      <w:marRight w:val="0"/>
      <w:marTop w:val="0"/>
      <w:marBottom w:val="0"/>
      <w:divBdr>
        <w:top w:val="none" w:sz="0" w:space="0" w:color="auto"/>
        <w:left w:val="none" w:sz="0" w:space="0" w:color="auto"/>
        <w:bottom w:val="none" w:sz="0" w:space="0" w:color="auto"/>
        <w:right w:val="none" w:sz="0" w:space="0" w:color="auto"/>
      </w:divBdr>
    </w:div>
    <w:div w:id="1922837843">
      <w:bodyDiv w:val="1"/>
      <w:marLeft w:val="0"/>
      <w:marRight w:val="0"/>
      <w:marTop w:val="0"/>
      <w:marBottom w:val="0"/>
      <w:divBdr>
        <w:top w:val="none" w:sz="0" w:space="0" w:color="auto"/>
        <w:left w:val="none" w:sz="0" w:space="0" w:color="auto"/>
        <w:bottom w:val="none" w:sz="0" w:space="0" w:color="auto"/>
        <w:right w:val="none" w:sz="0" w:space="0" w:color="auto"/>
      </w:divBdr>
    </w:div>
    <w:div w:id="1976254949">
      <w:bodyDiv w:val="1"/>
      <w:marLeft w:val="0"/>
      <w:marRight w:val="0"/>
      <w:marTop w:val="0"/>
      <w:marBottom w:val="0"/>
      <w:divBdr>
        <w:top w:val="none" w:sz="0" w:space="0" w:color="auto"/>
        <w:left w:val="none" w:sz="0" w:space="0" w:color="auto"/>
        <w:bottom w:val="none" w:sz="0" w:space="0" w:color="auto"/>
        <w:right w:val="none" w:sz="0" w:space="0" w:color="auto"/>
      </w:divBdr>
    </w:div>
    <w:div w:id="2020621937">
      <w:bodyDiv w:val="1"/>
      <w:marLeft w:val="0"/>
      <w:marRight w:val="0"/>
      <w:marTop w:val="0"/>
      <w:marBottom w:val="0"/>
      <w:divBdr>
        <w:top w:val="none" w:sz="0" w:space="0" w:color="auto"/>
        <w:left w:val="none" w:sz="0" w:space="0" w:color="auto"/>
        <w:bottom w:val="none" w:sz="0" w:space="0" w:color="auto"/>
        <w:right w:val="none" w:sz="0" w:space="0" w:color="auto"/>
      </w:divBdr>
    </w:div>
    <w:div w:id="2072270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41AEB-C01E-44AD-A749-770861503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23</Pages>
  <Words>5675</Words>
  <Characters>32349</Characters>
  <Application>Microsoft Office Word</Application>
  <DocSecurity>0</DocSecurity>
  <Lines>269</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 Nicole</cp:lastModifiedBy>
  <cp:revision>21</cp:revision>
  <dcterms:created xsi:type="dcterms:W3CDTF">2026-06-11T13:00:00Z</dcterms:created>
  <dcterms:modified xsi:type="dcterms:W3CDTF">2026-06-19T11:03:00Z</dcterms:modified>
</cp:coreProperties>
</file>